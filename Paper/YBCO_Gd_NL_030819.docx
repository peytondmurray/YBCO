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6AD" w:rsidRDefault="009246AD">
      <w:pPr>
        <w:pStyle w:val="BodyText"/>
        <w:rPr>
          <w:sz w:val="36"/>
        </w:rPr>
      </w:pPr>
      <w:r>
        <w:rPr>
          <w:sz w:val="36"/>
        </w:rPr>
        <w:t>Template for Submission of Manuscripts to American Chemical Society Journals</w:t>
      </w:r>
    </w:p>
    <w:p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rsidR="00A20EB5" w:rsidRPr="00AB34C5" w:rsidRDefault="00A20EB5" w:rsidP="00A20EB5">
      <w:pPr>
        <w:rPr>
          <w:b/>
          <w:sz w:val="21"/>
          <w:szCs w:val="21"/>
        </w:rPr>
      </w:pPr>
      <w:r w:rsidRPr="00AB34C5">
        <w:rPr>
          <w:b/>
          <w:sz w:val="21"/>
          <w:szCs w:val="21"/>
        </w:rPr>
        <w:t>Using the template</w:t>
      </w:r>
    </w:p>
    <w:p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 xml:space="preserve">type in the following command (Alt+Ctrl+Shift+S) </w:t>
      </w:r>
      <w:r w:rsidRPr="00AB34C5">
        <w:rPr>
          <w:sz w:val="21"/>
          <w:szCs w:val="21"/>
        </w:rPr>
        <w:t>and it should appear. You can close this at any time and then reopen it when needed.</w:t>
      </w:r>
    </w:p>
    <w:p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rsidR="009246AD" w:rsidRPr="00A74256" w:rsidRDefault="009246AD" w:rsidP="00A74256">
      <w:pPr>
        <w:pStyle w:val="BATitle"/>
        <w:jc w:val="left"/>
      </w:pPr>
      <w:r>
        <w:br w:type="page"/>
      </w:r>
      <w:r w:rsidR="00A74256" w:rsidRPr="00A74256">
        <w:rPr>
          <w:b/>
        </w:rPr>
        <w:lastRenderedPageBreak/>
        <w:t>Title:</w:t>
      </w:r>
      <w:r w:rsidR="00A74256">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rsidR="00A74256" w:rsidRPr="00A74256" w:rsidRDefault="00A74256" w:rsidP="00A74256">
      <w:pPr>
        <w:pStyle w:val="BBAuthorName"/>
        <w:jc w:val="left"/>
        <w:rPr>
          <w:b/>
          <w:i w:val="0"/>
        </w:rPr>
      </w:pPr>
      <w:r w:rsidRPr="00A74256">
        <w:rPr>
          <w:b/>
          <w:i w:val="0"/>
        </w:rPr>
        <w:t>Authors</w:t>
      </w:r>
      <w:r>
        <w:rPr>
          <w:b/>
          <w:i w:val="0"/>
        </w:rPr>
        <w:t>:</w:t>
      </w:r>
    </w:p>
    <w:p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rsidR="00A74256" w:rsidRPr="00A74256" w:rsidRDefault="00A74256" w:rsidP="00A74256">
      <w:pPr>
        <w:pStyle w:val="BIEmailAddress"/>
        <w:rPr>
          <w:b/>
        </w:rPr>
      </w:pPr>
      <w:r w:rsidRPr="00A74256">
        <w:rPr>
          <w:b/>
        </w:rPr>
        <w:t>Author Addresses</w:t>
      </w:r>
      <w:r>
        <w:rPr>
          <w:b/>
        </w:rPr>
        <w:t>:</w:t>
      </w:r>
    </w:p>
    <w:p w:rsidR="00AA7CCA" w:rsidRDefault="00AA7CCA" w:rsidP="000B681A">
      <w:pPr>
        <w:pStyle w:val="BIEmailAddress"/>
        <w:spacing w:line="240" w:lineRule="auto"/>
      </w:pPr>
      <w:r w:rsidRPr="00FD137E">
        <w:rPr>
          <w:vertAlign w:val="superscript"/>
        </w:rPr>
        <w:t>1</w:t>
      </w:r>
      <w:r>
        <w:t>Physics Department, University of California, Davis, CA 95616, USA.</w:t>
      </w:r>
    </w:p>
    <w:p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rsidR="00AA7CCA" w:rsidRDefault="00AA7CCA" w:rsidP="000B681A">
      <w:pPr>
        <w:pStyle w:val="BIEmailAddress"/>
        <w:spacing w:line="240" w:lineRule="auto"/>
      </w:pPr>
      <w:r w:rsidRPr="00FD137E">
        <w:rPr>
          <w:vertAlign w:val="superscript"/>
        </w:rPr>
        <w:t>4</w:t>
      </w:r>
      <w:r>
        <w:t>Dept. de Física de Materiales &amp; Instituto Pluridisciplinar, Universidad Complutense de Madrid, Madrid 28040, Spain.</w:t>
      </w:r>
    </w:p>
    <w:p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rsidR="00AA7CCA" w:rsidRDefault="00AA7CCA" w:rsidP="000B681A">
      <w:pPr>
        <w:pStyle w:val="BIEmailAddress"/>
        <w:spacing w:line="240" w:lineRule="auto"/>
      </w:pPr>
      <w:r w:rsidRPr="00FD137E">
        <w:rPr>
          <w:vertAlign w:val="superscript"/>
        </w:rPr>
        <w:t>9</w:t>
      </w:r>
      <w:r>
        <w:t>Physics Department, Georgetown University, Washington, DC 20057, USA.</w:t>
      </w:r>
    </w:p>
    <w:p w:rsidR="00FD137E" w:rsidRPr="00FD137E" w:rsidRDefault="00FD137E" w:rsidP="00FD137E">
      <w:pPr>
        <w:pStyle w:val="AIReceivedDate"/>
      </w:pPr>
    </w:p>
    <w:p w:rsidR="00683131" w:rsidRPr="00A764EF" w:rsidRDefault="00FD137E" w:rsidP="00683131">
      <w:pPr>
        <w:pStyle w:val="FACorrespondingAuthorFootnote"/>
        <w:spacing w:after="0"/>
        <w:jc w:val="left"/>
      </w:pPr>
      <w:r>
        <w:rPr>
          <w:b/>
        </w:rPr>
        <w:lastRenderedPageBreak/>
        <w:t>Keywords</w:t>
      </w:r>
      <w:r w:rsidR="0040320B">
        <w:rPr>
          <w:b/>
        </w:rPr>
        <w:t xml:space="preserve">: </w:t>
      </w:r>
      <w:r w:rsidR="0040320B" w:rsidRPr="0040320B">
        <w:t>Superconductivity</w:t>
      </w:r>
      <w:r w:rsidR="0040320B">
        <w:t>, Phase transitions, Ionic motion</w:t>
      </w:r>
    </w:p>
    <w:p w:rsidR="00FD137E" w:rsidRDefault="00FD137E" w:rsidP="00683131">
      <w:pPr>
        <w:pStyle w:val="BDAbstract"/>
      </w:pPr>
      <w:r>
        <w:rPr>
          <w:b/>
        </w:rPr>
        <w:t>Abstract</w:t>
      </w:r>
      <w:r w:rsidR="00A74256">
        <w:rPr>
          <w:b/>
        </w:rPr>
        <w:t>:</w:t>
      </w:r>
    </w:p>
    <w:p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rsidR="00A74256" w:rsidRDefault="00A74256">
      <w:pPr>
        <w:spacing w:after="0"/>
        <w:jc w:val="left"/>
      </w:pPr>
      <w:r>
        <w:br w:type="page"/>
      </w:r>
    </w:p>
    <w:p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sup&gt;1,2&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sup&gt;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sup&gt;7,8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aae02441-04b4-33c8-81cb-bf55930e09ff"]}],"mendeley":{"formattedCitation":"&lt;sup&gt;9–16&lt;/sup&gt;","plainTextFormattedCitation":"9–16","previouslyFormattedCitation":"&lt;sup&gt;9–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aae02441-04b4-33c8-81cb-bf55930e09ff"]}],"mendeley":{"formattedCitation":"&lt;sup&gt;13–16&lt;/sup&gt;","plainTextFormattedCitation":"13–16","previouslyFormattedCitation":"&lt;sup&gt;13–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aae02441-04b4-33c8-81cb-bf55930e09ff"]}],"mendeley":{"formattedCitation":"&lt;sup&gt;15,16&lt;/sup&gt;","plainTextFormattedCitation":"15,16","previouslyFormattedCitation":"&lt;sup&gt;15,16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eastAsia="Calibri" w:hAnsi="Times New Roman"/>
        </w:rPr>
      </w:pPr>
      <w:bookmarkStart w:id="0" w:name="_30j0zll" w:colFirst="0" w:colLast="0"/>
      <w:bookmarkEnd w:id="0"/>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sup&gt;19&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sup&gt;20&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sup&gt;21,22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sup&gt;24,25&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rsidR="00FD137E" w:rsidRPr="00FD137E" w:rsidRDefault="00FD137E" w:rsidP="00FD137E">
      <w:pPr>
        <w:spacing w:after="160" w:line="480" w:lineRule="auto"/>
        <w:ind w:firstLine="720"/>
        <w:rPr>
          <w:rFonts w:ascii="Times New Roman" w:eastAsia="Calibri" w:hAnsi="Times New Roman"/>
          <w:szCs w:val="24"/>
        </w:rPr>
      </w:pPr>
      <w:bookmarkStart w:id="1" w:name="_1fob9te" w:colFirst="0" w:colLast="0"/>
      <w:bookmarkEnd w:id="1"/>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sup&gt;26&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sup&gt;27&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 xml:space="preserve">indicates a greater variation in the out-of-plane lattice parameter, indicating significant changes in the film crystallinity. </w:t>
      </w:r>
    </w:p>
    <w:p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sup&gt;21&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rsidR="00FD137E" w:rsidRPr="00FD137E" w:rsidRDefault="00FD137E" w:rsidP="00FD137E">
      <w:pPr>
        <w:spacing w:after="160" w:line="480" w:lineRule="auto"/>
        <w:ind w:firstLine="720"/>
        <w:rPr>
          <w:rFonts w:ascii="Times New Roman" w:hAnsi="Times New Roman"/>
          <w:szCs w:val="24"/>
        </w:rPr>
      </w:pPr>
      <w:bookmarkStart w:id="2" w:name="_3znysh7" w:colFirst="0" w:colLast="0"/>
      <w:bookmarkEnd w:id="2"/>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mT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684F43">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thus</w:t>
      </w:r>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w:t>
      </w:r>
      <w:r w:rsidRPr="00FD137E">
        <w:rPr>
          <w:rFonts w:ascii="Times New Roman" w:eastAsia="Calibri" w:hAnsi="Times New Roman"/>
        </w:rPr>
        <w:lastRenderedPageBreak/>
        <w:t>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rsidR="00FD137E" w:rsidRPr="00FD137E" w:rsidRDefault="00FD137E" w:rsidP="00FD137E">
      <w:pPr>
        <w:spacing w:after="160" w:line="480" w:lineRule="auto"/>
        <w:ind w:firstLine="720"/>
        <w:rPr>
          <w:rFonts w:ascii="Times New Roman" w:hAnsi="Times New Roman"/>
          <w:szCs w:val="24"/>
        </w:rPr>
      </w:pPr>
      <w:bookmarkStart w:id="3" w:name="_2et92p0" w:colFirst="0" w:colLast="0"/>
      <w:bookmarkEnd w:id="3"/>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illustrated in Fig. 3B inset, where a CuO stacking fault consisting of multiple CuO chain layers is </w:t>
      </w:r>
      <w:r w:rsidRPr="00FD137E">
        <w:rPr>
          <w:rFonts w:ascii="Times New Roman" w:hAnsi="Times New Roman"/>
          <w:szCs w:val="24"/>
        </w:rPr>
        <w:lastRenderedPageBreak/>
        <w:t xml:space="preserve">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consistent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sup&gt;28–30&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sup&gt;31&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684F43">
        <w:rPr>
          <w:rFonts w:ascii="Cambria Math" w:hAnsi="Cambria Math" w:cs="Cambria Math"/>
          <w:szCs w:val="24"/>
        </w:rPr>
        <w:instrText>≃</w:instrText>
      </w:r>
      <w:r w:rsidR="00684F43">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684F43">
        <w:rPr>
          <w:rFonts w:ascii="Cambria Math" w:hAnsi="Cambria Math" w:cs="Cambria Math"/>
          <w:szCs w:val="24"/>
        </w:rPr>
        <w:instrText>≃</w:instrText>
      </w:r>
      <w:r w:rsidR="00684F43">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sup&gt;32–34&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The extraction of oxygen was further probed by polarized neutron reflectometry (PNR),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decreases, particularly near the YBCO/Gd interface, consistent with the removal of oxygen from </w:t>
      </w:r>
      <w:r w:rsidRPr="00FD137E">
        <w:rPr>
          <w:rFonts w:ascii="Times New Roman" w:hAnsi="Times New Roman"/>
          <w:szCs w:val="24"/>
        </w:rPr>
        <w:lastRenderedPageBreak/>
        <w:t>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p>
    <w:p w:rsidR="00FD137E" w:rsidRPr="00FD137E" w:rsidRDefault="00FD137E" w:rsidP="00FD137E">
      <w:pPr>
        <w:spacing w:after="160" w:line="480" w:lineRule="auto"/>
        <w:ind w:firstLine="720"/>
        <w:rPr>
          <w:rFonts w:ascii="Calibri" w:eastAsia="Calibri" w:hAnsi="Calibri" w:cs="Calibri"/>
          <w:szCs w:val="24"/>
        </w:rPr>
      </w:pPr>
      <w:bookmarkStart w:id="4" w:name="_tyjcwt" w:colFirst="0" w:colLast="0"/>
      <w:bookmarkEnd w:id="4"/>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sup&gt;35,36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684F43">
        <w:rPr>
          <w:rFonts w:ascii="Cambria Math" w:hAnsi="Cambria Math" w:cs="Cambria Math"/>
          <w:szCs w:val="24"/>
        </w:rPr>
        <w:instrText>∼</w:instrText>
      </w:r>
      <w:r w:rsidR="00684F43">
        <w:rPr>
          <w:rFonts w:ascii="Times New Roman" w:hAnsi="Times New Roman"/>
          <w:szCs w:val="24"/>
        </w:rPr>
        <w:instrText>7have been measured. Evidence for the strong localization of valence Cu 3d electrons is indicated by the Coulomb interaction Ucd</w:instrText>
      </w:r>
      <w:r w:rsidR="00684F43">
        <w:rPr>
          <w:rFonts w:ascii="Cambria Math" w:hAnsi="Cambria Math" w:cs="Cambria Math"/>
          <w:szCs w:val="24"/>
        </w:rPr>
        <w:instrText>∼</w:instrText>
      </w:r>
      <w:r w:rsidR="00684F43">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684F43">
        <w:rPr>
          <w:rFonts w:ascii="Cambria Math" w:hAnsi="Cambria Math" w:cs="Cambria Math"/>
          <w:szCs w:val="24"/>
        </w:rPr>
        <w:instrText>∼</w:instrText>
      </w:r>
      <w:r w:rsidR="00684F43">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sup&gt;8,37,38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sup&gt;37&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The bulk sensitivity of FY measurements infers that the observed oxygen depletion comes from ionic 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w:t>
      </w:r>
      <w:r w:rsidRPr="00FD137E">
        <w:rPr>
          <w:rFonts w:ascii="Times New Roman" w:hAnsi="Times New Roman"/>
          <w:szCs w:val="24"/>
        </w:rPr>
        <w:lastRenderedPageBreak/>
        <w:t xml:space="preserve">the oxygen stoichiometry suggests that this ionic approach may therefore be used as an effective means to control the superconducting transition, potentially under electric gating.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r w:rsidRPr="00FD137E">
        <w:rPr>
          <w:rFonts w:ascii="Times New Roman" w:hAnsi="Times New Roman"/>
          <w:b/>
          <w:szCs w:val="24"/>
        </w:rPr>
        <w:t>Discussion</w:t>
      </w:r>
      <w:r w:rsidR="00A74256">
        <w:rPr>
          <w:rFonts w:ascii="Times New Roman" w:hAnsi="Times New Roman"/>
          <w:b/>
          <w:szCs w:val="24"/>
        </w:rPr>
        <w:t>:</w:t>
      </w:r>
    </w:p>
    <w:p w:rsidR="00E40AF4" w:rsidRPr="00FD137E" w:rsidRDefault="00FD137E" w:rsidP="00FD137E">
      <w:pPr>
        <w:pBdr>
          <w:top w:val="nil"/>
          <w:left w:val="nil"/>
          <w:bottom w:val="nil"/>
          <w:right w:val="nil"/>
          <w:between w:val="nil"/>
        </w:pBdr>
        <w:spacing w:after="0" w:line="480" w:lineRule="auto"/>
        <w:rPr>
          <w:rFonts w:ascii="Times New Roman" w:hAnsi="Times New Roman"/>
          <w:szCs w:val="24"/>
        </w:rPr>
      </w:pPr>
      <w:r w:rsidRPr="00FD137E">
        <w:rPr>
          <w:rFonts w:ascii="Times New Roman" w:hAnsi="Times New Roman"/>
          <w:szCs w:val="24"/>
        </w:rPr>
        <w:tab/>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sup&gt;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684F43">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junctions","type":"article-journal","volume":"57"},"uris":["http://www.mendeley.com/documents/?uuid=9ffbc3f9-ede6-4cf9-9747-bb416d3b212f"]},{"id":"ITEM-2","itemData":{"DOI":"10.1021/nl901785j","ISSN":"1530-6984","author":[{"dropping-particle":"","family":"Cybart","given":"Shane A.","non-dropping-particle":"","parse-names":false,"suffix":""},{"dropping-particle":"","family":"Anton","given":"Steven M.","non-dropping-particle":"","parse-names":false,"suffix":""},{"dropping-particle":"","family":"Wu","given":"Stephen M.","non-dropping-particle":"","parse-names":false,"suffix":""},{"dropping-particle":"","family":"Clarke","given":"John","non-dropping-particle":"","parse-names":false,"suffix":""},{"dropping-particle":"","family":"Dynes","given":"Robert C.","non-dropping-particle":"","parse-names":false,"suffix":""}],"container-title":"Nano Letters","id":"ITEM-2","issue":"10","issued":{"date-parts":[["2009","10","14"]]},"page":"3581-3585","title":"Very Large Scale Integration of Nanopatterned YBa&lt;sub&gt;2&lt;/sub&gt;Cu&lt;sub&gt;3&lt;/sub&gt;O&lt;sub&gt;7−δ&lt;/sub&gt; Josephson Junctions in a Two-Dimensional Array","type":"article-journal","volume":"9"},"uris":["http://www.mendeley.com/documents/?uuid=329930af-c331-446b-90a9-766f79372428"]},{"id":"ITEM-3","itemData":{"DOI":"10.1038/nnano.2015.76","ISSN":"1748-3387","author":[{"dropping-particle":"","family":"Cybart","given":"Shane A.","non-dropping-particle":"","parse-names":false,"suffix":""},{"dropping-particle":"","family":"Cho","given":"E. Y.","non-dropping-particle":"","parse-names":false,"suffix":""},{"dropping-particle":"","family":"Wong","given":"T. J.","non-dropping-particle":"","parse-names":false,"suffix":""},{"dropping-particle":"","family":"Wehlin","given":"Björn H.","non-dropping-particle":"","parse-names":false,"suffix":""},{"dropping-particle":"","family":"Ma","given":"Meng K.","non-dropping-particle":"","parse-names":false,"suffix":""},{"dropping-particle":"","family":"Huynh","given":"Chuong","non-dropping-particle":"","parse-names":false,"suffix":""},{"dropping-particle":"","family":"Dynes","given":"R. C.","non-dropping-particle":"","parse-names":false,"suffix":""}],"container-title":"Nature Nanotechnology","id":"ITEM-3","issue":"7","issued":{"date-parts":[["2015","7","27"]]},"page":"598-602","title":"Nano Josephson superconducting tunnel junctions in YBa&lt;sub&gt;2&lt;/sub&gt;Cu&lt;sub&gt;3&lt;/sub&gt;O&lt;sub&gt;7−δ&lt;/sub&gt; directly patterned with a focused helium ion beam","type":"article-journal","volume":"10"},"uris":["http://www.mendeley.com/documents/?uuid=11672661-b2c3-478a-8da8-830a5f0aa834"]},{"id":"ITEM-4","itemData":{"DOI":"10.1063/1.4922640","ISSN":"0003-6951","author":[{"dropping-particle":"","family":"Cho","given":"E. Y.","non-dropping-particle":"","parse-names":false,"suffix":""},{"dropping-particle":"","family":"Ma","given":"M. K.","non-dropping-particle":"","parse-names":false,"suffix":""},{"dropping-particle":"","family":"Huynh","given":"Chuong","non-dropping-particle":"","parse-names":false,"suffix":""},{"dropping-particle":"","family":"Pratt","given":"K.","non-dropping-particle":"","parse-names":false,"suffix":""},{"dropping-particle":"","family":"Paulson","given":"D. N.","non-dropping-particle":"","parse-names":false,"suffix":""},{"dropping-particle":"","family":"Glyantsev","given":"V. N.","non-dropping-particle":"","parse-names":false,"suffix":""},{"dropping-particle":"","family":"Dynes","given":"R. C.","non-dropping-particle":"","parse-names":false,"suffix":""},{"dropping-particle":"","family":"Cybart","given":"Shane A.","non-dropping-particle":"","parse-names":false,"suffix":""}],"container-title":"Applied Physics Letters","id":"ITEM-4","issue":"25","issued":{"date-parts":[["2015","6","22"]]},"page":"252601","title":"YBa&lt;sub&gt;2&lt;/sub&gt;Cu&lt;sub&gt;3&lt;/sub&gt;O&lt;sub&gt;7−δ&lt;/sub&gt; superconducting quantum interference devices with metallic to insulating barriers written with a focused helium ion beam","type":"article-journal","volume":"106"},"uris":["http://www.mendeley.com/documents/?uuid=ca8f31af-6fcc-4d42-bb14-c1522b037468"]}],"mendeley":{"formattedCitation":"&lt;sup&gt;39–42&lt;/sup&gt;","plainTextFormattedCitation":"39–42","previouslyFormattedCitation":"&lt;sup&gt;39&lt;/sup&gt;"},"properties":{"noteIndex":0},"schema":"https://github.com/citation-style-language/schema/raw/master/csl-citation.json"}</w:instrText>
      </w:r>
      <w:r w:rsidRPr="00FD137E">
        <w:rPr>
          <w:rFonts w:ascii="Times New Roman" w:hAnsi="Times New Roman"/>
          <w:szCs w:val="24"/>
        </w:rPr>
        <w:fldChar w:fldCharType="separate"/>
      </w:r>
      <w:r w:rsidR="00684F43" w:rsidRPr="00684F43">
        <w:rPr>
          <w:rFonts w:ascii="Times New Roman" w:hAnsi="Times New Roman"/>
          <w:noProof/>
          <w:szCs w:val="24"/>
          <w:vertAlign w:val="superscript"/>
        </w:rPr>
        <w:t>39–42</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r w:rsidR="00E40AF4">
        <w:rPr>
          <w:rFonts w:ascii="Times New Roman" w:hAnsi="Times New Roman"/>
          <w:szCs w:val="24"/>
        </w:rPr>
        <w:t xml:space="preserve"> Although Gd is expected to be ferromagnetic below room temperature, the suppression of superconductivity </w:t>
      </w:r>
      <w:r w:rsidR="00E40AF4">
        <w:rPr>
          <w:rFonts w:ascii="Times New Roman" w:hAnsi="Times New Roman"/>
          <w:szCs w:val="24"/>
        </w:rPr>
        <w:lastRenderedPageBreak/>
        <w:t xml:space="preserve">due to proximity effects is ruled out by the absence of any splitting of the neutron reflectivities (Fig. S1). Additionally, no magnetic signal is observed in magnetometry of the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=20</m:t>
        </m:r>
      </m:oMath>
      <w:r w:rsidR="00E40AF4">
        <w:rPr>
          <w:rFonts w:ascii="Times New Roman" w:hAnsi="Times New Roman"/>
          <w:szCs w:val="24"/>
        </w:rPr>
        <w:t xml:space="preserve"> nm sample</w:t>
      </w:r>
      <w:r w:rsidR="00136D22">
        <w:rPr>
          <w:rFonts w:ascii="Times New Roman" w:hAnsi="Times New Roman"/>
          <w:szCs w:val="24"/>
        </w:rPr>
        <w:t xml:space="preserve"> (Fig. S2)</w:t>
      </w:r>
      <w:r w:rsidR="00E40AF4">
        <w:rPr>
          <w:rFonts w:ascii="Times New Roman" w:hAnsi="Times New Roman"/>
          <w:szCs w:val="24"/>
        </w:rPr>
        <w:t>, where Gd-ferromagnetism may be expected to be largest, even down to 5 K, indicating that the Gd layers are likely oxidized and nonmagnetic.</w:t>
      </w:r>
    </w:p>
    <w:p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bookmarkStart w:id="5" w:name="_GoBack"/>
      <w:bookmarkEnd w:id="5"/>
    </w:p>
    <w:p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BA6DCD">
        <w:br/>
        <w:t>The following files are available free of charge.</w:t>
      </w:r>
      <w:r w:rsidR="00BA6DCD">
        <w:br/>
      </w:r>
      <w:r w:rsidR="00BA6DCD" w:rsidRPr="00F93D18">
        <w:rPr>
          <w:color w:val="FF0000"/>
          <w:rPrChange w:id="6" w:author="Kai Liu" w:date="2019-02-19T00:34:00Z">
            <w:rPr/>
          </w:rPrChange>
        </w:rPr>
        <w:t>brief description (file type, i.e., PDF)</w:t>
      </w:r>
      <w:r w:rsidR="00BA6DCD" w:rsidRPr="00F93D18">
        <w:rPr>
          <w:color w:val="FF0000"/>
          <w:rPrChange w:id="7" w:author="Kai Liu" w:date="2019-02-19T00:34:00Z">
            <w:rPr/>
          </w:rPrChange>
        </w:rPr>
        <w:br/>
        <w:t>brief description (file type, i.e., PDF)</w:t>
      </w:r>
    </w:p>
    <w:p w:rsidR="00BA6DCD" w:rsidRDefault="00BA6DCD" w:rsidP="00BA6DCD">
      <w:pPr>
        <w:pStyle w:val="FAAuthorInfoSubtitle"/>
      </w:pPr>
    </w:p>
    <w:p w:rsidR="00BA6DCD" w:rsidRPr="00DD6DBB" w:rsidRDefault="00BA6DCD" w:rsidP="00BA6DCD">
      <w:pPr>
        <w:pStyle w:val="FAAuthorInfoSubtitle"/>
      </w:pPr>
      <w:r w:rsidRPr="00DD6DBB">
        <w:t>Corresponding Author</w:t>
      </w:r>
    </w:p>
    <w:p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rsidR="00BA6DCD" w:rsidRPr="00DD6DBB" w:rsidRDefault="00BA6DCD" w:rsidP="00BA6DCD">
      <w:pPr>
        <w:pStyle w:val="FAAuthorInfoSubtitle"/>
      </w:pPr>
      <w:r w:rsidRPr="00DD6DBB">
        <w:t>Author Contributions</w:t>
      </w:r>
    </w:p>
    <w:p w:rsidR="00BA6DCD" w:rsidRDefault="00BA6DCD" w:rsidP="00BA6DCD">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w:t>
      </w:r>
      <w:r w:rsidR="00F93D18">
        <w:rPr>
          <w:rFonts w:ascii="Times" w:hAnsi="Times"/>
          <w:kern w:val="0"/>
          <w:sz w:val="24"/>
        </w:rPr>
        <w:t xml:space="preserve">designed and </w:t>
      </w:r>
      <w:r w:rsidRPr="009D6D37">
        <w:rPr>
          <w:rFonts w:ascii="Times" w:hAnsi="Times"/>
          <w:kern w:val="0"/>
          <w:sz w:val="24"/>
        </w:rPr>
        <w:t>coordinated the project. P.D.M. synthesized the samples, carried out structural analysis, and wrote a first draft of the manuscript. D.A.G., A.J.G., B.J.K, and J.B. performed PNR studies. D.A.G.</w:t>
      </w:r>
      <w:ins w:id="8" w:author="Kai Liu" w:date="2019-02-19T00:35:00Z">
        <w:r w:rsidR="00F93D18">
          <w:rPr>
            <w:rFonts w:ascii="Times" w:hAnsi="Times"/>
            <w:kern w:val="0"/>
            <w:sz w:val="24"/>
          </w:rPr>
          <w:t>,</w:t>
        </w:r>
      </w:ins>
      <w:r w:rsidRPr="009D6D37">
        <w:rPr>
          <w:rFonts w:ascii="Times" w:hAnsi="Times"/>
          <w:kern w:val="0"/>
          <w:sz w:val="24"/>
        </w:rPr>
        <w:t xml:space="preserve">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rsidR="00BA6DCD" w:rsidRPr="009D6D37" w:rsidRDefault="00BA6DCD" w:rsidP="00BA6DCD">
      <w:pPr>
        <w:pStyle w:val="TDAcknowledgments"/>
        <w:ind w:firstLine="0"/>
        <w:rPr>
          <w:b/>
        </w:rPr>
      </w:pPr>
      <w:r w:rsidRPr="009D6D37">
        <w:rPr>
          <w:b/>
        </w:rPr>
        <w:t>Film growth and characterization</w:t>
      </w:r>
      <w:bookmarkStart w:id="9" w:name="_3dy6vkm" w:colFirst="0" w:colLast="0"/>
      <w:bookmarkEnd w:id="9"/>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w:t>
      </w:r>
      <w:r w:rsidRPr="009D6D37">
        <w:lastRenderedPageBreak/>
        <w:t xml:space="preserve">subsequently sputter-coated with Gd (3 nm, 7 nm, 20 nm) and a Au (5 nm) protective capping layer using Ar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a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rsidR="00684F43">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43&lt;/sup&gt;","plainTextFormattedCitation":"43","previouslyFormattedCitation":"&lt;sup&gt;40&lt;/sup&gt;"},"properties":{"noteIndex":0},"schema":"https://github.com/citation-style-language/schema/raw/master/csl-citation.json"}</w:instrText>
      </w:r>
      <w:r w:rsidRPr="009D6D37">
        <w:fldChar w:fldCharType="separate"/>
      </w:r>
      <w:r w:rsidR="00684F43" w:rsidRPr="00684F43">
        <w:rPr>
          <w:noProof/>
          <w:vertAlign w:val="superscript"/>
        </w:rPr>
        <w:t>43</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mT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t>
      </w:r>
      <w:r w:rsidRPr="009D6D37">
        <w:lastRenderedPageBreak/>
        <w:t xml:space="preserve">working with an acceleration voltage of 200kV at the National Center for Electron Microscopy at University Complutense of Madrid, Spain. </w:t>
      </w:r>
    </w:p>
    <w:p w:rsidR="00BA6DCD" w:rsidRDefault="00BA6DCD" w:rsidP="00BA6DCD">
      <w:pPr>
        <w:pStyle w:val="FAAuthorInfoSubtitle"/>
        <w:rPr>
          <w:b w:val="0"/>
        </w:rPr>
      </w:pPr>
      <w:r>
        <w:t xml:space="preserve">Acknowledgements. </w:t>
      </w:r>
      <w:r w:rsidRPr="009D6D37">
        <w:rPr>
          <w:b w:val="0"/>
        </w:rPr>
        <w:t xml:space="preserve">This work has been supported by the NSF (DMR-1610060 and ECCS-1611424). </w:t>
      </w:r>
      <w:ins w:id="10" w:author="Kai Liu" w:date="2019-02-19T00:48:00Z">
        <w:r w:rsidR="007A192E">
          <w:rPr>
            <w:b w:val="0"/>
          </w:rPr>
          <w:t xml:space="preserve">Work at GU has been supported in part by </w:t>
        </w:r>
        <w:r w:rsidR="007A192E" w:rsidRPr="007A192E">
          <w:rPr>
            <w:b w:val="0"/>
          </w:rPr>
          <w:t>nCORE, a Semiconductor Research Corporation program, sponsored by National Institute of Standards and Technology (NIST).</w:t>
        </w:r>
        <w:r w:rsidR="007A192E">
          <w:rPr>
            <w:b w:val="0"/>
          </w:rPr>
          <w:t xml:space="preserve"> </w:t>
        </w:r>
      </w:ins>
      <w:r w:rsidRPr="009D6D37">
        <w:rPr>
          <w:b w:val="0"/>
        </w:rPr>
        <w:t>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Comunidad de Madrid.</w:t>
      </w:r>
    </w:p>
    <w:p w:rsidR="00BA6DCD" w:rsidRDefault="00BA6DCD" w:rsidP="00BA6DCD">
      <w:pPr>
        <w:pStyle w:val="FAAuthorInfoSubtitle"/>
      </w:pPr>
    </w:p>
    <w:p w:rsidR="00BA6DCD" w:rsidRPr="00A17B47" w:rsidRDefault="00BA6DCD" w:rsidP="00BA6DCD">
      <w:pPr>
        <w:pStyle w:val="SNSynopsisTOC"/>
        <w:spacing w:after="240"/>
        <w:jc w:val="left"/>
        <w:rPr>
          <w:b/>
        </w:rPr>
      </w:pPr>
      <w:r w:rsidRPr="00A17B47">
        <w:rPr>
          <w:b/>
        </w:rPr>
        <w:t>References</w:t>
      </w:r>
    </w:p>
    <w:p w:rsidR="00684F43" w:rsidRPr="00684F43" w:rsidRDefault="00BA6DCD" w:rsidP="00684F43">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00684F43" w:rsidRPr="00684F43">
        <w:rPr>
          <w:rFonts w:cs="Times"/>
          <w:noProof/>
          <w:szCs w:val="24"/>
        </w:rPr>
        <w:t xml:space="preserve">(1) </w:t>
      </w:r>
      <w:r w:rsidR="00684F43" w:rsidRPr="00684F43">
        <w:rPr>
          <w:rFonts w:cs="Times"/>
          <w:noProof/>
          <w:szCs w:val="24"/>
        </w:rPr>
        <w:tab/>
        <w:t>Cava, R. J.; Batlogg, B.; Rabe, K. M.; Rietman, E. A.; Gallagher, P. K.; Rupp, L. W. Structural Anomalies at the Disappearance of Superconductivity in Ba</w:t>
      </w:r>
      <w:r w:rsidR="00684F43" w:rsidRPr="00684F43">
        <w:rPr>
          <w:rFonts w:cs="Times"/>
          <w:noProof/>
          <w:szCs w:val="24"/>
          <w:vertAlign w:val="subscript"/>
        </w:rPr>
        <w:t>2</w:t>
      </w:r>
      <w:r w:rsidR="00684F43" w:rsidRPr="00684F43">
        <w:rPr>
          <w:rFonts w:cs="Times"/>
          <w:noProof/>
          <w:szCs w:val="24"/>
        </w:rPr>
        <w:t>YCu</w:t>
      </w:r>
      <w:r w:rsidR="00684F43" w:rsidRPr="00684F43">
        <w:rPr>
          <w:rFonts w:cs="Times"/>
          <w:noProof/>
          <w:szCs w:val="24"/>
          <w:vertAlign w:val="subscript"/>
        </w:rPr>
        <w:t>3</w:t>
      </w:r>
      <w:r w:rsidR="00684F43" w:rsidRPr="00684F43">
        <w:rPr>
          <w:rFonts w:cs="Times"/>
          <w:noProof/>
          <w:szCs w:val="24"/>
        </w:rPr>
        <w:t>O</w:t>
      </w:r>
      <w:r w:rsidR="00684F43" w:rsidRPr="00684F43">
        <w:rPr>
          <w:rFonts w:cs="Times"/>
          <w:noProof/>
          <w:szCs w:val="24"/>
          <w:vertAlign w:val="subscript"/>
        </w:rPr>
        <w:t>7−δ</w:t>
      </w:r>
      <w:r w:rsidR="00684F43" w:rsidRPr="00684F43">
        <w:rPr>
          <w:rFonts w:cs="Times"/>
          <w:noProof/>
          <w:szCs w:val="24"/>
        </w:rPr>
        <w:t xml:space="preserve">: Evidence for Charge Transfer from Chains to Planes. </w:t>
      </w:r>
      <w:r w:rsidR="00684F43" w:rsidRPr="00684F43">
        <w:rPr>
          <w:rFonts w:cs="Times"/>
          <w:i/>
          <w:iCs/>
          <w:noProof/>
          <w:szCs w:val="24"/>
        </w:rPr>
        <w:t>Phys. C</w:t>
      </w:r>
      <w:r w:rsidR="00684F43" w:rsidRPr="00684F43">
        <w:rPr>
          <w:rFonts w:cs="Times"/>
          <w:noProof/>
          <w:szCs w:val="24"/>
        </w:rPr>
        <w:t xml:space="preserve"> </w:t>
      </w:r>
      <w:r w:rsidR="00684F43" w:rsidRPr="00684F43">
        <w:rPr>
          <w:rFonts w:cs="Times"/>
          <w:b/>
          <w:bCs/>
          <w:noProof/>
          <w:szCs w:val="24"/>
        </w:rPr>
        <w:t>1988</w:t>
      </w:r>
      <w:r w:rsidR="00684F43" w:rsidRPr="00684F43">
        <w:rPr>
          <w:rFonts w:cs="Times"/>
          <w:noProof/>
          <w:szCs w:val="24"/>
        </w:rPr>
        <w:t xml:space="preserve">, </w:t>
      </w:r>
      <w:r w:rsidR="00684F43" w:rsidRPr="00684F43">
        <w:rPr>
          <w:rFonts w:cs="Times"/>
          <w:i/>
          <w:iCs/>
          <w:noProof/>
          <w:szCs w:val="24"/>
        </w:rPr>
        <w:t>156</w:t>
      </w:r>
      <w:r w:rsidR="00684F43" w:rsidRPr="00684F43">
        <w:rPr>
          <w:rFonts w:cs="Times"/>
          <w:noProof/>
          <w:szCs w:val="24"/>
        </w:rPr>
        <w:t xml:space="preserve"> (4), 523–527. https://doi.org/10.1016/0921-4534(88)90015-9.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 </w:t>
      </w:r>
      <w:r w:rsidRPr="00684F43">
        <w:rPr>
          <w:rFonts w:cs="Times"/>
          <w:noProof/>
          <w:szCs w:val="24"/>
        </w:rPr>
        <w:tab/>
        <w:t>Blanco-Canosa, S.; Frano, A.; Schierle, E.; Porras, J.; Loew, T.; Minola, M.; Bluschke, M.; Weschke, E.; Keimer, B.; Tacon, M. Le. Resonant X-Ray Scattering Study of Charge Density Wave Correlations in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6+x</w:t>
      </w:r>
      <w:r w:rsidRPr="00684F43">
        <w:rPr>
          <w:rFonts w:cs="Times"/>
          <w:noProof/>
          <w:szCs w:val="24"/>
        </w:rPr>
        <w:t xml:space="preserve">. </w:t>
      </w:r>
      <w:r w:rsidRPr="00684F43">
        <w:rPr>
          <w:rFonts w:cs="Times"/>
          <w:i/>
          <w:iCs/>
          <w:noProof/>
          <w:szCs w:val="24"/>
        </w:rPr>
        <w:t>Phys. Rev. B</w:t>
      </w:r>
      <w:r w:rsidRPr="00684F43">
        <w:rPr>
          <w:rFonts w:cs="Times"/>
          <w:noProof/>
          <w:szCs w:val="24"/>
        </w:rPr>
        <w:t xml:space="preserve"> </w:t>
      </w:r>
      <w:r w:rsidRPr="00684F43">
        <w:rPr>
          <w:rFonts w:cs="Times"/>
          <w:b/>
          <w:bCs/>
          <w:noProof/>
          <w:szCs w:val="24"/>
        </w:rPr>
        <w:t>2014</w:t>
      </w:r>
      <w:r w:rsidRPr="00684F43">
        <w:rPr>
          <w:rFonts w:cs="Times"/>
          <w:noProof/>
          <w:szCs w:val="24"/>
        </w:rPr>
        <w:t xml:space="preserve">, </w:t>
      </w:r>
      <w:r w:rsidRPr="00684F43">
        <w:rPr>
          <w:rFonts w:cs="Times"/>
          <w:i/>
          <w:iCs/>
          <w:noProof/>
          <w:szCs w:val="24"/>
        </w:rPr>
        <w:t>90</w:t>
      </w:r>
      <w:r w:rsidRPr="00684F43">
        <w:rPr>
          <w:rFonts w:cs="Times"/>
          <w:noProof/>
          <w:szCs w:val="24"/>
        </w:rPr>
        <w:t xml:space="preserve"> (5), 054513. https://doi.org/10.1103/PhysRevB.90.054513.</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 </w:t>
      </w:r>
      <w:r w:rsidRPr="00684F43">
        <w:rPr>
          <w:rFonts w:cs="Times"/>
          <w:noProof/>
          <w:szCs w:val="24"/>
        </w:rPr>
        <w:tab/>
        <w:t>Presland, M. R.; Tallon, J. L.; Buckley, R. G.; Liu, R. S.; Flower, N. E. General Trends in Oxygen Stoichiometry Effects on T</w:t>
      </w:r>
      <w:r w:rsidRPr="00684F43">
        <w:rPr>
          <w:rFonts w:cs="Times"/>
          <w:noProof/>
          <w:szCs w:val="24"/>
          <w:vertAlign w:val="subscript"/>
        </w:rPr>
        <w:t>c</w:t>
      </w:r>
      <w:r w:rsidRPr="00684F43">
        <w:rPr>
          <w:rFonts w:cs="Times"/>
          <w:noProof/>
          <w:szCs w:val="24"/>
        </w:rPr>
        <w:t xml:space="preserve"> in Bi and Tl Superconductors. </w:t>
      </w:r>
      <w:r w:rsidRPr="00684F43">
        <w:rPr>
          <w:rFonts w:cs="Times"/>
          <w:i/>
          <w:iCs/>
          <w:noProof/>
          <w:szCs w:val="24"/>
        </w:rPr>
        <w:t>Phys. C</w:t>
      </w:r>
      <w:r w:rsidRPr="00684F43">
        <w:rPr>
          <w:rFonts w:cs="Times"/>
          <w:noProof/>
          <w:szCs w:val="24"/>
        </w:rPr>
        <w:t xml:space="preserve"> </w:t>
      </w:r>
      <w:r w:rsidRPr="00684F43">
        <w:rPr>
          <w:rFonts w:cs="Times"/>
          <w:b/>
          <w:bCs/>
          <w:noProof/>
          <w:szCs w:val="24"/>
        </w:rPr>
        <w:t>1991</w:t>
      </w:r>
      <w:r w:rsidRPr="00684F43">
        <w:rPr>
          <w:rFonts w:cs="Times"/>
          <w:noProof/>
          <w:szCs w:val="24"/>
        </w:rPr>
        <w:t xml:space="preserve">, </w:t>
      </w:r>
      <w:r w:rsidRPr="00684F43">
        <w:rPr>
          <w:rFonts w:cs="Times"/>
          <w:i/>
          <w:iCs/>
          <w:noProof/>
          <w:szCs w:val="24"/>
        </w:rPr>
        <w:t>176</w:t>
      </w:r>
      <w:r w:rsidRPr="00684F43">
        <w:rPr>
          <w:rFonts w:cs="Times"/>
          <w:noProof/>
          <w:szCs w:val="24"/>
        </w:rPr>
        <w:t xml:space="preserve"> (1–3), 95–105. https://doi.org/10.1016/0921-4534(91)90700-9.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(4) </w:t>
      </w:r>
      <w:r w:rsidRPr="00684F43">
        <w:rPr>
          <w:rFonts w:cs="Times"/>
          <w:noProof/>
          <w:szCs w:val="24"/>
        </w:rPr>
        <w:tab/>
        <w:t xml:space="preserve">Lee, P. A.; Nagaosa, N.; Wen, X.-G. Doping a Mott Insulator: Physics of High-Temperature Superconductivity. </w:t>
      </w:r>
      <w:r w:rsidRPr="00684F43">
        <w:rPr>
          <w:rFonts w:cs="Times"/>
          <w:i/>
          <w:iCs/>
          <w:noProof/>
          <w:szCs w:val="24"/>
        </w:rPr>
        <w:t>Rev. Mod. Phys.</w:t>
      </w:r>
      <w:r w:rsidRPr="00684F43">
        <w:rPr>
          <w:rFonts w:cs="Times"/>
          <w:noProof/>
          <w:szCs w:val="24"/>
        </w:rPr>
        <w:t xml:space="preserve"> </w:t>
      </w:r>
      <w:r w:rsidRPr="00684F43">
        <w:rPr>
          <w:rFonts w:cs="Times"/>
          <w:b/>
          <w:bCs/>
          <w:noProof/>
          <w:szCs w:val="24"/>
        </w:rPr>
        <w:t>2006</w:t>
      </w:r>
      <w:r w:rsidRPr="00684F43">
        <w:rPr>
          <w:rFonts w:cs="Times"/>
          <w:noProof/>
          <w:szCs w:val="24"/>
        </w:rPr>
        <w:t xml:space="preserve">, </w:t>
      </w:r>
      <w:r w:rsidRPr="00684F43">
        <w:rPr>
          <w:rFonts w:cs="Times"/>
          <w:i/>
          <w:iCs/>
          <w:noProof/>
          <w:szCs w:val="24"/>
        </w:rPr>
        <w:t>78</w:t>
      </w:r>
      <w:r w:rsidRPr="00684F43">
        <w:rPr>
          <w:rFonts w:cs="Times"/>
          <w:noProof/>
          <w:szCs w:val="24"/>
        </w:rPr>
        <w:t xml:space="preserve"> (1), 17–85. https://doi.org/10.1103/RevModPhys.78.17.</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(5) </w:t>
      </w:r>
      <w:r w:rsidRPr="00684F43">
        <w:rPr>
          <w:rFonts w:cs="Times"/>
          <w:noProof/>
          <w:szCs w:val="24"/>
        </w:rPr>
        <w:tab/>
        <w:t>Groen, W. A.; de Leeuw, D. M.; Geelen, G. P. J. Hole Concentration and T</w:t>
      </w:r>
      <w:r w:rsidRPr="00684F43">
        <w:rPr>
          <w:rFonts w:cs="Times"/>
          <w:noProof/>
          <w:szCs w:val="24"/>
          <w:vertAlign w:val="subscript"/>
        </w:rPr>
        <w:t>c</w:t>
      </w:r>
      <w:r w:rsidRPr="00684F43">
        <w:rPr>
          <w:rFonts w:cs="Times"/>
          <w:noProof/>
          <w:szCs w:val="24"/>
        </w:rPr>
        <w:t xml:space="preserve"> in Bi</w:t>
      </w:r>
      <w:r w:rsidRPr="00684F43">
        <w:rPr>
          <w:rFonts w:cs="Times"/>
          <w:noProof/>
          <w:szCs w:val="24"/>
          <w:vertAlign w:val="subscript"/>
        </w:rPr>
        <w:t>2</w:t>
      </w:r>
      <w:r w:rsidRPr="00684F43">
        <w:rPr>
          <w:rFonts w:cs="Times"/>
          <w:noProof/>
          <w:szCs w:val="24"/>
        </w:rPr>
        <w:t>Sr</w:t>
      </w:r>
      <w:r w:rsidRPr="00684F43">
        <w:rPr>
          <w:rFonts w:cs="Times"/>
          <w:noProof/>
          <w:szCs w:val="24"/>
          <w:vertAlign w:val="subscript"/>
        </w:rPr>
        <w:t>2</w:t>
      </w:r>
      <w:r w:rsidRPr="00684F43">
        <w:rPr>
          <w:rFonts w:cs="Times"/>
          <w:noProof/>
          <w:szCs w:val="24"/>
        </w:rPr>
        <w:t>CuO</w:t>
      </w:r>
      <w:r w:rsidRPr="00684F43">
        <w:rPr>
          <w:rFonts w:cs="Times"/>
          <w:noProof/>
          <w:szCs w:val="24"/>
          <w:vertAlign w:val="subscript"/>
        </w:rPr>
        <w:t>6+δ</w:t>
      </w:r>
      <w:r w:rsidRPr="00684F43">
        <w:rPr>
          <w:rFonts w:cs="Times"/>
          <w:noProof/>
          <w:szCs w:val="24"/>
        </w:rPr>
        <w:t xml:space="preserve">. </w:t>
      </w:r>
      <w:r w:rsidRPr="00684F43">
        <w:rPr>
          <w:rFonts w:cs="Times"/>
          <w:i/>
          <w:iCs/>
          <w:noProof/>
          <w:szCs w:val="24"/>
        </w:rPr>
        <w:t>Phys. C</w:t>
      </w:r>
      <w:r w:rsidRPr="00684F43">
        <w:rPr>
          <w:rFonts w:cs="Times"/>
          <w:noProof/>
          <w:szCs w:val="24"/>
        </w:rPr>
        <w:t xml:space="preserve"> </w:t>
      </w:r>
      <w:r w:rsidRPr="00684F43">
        <w:rPr>
          <w:rFonts w:cs="Times"/>
          <w:b/>
          <w:bCs/>
          <w:noProof/>
          <w:szCs w:val="24"/>
        </w:rPr>
        <w:t>1990</w:t>
      </w:r>
      <w:r w:rsidRPr="00684F43">
        <w:rPr>
          <w:rFonts w:cs="Times"/>
          <w:noProof/>
          <w:szCs w:val="24"/>
        </w:rPr>
        <w:t xml:space="preserve">, </w:t>
      </w:r>
      <w:r w:rsidRPr="00684F43">
        <w:rPr>
          <w:rFonts w:cs="Times"/>
          <w:i/>
          <w:iCs/>
          <w:noProof/>
          <w:szCs w:val="24"/>
        </w:rPr>
        <w:t>165</w:t>
      </w:r>
      <w:r w:rsidRPr="00684F43">
        <w:rPr>
          <w:rFonts w:cs="Times"/>
          <w:noProof/>
          <w:szCs w:val="24"/>
        </w:rPr>
        <w:t xml:space="preserve"> (3–4), 305–307. https://doi.org/10.1016/0921-4534(90)90208-V.</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lastRenderedPageBreak/>
        <w:t xml:space="preserve">(6) </w:t>
      </w:r>
      <w:r w:rsidRPr="00684F43">
        <w:rPr>
          <w:rFonts w:cs="Times"/>
          <w:noProof/>
          <w:szCs w:val="24"/>
        </w:rPr>
        <w:tab/>
        <w:t>Humphreys, R. G.; Satchell, J. S.; Chew, N. G.; Edwards, J. A.; Goodyear, S. W.; Blenkinsop, S. E.; Dosser, O. D.; Cullis, A. G. Physical Vapour Deposition Techniques for the Growth of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w:t>
      </w:r>
      <w:r w:rsidRPr="00684F43">
        <w:rPr>
          <w:rFonts w:cs="Times"/>
          <w:noProof/>
          <w:szCs w:val="24"/>
        </w:rPr>
        <w:t xml:space="preserve"> Thin Films. </w:t>
      </w:r>
      <w:r w:rsidRPr="00684F43">
        <w:rPr>
          <w:rFonts w:cs="Times"/>
          <w:i/>
          <w:iCs/>
          <w:noProof/>
          <w:szCs w:val="24"/>
        </w:rPr>
        <w:t>Supercond. Sci. Technol.</w:t>
      </w:r>
      <w:r w:rsidRPr="00684F43">
        <w:rPr>
          <w:rFonts w:cs="Times"/>
          <w:noProof/>
          <w:szCs w:val="24"/>
        </w:rPr>
        <w:t xml:space="preserve"> </w:t>
      </w:r>
      <w:r w:rsidRPr="00684F43">
        <w:rPr>
          <w:rFonts w:cs="Times"/>
          <w:b/>
          <w:bCs/>
          <w:noProof/>
          <w:szCs w:val="24"/>
        </w:rPr>
        <w:t>1990</w:t>
      </w:r>
      <w:r w:rsidRPr="00684F43">
        <w:rPr>
          <w:rFonts w:cs="Times"/>
          <w:noProof/>
          <w:szCs w:val="24"/>
        </w:rPr>
        <w:t xml:space="preserve">, </w:t>
      </w:r>
      <w:r w:rsidRPr="00684F43">
        <w:rPr>
          <w:rFonts w:cs="Times"/>
          <w:i/>
          <w:iCs/>
          <w:noProof/>
          <w:szCs w:val="24"/>
        </w:rPr>
        <w:t>3</w:t>
      </w:r>
      <w:r w:rsidRPr="00684F43">
        <w:rPr>
          <w:rFonts w:cs="Times"/>
          <w:noProof/>
          <w:szCs w:val="24"/>
        </w:rPr>
        <w:t xml:space="preserve"> (1), 38–52. https://doi.org/10.1088/0953-2048/3/1/006.</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(7) </w:t>
      </w:r>
      <w:r w:rsidRPr="00684F43">
        <w:rPr>
          <w:rFonts w:cs="Times"/>
          <w:noProof/>
          <w:szCs w:val="24"/>
        </w:rPr>
        <w:tab/>
        <w:t>Perez-Muñoz, A. M.; Schio, P.; Poloni, R.; Fernandez-Martinez, A.; Rivera-Calzada, A.; Cezar, J. C.; Salas-Colera, E.; Castro, G. R.; Kinney, J.; Leon, C.; et al. In Operando Evidence of Deoxygenation in Ionic Liquid Gating of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7-X</w:t>
      </w:r>
      <w:r w:rsidRPr="00684F43">
        <w:rPr>
          <w:rFonts w:cs="Times"/>
          <w:noProof/>
          <w:szCs w:val="24"/>
        </w:rPr>
        <w:t xml:space="preserve">. </w:t>
      </w:r>
      <w:r w:rsidRPr="00684F43">
        <w:rPr>
          <w:rFonts w:cs="Times"/>
          <w:i/>
          <w:iCs/>
          <w:noProof/>
          <w:szCs w:val="24"/>
        </w:rPr>
        <w:t>Proc. Natl. Acad. Sci.</w:t>
      </w:r>
      <w:r w:rsidRPr="00684F43">
        <w:rPr>
          <w:rFonts w:cs="Times"/>
          <w:noProof/>
          <w:szCs w:val="24"/>
        </w:rPr>
        <w:t xml:space="preserve"> </w:t>
      </w:r>
      <w:r w:rsidRPr="00684F43">
        <w:rPr>
          <w:rFonts w:cs="Times"/>
          <w:b/>
          <w:bCs/>
          <w:noProof/>
          <w:szCs w:val="24"/>
        </w:rPr>
        <w:t>2017</w:t>
      </w:r>
      <w:r w:rsidRPr="00684F43">
        <w:rPr>
          <w:rFonts w:cs="Times"/>
          <w:noProof/>
          <w:szCs w:val="24"/>
        </w:rPr>
        <w:t xml:space="preserve">, </w:t>
      </w:r>
      <w:r w:rsidRPr="00684F43">
        <w:rPr>
          <w:rFonts w:cs="Times"/>
          <w:i/>
          <w:iCs/>
          <w:noProof/>
          <w:szCs w:val="24"/>
        </w:rPr>
        <w:t>114</w:t>
      </w:r>
      <w:r w:rsidRPr="00684F43">
        <w:rPr>
          <w:rFonts w:cs="Times"/>
          <w:noProof/>
          <w:szCs w:val="24"/>
        </w:rPr>
        <w:t xml:space="preserve"> (2), 215–220. https://doi.org/10.1073/pnas.1613006114.</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(8) </w:t>
      </w:r>
      <w:r w:rsidRPr="00684F43">
        <w:rPr>
          <w:rFonts w:cs="Times"/>
          <w:noProof/>
          <w:szCs w:val="24"/>
        </w:rPr>
        <w:tab/>
        <w:t>Zhang, L.; Zeng, S.; Yin, X.; Asmara, T. C.; Yang, P.; Han, K.; Cao, Y.; Zhou, W.; Wan, D.; Tang, C. S.; et al. The Mechanism of Electrolyte Gating on High-T</w:t>
      </w:r>
      <w:r w:rsidRPr="00684F43">
        <w:rPr>
          <w:rFonts w:cs="Times"/>
          <w:noProof/>
          <w:szCs w:val="24"/>
          <w:vertAlign w:val="subscript"/>
        </w:rPr>
        <w:t>c</w:t>
      </w:r>
      <w:r w:rsidRPr="00684F43">
        <w:rPr>
          <w:rFonts w:cs="Times"/>
          <w:noProof/>
          <w:szCs w:val="24"/>
        </w:rPr>
        <w:t xml:space="preserve"> Cuprates: The Role of Oxygen Migration and Electrostatics. </w:t>
      </w:r>
      <w:r w:rsidRPr="00684F43">
        <w:rPr>
          <w:rFonts w:cs="Times"/>
          <w:i/>
          <w:iCs/>
          <w:noProof/>
          <w:szCs w:val="24"/>
        </w:rPr>
        <w:t>ACS Nano</w:t>
      </w:r>
      <w:r w:rsidRPr="00684F43">
        <w:rPr>
          <w:rFonts w:cs="Times"/>
          <w:noProof/>
          <w:szCs w:val="24"/>
        </w:rPr>
        <w:t xml:space="preserve"> </w:t>
      </w:r>
      <w:r w:rsidRPr="00684F43">
        <w:rPr>
          <w:rFonts w:cs="Times"/>
          <w:b/>
          <w:bCs/>
          <w:noProof/>
          <w:szCs w:val="24"/>
        </w:rPr>
        <w:t>2017</w:t>
      </w:r>
      <w:r w:rsidRPr="00684F43">
        <w:rPr>
          <w:rFonts w:cs="Times"/>
          <w:noProof/>
          <w:szCs w:val="24"/>
        </w:rPr>
        <w:t xml:space="preserve">, </w:t>
      </w:r>
      <w:r w:rsidRPr="00684F43">
        <w:rPr>
          <w:rFonts w:cs="Times"/>
          <w:i/>
          <w:iCs/>
          <w:noProof/>
          <w:szCs w:val="24"/>
        </w:rPr>
        <w:t>11</w:t>
      </w:r>
      <w:r w:rsidRPr="00684F43">
        <w:rPr>
          <w:rFonts w:cs="Times"/>
          <w:noProof/>
          <w:szCs w:val="24"/>
        </w:rPr>
        <w:t xml:space="preserve"> (10), 9950–9956. https://doi.org/10.1021/acsnano.7b03978.</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(9) </w:t>
      </w:r>
      <w:r w:rsidRPr="00684F43">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2012</w:t>
      </w:r>
      <w:r w:rsidRPr="00684F43">
        <w:rPr>
          <w:rFonts w:cs="Times"/>
          <w:noProof/>
          <w:szCs w:val="24"/>
        </w:rPr>
        <w:t xml:space="preserve">, </w:t>
      </w:r>
      <w:r w:rsidRPr="00684F43">
        <w:rPr>
          <w:rFonts w:cs="Times"/>
          <w:i/>
          <w:iCs/>
          <w:noProof/>
          <w:szCs w:val="24"/>
        </w:rPr>
        <w:t>192408</w:t>
      </w:r>
      <w:r w:rsidRPr="00684F43">
        <w:rPr>
          <w:rFonts w:cs="Times"/>
          <w:noProof/>
          <w:szCs w:val="24"/>
        </w:rPr>
        <w:t xml:space="preserve"> (2012), 10–14. https://doi.org/10.1063/1.4712620.</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(10) </w:t>
      </w:r>
      <w:r w:rsidRPr="00684F43">
        <w:rPr>
          <w:rFonts w:cs="Times"/>
          <w:noProof/>
          <w:szCs w:val="24"/>
        </w:rPr>
        <w:tab/>
        <w:t xml:space="preserve">Bauer, U.; Emori, S.; Beach, G. S. D. Voltage-Controlled Domain Wall Traps in Ferromagnetic Nanowires. </w:t>
      </w:r>
      <w:r w:rsidRPr="00684F43">
        <w:rPr>
          <w:rFonts w:cs="Times"/>
          <w:i/>
          <w:iCs/>
          <w:noProof/>
          <w:szCs w:val="24"/>
        </w:rPr>
        <w:t>Nat. Nanotechnol.</w:t>
      </w:r>
      <w:r w:rsidRPr="00684F43">
        <w:rPr>
          <w:rFonts w:cs="Times"/>
          <w:noProof/>
          <w:szCs w:val="24"/>
        </w:rPr>
        <w:t xml:space="preserve"> </w:t>
      </w:r>
      <w:r w:rsidRPr="00684F43">
        <w:rPr>
          <w:rFonts w:cs="Times"/>
          <w:b/>
          <w:bCs/>
          <w:noProof/>
          <w:szCs w:val="24"/>
        </w:rPr>
        <w:t>2013</w:t>
      </w:r>
      <w:r w:rsidRPr="00684F43">
        <w:rPr>
          <w:rFonts w:cs="Times"/>
          <w:noProof/>
          <w:szCs w:val="24"/>
        </w:rPr>
        <w:t xml:space="preserve">, </w:t>
      </w:r>
      <w:r w:rsidRPr="00684F43">
        <w:rPr>
          <w:rFonts w:cs="Times"/>
          <w:i/>
          <w:iCs/>
          <w:noProof/>
          <w:szCs w:val="24"/>
        </w:rPr>
        <w:t>8</w:t>
      </w:r>
      <w:r w:rsidRPr="00684F43">
        <w:rPr>
          <w:rFonts w:cs="Times"/>
          <w:noProof/>
          <w:szCs w:val="24"/>
        </w:rPr>
        <w:t xml:space="preserve"> (6), 411–416. https://doi.org/10.1038/nnano.2013.96.</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(11) </w:t>
      </w:r>
      <w:r w:rsidRPr="00684F43">
        <w:rPr>
          <w:rFonts w:cs="Times"/>
          <w:noProof/>
          <w:szCs w:val="24"/>
        </w:rPr>
        <w:tab/>
        <w:t xml:space="preserve">Bi, C.; Liu, Y.; Newhouse-Illige, T.; Xu, M.; Rosales, M.; Freeland, J. W.; Mryasov, O.; Zhang, S.; Te Velthuis, S. G. E.; Wang, W. G. Reversible Control of Co Magnetism by Voltage-Induced Oxidation. </w:t>
      </w:r>
      <w:r w:rsidRPr="00684F43">
        <w:rPr>
          <w:rFonts w:cs="Times"/>
          <w:i/>
          <w:iCs/>
          <w:noProof/>
          <w:szCs w:val="24"/>
        </w:rPr>
        <w:t>Phys. Rev. Lett.</w:t>
      </w:r>
      <w:r w:rsidRPr="00684F43">
        <w:rPr>
          <w:rFonts w:cs="Times"/>
          <w:noProof/>
          <w:szCs w:val="24"/>
        </w:rPr>
        <w:t xml:space="preserve"> </w:t>
      </w:r>
      <w:r w:rsidRPr="00684F43">
        <w:rPr>
          <w:rFonts w:cs="Times"/>
          <w:b/>
          <w:bCs/>
          <w:noProof/>
          <w:szCs w:val="24"/>
        </w:rPr>
        <w:t>2014</w:t>
      </w:r>
      <w:r w:rsidRPr="00684F43">
        <w:rPr>
          <w:rFonts w:cs="Times"/>
          <w:noProof/>
          <w:szCs w:val="24"/>
        </w:rPr>
        <w:t xml:space="preserve">, </w:t>
      </w:r>
      <w:r w:rsidRPr="00684F43">
        <w:rPr>
          <w:rFonts w:cs="Times"/>
          <w:i/>
          <w:iCs/>
          <w:noProof/>
          <w:szCs w:val="24"/>
        </w:rPr>
        <w:t>113</w:t>
      </w:r>
      <w:r w:rsidRPr="00684F43">
        <w:rPr>
          <w:rFonts w:cs="Times"/>
          <w:noProof/>
          <w:szCs w:val="24"/>
        </w:rPr>
        <w:t xml:space="preserve"> (26), 267202. https://doi.org/10.1103/PhysRevLett.113.267202.</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(12) </w:t>
      </w:r>
      <w:r w:rsidRPr="00684F43">
        <w:rPr>
          <w:rFonts w:cs="Times"/>
          <w:noProof/>
          <w:szCs w:val="24"/>
        </w:rPr>
        <w:tab/>
        <w:t xml:space="preserve">Bauer, U.; Yao, L.; Tan, A. J.; Agrawal, P.; Emori, S.; Tuller, H. L.; Van Dijken, S.; Beach, G. S. D. D. Magneto-Ionic Control of Interfacial Magnetism. </w:t>
      </w:r>
      <w:r w:rsidRPr="00684F43">
        <w:rPr>
          <w:rFonts w:cs="Times"/>
          <w:i/>
          <w:iCs/>
          <w:noProof/>
          <w:szCs w:val="24"/>
        </w:rPr>
        <w:t>Nat. Mater.</w:t>
      </w:r>
      <w:r w:rsidRPr="00684F43">
        <w:rPr>
          <w:rFonts w:cs="Times"/>
          <w:noProof/>
          <w:szCs w:val="24"/>
        </w:rPr>
        <w:t xml:space="preserve"> </w:t>
      </w:r>
      <w:r w:rsidRPr="00684F43">
        <w:rPr>
          <w:rFonts w:cs="Times"/>
          <w:b/>
          <w:bCs/>
          <w:noProof/>
          <w:szCs w:val="24"/>
        </w:rPr>
        <w:t>2015</w:t>
      </w:r>
      <w:r w:rsidRPr="00684F43">
        <w:rPr>
          <w:rFonts w:cs="Times"/>
          <w:noProof/>
          <w:szCs w:val="24"/>
        </w:rPr>
        <w:t xml:space="preserve">, </w:t>
      </w:r>
      <w:r w:rsidRPr="00684F43">
        <w:rPr>
          <w:rFonts w:cs="Times"/>
          <w:i/>
          <w:iCs/>
          <w:noProof/>
          <w:szCs w:val="24"/>
        </w:rPr>
        <w:t>14</w:t>
      </w:r>
      <w:r w:rsidRPr="00684F43">
        <w:rPr>
          <w:rFonts w:cs="Times"/>
          <w:noProof/>
          <w:szCs w:val="24"/>
        </w:rPr>
        <w:t xml:space="preserve"> (2), 174–181. https://doi.org/10.1038/nmat4134.</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(13) </w:t>
      </w:r>
      <w:r w:rsidRPr="00684F43">
        <w:rPr>
          <w:rFonts w:cs="Times"/>
          <w:noProof/>
          <w:szCs w:val="24"/>
        </w:rPr>
        <w:tab/>
        <w:t>Grutter, A. J.; Gilbert, D. A.; Alaan, U. S.; Arenholz, E.; Maranville, B. B.; Borchers, J. A.; Suzuki, Y.; Liu, K.; Kirby, B. J. Reversible Control of Magnetism in La</w:t>
      </w:r>
      <w:r w:rsidRPr="00684F43">
        <w:rPr>
          <w:rFonts w:cs="Times"/>
          <w:noProof/>
          <w:szCs w:val="24"/>
          <w:vertAlign w:val="subscript"/>
        </w:rPr>
        <w:t>0.67</w:t>
      </w:r>
      <w:r w:rsidRPr="00684F43">
        <w:rPr>
          <w:rFonts w:cs="Times"/>
          <w:noProof/>
          <w:szCs w:val="24"/>
        </w:rPr>
        <w:t>Sr</w:t>
      </w:r>
      <w:r w:rsidRPr="00684F43">
        <w:rPr>
          <w:rFonts w:cs="Times"/>
          <w:noProof/>
          <w:szCs w:val="24"/>
          <w:vertAlign w:val="subscript"/>
        </w:rPr>
        <w:t>0.33</w:t>
      </w:r>
      <w:r w:rsidRPr="00684F43">
        <w:rPr>
          <w:rFonts w:cs="Times"/>
          <w:noProof/>
          <w:szCs w:val="24"/>
        </w:rPr>
        <w:t>MnO</w:t>
      </w:r>
      <w:r w:rsidRPr="00684F43">
        <w:rPr>
          <w:rFonts w:cs="Times"/>
          <w:noProof/>
          <w:szCs w:val="24"/>
          <w:vertAlign w:val="subscript"/>
        </w:rPr>
        <w:t>3</w:t>
      </w:r>
      <w:r w:rsidRPr="00684F43">
        <w:rPr>
          <w:rFonts w:cs="Times"/>
          <w:noProof/>
          <w:szCs w:val="24"/>
        </w:rPr>
        <w:t xml:space="preserve"> through Chemically-Induced Oxygen Migration.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2016</w:t>
      </w:r>
      <w:r w:rsidRPr="00684F43">
        <w:rPr>
          <w:rFonts w:cs="Times"/>
          <w:noProof/>
          <w:szCs w:val="24"/>
        </w:rPr>
        <w:t xml:space="preserve">, </w:t>
      </w:r>
      <w:r w:rsidRPr="00684F43">
        <w:rPr>
          <w:rFonts w:cs="Times"/>
          <w:i/>
          <w:iCs/>
          <w:noProof/>
          <w:szCs w:val="24"/>
        </w:rPr>
        <w:t>108</w:t>
      </w:r>
      <w:r w:rsidRPr="00684F43">
        <w:rPr>
          <w:rFonts w:cs="Times"/>
          <w:noProof/>
          <w:szCs w:val="24"/>
        </w:rPr>
        <w:t xml:space="preserve"> (8), 082405. https://doi.org/10.1063/1.4942645.</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(14) </w:t>
      </w:r>
      <w:r w:rsidRPr="00684F43">
        <w:rPr>
          <w:rFonts w:cs="Times"/>
          <w:noProof/>
          <w:szCs w:val="24"/>
        </w:rPr>
        <w:tab/>
        <w:t xml:space="preserve">Gilbert, D. A.; Olamit, J.; Dumas, R. K.; Kirby, B. J.; Grutter, A. J.; Maranville, B. B.; Arenholz, E.; Borchers, J. A.; Liu, K. Controllable Positive Exchange Bias via Redox-Driven Oxygen Migration. </w:t>
      </w:r>
      <w:r w:rsidRPr="00684F43">
        <w:rPr>
          <w:rFonts w:cs="Times"/>
          <w:i/>
          <w:iCs/>
          <w:noProof/>
          <w:szCs w:val="24"/>
        </w:rPr>
        <w:t>Nat. Commun.</w:t>
      </w:r>
      <w:r w:rsidRPr="00684F43">
        <w:rPr>
          <w:rFonts w:cs="Times"/>
          <w:noProof/>
          <w:szCs w:val="24"/>
        </w:rPr>
        <w:t xml:space="preserve"> </w:t>
      </w:r>
      <w:r w:rsidRPr="00684F43">
        <w:rPr>
          <w:rFonts w:cs="Times"/>
          <w:b/>
          <w:bCs/>
          <w:noProof/>
          <w:szCs w:val="24"/>
        </w:rPr>
        <w:t>2016</w:t>
      </w:r>
      <w:r w:rsidRPr="00684F43">
        <w:rPr>
          <w:rFonts w:cs="Times"/>
          <w:noProof/>
          <w:szCs w:val="24"/>
        </w:rPr>
        <w:t xml:space="preserve">, </w:t>
      </w:r>
      <w:r w:rsidRPr="00684F43">
        <w:rPr>
          <w:rFonts w:cs="Times"/>
          <w:i/>
          <w:iCs/>
          <w:noProof/>
          <w:szCs w:val="24"/>
        </w:rPr>
        <w:t>7</w:t>
      </w:r>
      <w:r w:rsidRPr="00684F43">
        <w:rPr>
          <w:rFonts w:cs="Times"/>
          <w:noProof/>
          <w:szCs w:val="24"/>
        </w:rPr>
        <w:t>, 11050. https://doi.org/10.1038/ncomms11050.</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(15) </w:t>
      </w:r>
      <w:r w:rsidRPr="00684F43">
        <w:rPr>
          <w:rFonts w:cs="Times"/>
          <w:noProof/>
          <w:szCs w:val="24"/>
        </w:rPr>
        <w:tab/>
        <w:t xml:space="preserve">Gilbert, D. A.; Grutter, A. J.; Arenholz, E.; Liu, K.; Kirby, B. J.; Borchers, J. A.; Maranville, B. B. Structural and Magnetic Depth Profiles of Magneto-Ionic Heterostructures beyond the Interface Limit. </w:t>
      </w:r>
      <w:r w:rsidRPr="00684F43">
        <w:rPr>
          <w:rFonts w:cs="Times"/>
          <w:i/>
          <w:iCs/>
          <w:noProof/>
          <w:szCs w:val="24"/>
        </w:rPr>
        <w:t>Nat. Commun.</w:t>
      </w:r>
      <w:r w:rsidRPr="00684F43">
        <w:rPr>
          <w:rFonts w:cs="Times"/>
          <w:noProof/>
          <w:szCs w:val="24"/>
        </w:rPr>
        <w:t xml:space="preserve"> </w:t>
      </w:r>
      <w:r w:rsidRPr="00684F43">
        <w:rPr>
          <w:rFonts w:cs="Times"/>
          <w:b/>
          <w:bCs/>
          <w:noProof/>
          <w:szCs w:val="24"/>
        </w:rPr>
        <w:t>2016</w:t>
      </w:r>
      <w:r w:rsidRPr="00684F43">
        <w:rPr>
          <w:rFonts w:cs="Times"/>
          <w:noProof/>
          <w:szCs w:val="24"/>
        </w:rPr>
        <w:t xml:space="preserve">, </w:t>
      </w:r>
      <w:r w:rsidRPr="00684F43">
        <w:rPr>
          <w:rFonts w:cs="Times"/>
          <w:i/>
          <w:iCs/>
          <w:noProof/>
          <w:szCs w:val="24"/>
        </w:rPr>
        <w:t>7</w:t>
      </w:r>
      <w:r w:rsidRPr="00684F43">
        <w:rPr>
          <w:rFonts w:cs="Times"/>
          <w:noProof/>
          <w:szCs w:val="24"/>
        </w:rPr>
        <w:t>, 12264. https://doi.org/10.1038/ncomms12264.</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lastRenderedPageBreak/>
        <w:t xml:space="preserve">(16) </w:t>
      </w:r>
      <w:r w:rsidRPr="00684F43">
        <w:rPr>
          <w:rFonts w:cs="Times"/>
          <w:noProof/>
          <w:szCs w:val="24"/>
        </w:rPr>
        <w:tab/>
        <w:t xml:space="preserve">Gilbert, D. A.; Grutter, A. J.; Murray, P. D.; Chopdekar, R. V.; Kane, A. M.; Ionin, A. L.; Lee, M. S.; Spurgeon, S. R.; Kirby, B. J.; Maranville, B. B.; et al. Ionic Tuning of Cobaltites at the Nanoscale. </w:t>
      </w:r>
      <w:r w:rsidRPr="00684F43">
        <w:rPr>
          <w:rFonts w:cs="Times"/>
          <w:i/>
          <w:iCs/>
          <w:noProof/>
          <w:szCs w:val="24"/>
        </w:rPr>
        <w:t>Phys. Rev. Mater.</w:t>
      </w:r>
      <w:r w:rsidRPr="00684F43">
        <w:rPr>
          <w:rFonts w:cs="Times"/>
          <w:noProof/>
          <w:szCs w:val="24"/>
        </w:rPr>
        <w:t xml:space="preserve"> </w:t>
      </w:r>
      <w:r w:rsidRPr="00684F43">
        <w:rPr>
          <w:rFonts w:cs="Times"/>
          <w:b/>
          <w:bCs/>
          <w:noProof/>
          <w:szCs w:val="24"/>
        </w:rPr>
        <w:t>2018</w:t>
      </w:r>
      <w:r w:rsidRPr="00684F43">
        <w:rPr>
          <w:rFonts w:cs="Times"/>
          <w:noProof/>
          <w:szCs w:val="24"/>
        </w:rPr>
        <w:t xml:space="preserve">, </w:t>
      </w:r>
      <w:r w:rsidRPr="00684F43">
        <w:rPr>
          <w:rFonts w:cs="Times"/>
          <w:i/>
          <w:iCs/>
          <w:noProof/>
          <w:szCs w:val="24"/>
        </w:rPr>
        <w:t>2</w:t>
      </w:r>
      <w:r w:rsidRPr="00684F43">
        <w:rPr>
          <w:rFonts w:cs="Times"/>
          <w:noProof/>
          <w:szCs w:val="24"/>
        </w:rPr>
        <w:t xml:space="preserve"> (10), 104402. https://doi.org/10.1103/PhysRevMaterials.2.104402.</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(17) </w:t>
      </w:r>
      <w:r w:rsidRPr="00684F43">
        <w:rPr>
          <w:rFonts w:cs="Times"/>
          <w:noProof/>
          <w:szCs w:val="24"/>
        </w:rPr>
        <w:tab/>
        <w:t xml:space="preserve">Shen, G. J.; Lam, C. C.; Chow, J. C. L.; Tang, S. T. Twin Formation Due to Irradiation of Energetic Electron Beam in High-Temperature Superconductors of In- and Sb-Doped YBCO. </w:t>
      </w:r>
      <w:r w:rsidRPr="00684F43">
        <w:rPr>
          <w:rFonts w:cs="Times"/>
          <w:i/>
          <w:iCs/>
          <w:noProof/>
          <w:szCs w:val="24"/>
        </w:rPr>
        <w:t>Phys. C</w:t>
      </w:r>
      <w:r w:rsidRPr="00684F43">
        <w:rPr>
          <w:rFonts w:cs="Times"/>
          <w:noProof/>
          <w:szCs w:val="24"/>
        </w:rPr>
        <w:t xml:space="preserve"> </w:t>
      </w:r>
      <w:r w:rsidRPr="00684F43">
        <w:rPr>
          <w:rFonts w:cs="Times"/>
          <w:b/>
          <w:bCs/>
          <w:noProof/>
          <w:szCs w:val="24"/>
        </w:rPr>
        <w:t>1993</w:t>
      </w:r>
      <w:r w:rsidRPr="00684F43">
        <w:rPr>
          <w:rFonts w:cs="Times"/>
          <w:noProof/>
          <w:szCs w:val="24"/>
        </w:rPr>
        <w:t xml:space="preserve">, </w:t>
      </w:r>
      <w:r w:rsidRPr="00684F43">
        <w:rPr>
          <w:rFonts w:cs="Times"/>
          <w:i/>
          <w:iCs/>
          <w:noProof/>
          <w:szCs w:val="24"/>
        </w:rPr>
        <w:t>214</w:t>
      </w:r>
      <w:r w:rsidRPr="00684F43">
        <w:rPr>
          <w:rFonts w:cs="Times"/>
          <w:noProof/>
          <w:szCs w:val="24"/>
        </w:rPr>
        <w:t xml:space="preserve"> (3–4), 426–434. https://doi.org/10.1016/0921-4534(93)90847-J.</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(18) </w:t>
      </w:r>
      <w:r w:rsidRPr="00684F43">
        <w:rPr>
          <w:rFonts w:cs="Times"/>
          <w:noProof/>
          <w:szCs w:val="24"/>
        </w:rPr>
        <w:tab/>
        <w:t>Müller, J. H.; Mertin, W.; Gruehn, R. Oxygen Mobility in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7-x</w:t>
      </w:r>
      <w:r w:rsidRPr="00684F43">
        <w:rPr>
          <w:rFonts w:cs="Times"/>
          <w:noProof/>
          <w:szCs w:val="24"/>
        </w:rPr>
        <w:t xml:space="preserve">: A TEM and HRTEM Investigation. </w:t>
      </w:r>
      <w:r w:rsidRPr="00684F43">
        <w:rPr>
          <w:rFonts w:cs="Times"/>
          <w:i/>
          <w:iCs/>
          <w:noProof/>
          <w:szCs w:val="24"/>
        </w:rPr>
        <w:t>Supercond. Sci. Technol.</w:t>
      </w:r>
      <w:r w:rsidRPr="00684F43">
        <w:rPr>
          <w:rFonts w:cs="Times"/>
          <w:noProof/>
          <w:szCs w:val="24"/>
        </w:rPr>
        <w:t xml:space="preserve"> </w:t>
      </w:r>
      <w:r w:rsidRPr="00684F43">
        <w:rPr>
          <w:rFonts w:cs="Times"/>
          <w:b/>
          <w:bCs/>
          <w:noProof/>
          <w:szCs w:val="24"/>
        </w:rPr>
        <w:t>1990</w:t>
      </w:r>
      <w:r w:rsidRPr="00684F43">
        <w:rPr>
          <w:rFonts w:cs="Times"/>
          <w:noProof/>
          <w:szCs w:val="24"/>
        </w:rPr>
        <w:t xml:space="preserve">, </w:t>
      </w:r>
      <w:r w:rsidRPr="00684F43">
        <w:rPr>
          <w:rFonts w:cs="Times"/>
          <w:i/>
          <w:iCs/>
          <w:noProof/>
          <w:szCs w:val="24"/>
        </w:rPr>
        <w:t>3</w:t>
      </w:r>
      <w:r w:rsidRPr="00684F43">
        <w:rPr>
          <w:rFonts w:cs="Times"/>
          <w:noProof/>
          <w:szCs w:val="24"/>
        </w:rPr>
        <w:t xml:space="preserve"> (6), 273–281. https://doi.org/10.1088/0953-2048/3/6/001.</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(19) </w:t>
      </w:r>
      <w:r w:rsidRPr="00684F43">
        <w:rPr>
          <w:rFonts w:cs="Times"/>
          <w:noProof/>
          <w:szCs w:val="24"/>
        </w:rPr>
        <w:tab/>
        <w:t xml:space="preserve">Lorenz, M.; Hochmuth, H.; Matusch, D.; Kusunoki, M.; Svetchnikov, V. L.; Riede, V.; Stanca, I.; Kastner, G.; Hesse, D. High-Quality Y-Ba-Cu-O Thin Films by PLD-Ready for Market Applications. </w:t>
      </w:r>
      <w:r w:rsidRPr="00684F43">
        <w:rPr>
          <w:rFonts w:cs="Times"/>
          <w:i/>
          <w:iCs/>
          <w:noProof/>
          <w:szCs w:val="24"/>
        </w:rPr>
        <w:t>IEEE Trans. Appiled Supercond.</w:t>
      </w:r>
      <w:r w:rsidRPr="00684F43">
        <w:rPr>
          <w:rFonts w:cs="Times"/>
          <w:noProof/>
          <w:szCs w:val="24"/>
        </w:rPr>
        <w:t xml:space="preserve"> </w:t>
      </w:r>
      <w:r w:rsidRPr="00684F43">
        <w:rPr>
          <w:rFonts w:cs="Times"/>
          <w:b/>
          <w:bCs/>
          <w:noProof/>
          <w:szCs w:val="24"/>
        </w:rPr>
        <w:t>2001</w:t>
      </w:r>
      <w:r w:rsidRPr="00684F43">
        <w:rPr>
          <w:rFonts w:cs="Times"/>
          <w:noProof/>
          <w:szCs w:val="24"/>
        </w:rPr>
        <w:t xml:space="preserve">, </w:t>
      </w:r>
      <w:r w:rsidRPr="00684F43">
        <w:rPr>
          <w:rFonts w:cs="Times"/>
          <w:i/>
          <w:iCs/>
          <w:noProof/>
          <w:szCs w:val="24"/>
        </w:rPr>
        <w:t>11</w:t>
      </w:r>
      <w:r w:rsidRPr="00684F43">
        <w:rPr>
          <w:rFonts w:cs="Times"/>
          <w:noProof/>
          <w:szCs w:val="24"/>
        </w:rPr>
        <w:t xml:space="preserve"> (1), 3209–3212. https://doi.org/10.1109/77.919747.</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(20) </w:t>
      </w:r>
      <w:r w:rsidRPr="00684F43">
        <w:rPr>
          <w:rFonts w:cs="Times"/>
          <w:noProof/>
          <w:szCs w:val="24"/>
        </w:rPr>
        <w:tab/>
        <w:t xml:space="preserve">Phillips, J. M. Substrate Selection for High-Temperature Superconducting Thin Films. </w:t>
      </w:r>
      <w:r w:rsidRPr="00684F43">
        <w:rPr>
          <w:rFonts w:cs="Times"/>
          <w:i/>
          <w:iCs/>
          <w:noProof/>
          <w:szCs w:val="24"/>
        </w:rPr>
        <w:t>J. Appl. Phys.</w:t>
      </w:r>
      <w:r w:rsidRPr="00684F43">
        <w:rPr>
          <w:rFonts w:cs="Times"/>
          <w:noProof/>
          <w:szCs w:val="24"/>
        </w:rPr>
        <w:t xml:space="preserve"> </w:t>
      </w:r>
      <w:r w:rsidRPr="00684F43">
        <w:rPr>
          <w:rFonts w:cs="Times"/>
          <w:b/>
          <w:bCs/>
          <w:noProof/>
          <w:szCs w:val="24"/>
        </w:rPr>
        <w:t>1996</w:t>
      </w:r>
      <w:r w:rsidRPr="00684F43">
        <w:rPr>
          <w:rFonts w:cs="Times"/>
          <w:noProof/>
          <w:szCs w:val="24"/>
        </w:rPr>
        <w:t xml:space="preserve">, </w:t>
      </w:r>
      <w:r w:rsidRPr="00684F43">
        <w:rPr>
          <w:rFonts w:cs="Times"/>
          <w:i/>
          <w:iCs/>
          <w:noProof/>
          <w:szCs w:val="24"/>
        </w:rPr>
        <w:t>79</w:t>
      </w:r>
      <w:r w:rsidRPr="00684F43">
        <w:rPr>
          <w:rFonts w:cs="Times"/>
          <w:noProof/>
          <w:szCs w:val="24"/>
        </w:rPr>
        <w:t xml:space="preserve"> (4), 1829–1848. https://doi.org/10.1063/1.362675.</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(21) </w:t>
      </w:r>
      <w:r w:rsidRPr="00684F43">
        <w:rPr>
          <w:rFonts w:cs="Times"/>
          <w:noProof/>
          <w:szCs w:val="24"/>
        </w:rPr>
        <w:tab/>
        <w:t>Budai, J. D.; Feenstra, R.; Boatner, L. A. X-Ray Study of in-Plane Epitaxy of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x</w:t>
      </w:r>
      <w:r w:rsidRPr="00684F43">
        <w:rPr>
          <w:rFonts w:cs="Times"/>
          <w:noProof/>
          <w:szCs w:val="24"/>
        </w:rPr>
        <w:t xml:space="preserve"> Thin Films. </w:t>
      </w:r>
      <w:r w:rsidRPr="00684F43">
        <w:rPr>
          <w:rFonts w:cs="Times"/>
          <w:i/>
          <w:iCs/>
          <w:noProof/>
          <w:szCs w:val="24"/>
        </w:rPr>
        <w:t>Phys. Rev. B</w:t>
      </w:r>
      <w:r w:rsidRPr="00684F43">
        <w:rPr>
          <w:rFonts w:cs="Times"/>
          <w:noProof/>
          <w:szCs w:val="24"/>
        </w:rPr>
        <w:t xml:space="preserve"> </w:t>
      </w:r>
      <w:r w:rsidRPr="00684F43">
        <w:rPr>
          <w:rFonts w:cs="Times"/>
          <w:b/>
          <w:bCs/>
          <w:noProof/>
          <w:szCs w:val="24"/>
        </w:rPr>
        <w:t>1989</w:t>
      </w:r>
      <w:r w:rsidRPr="00684F43">
        <w:rPr>
          <w:rFonts w:cs="Times"/>
          <w:noProof/>
          <w:szCs w:val="24"/>
        </w:rPr>
        <w:t xml:space="preserve">, </w:t>
      </w:r>
      <w:r w:rsidRPr="00684F43">
        <w:rPr>
          <w:rFonts w:cs="Times"/>
          <w:i/>
          <w:iCs/>
          <w:noProof/>
          <w:szCs w:val="24"/>
        </w:rPr>
        <w:t>39</w:t>
      </w:r>
      <w:r w:rsidRPr="00684F43">
        <w:rPr>
          <w:rFonts w:cs="Times"/>
          <w:noProof/>
          <w:szCs w:val="24"/>
        </w:rPr>
        <w:t xml:space="preserve"> (16), 12355–12358. https://doi.org/10.1103/PhysRevB.39.12355.</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(22) </w:t>
      </w:r>
      <w:r w:rsidRPr="00684F43">
        <w:rPr>
          <w:rFonts w:cs="Times"/>
          <w:noProof/>
          <w:szCs w:val="24"/>
        </w:rPr>
        <w:tab/>
        <w:t>Zhai, H. Y.; Chu, W. K. Effect of Interfacial Strain on Critical Temperature of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7-δ</w:t>
      </w:r>
      <w:r w:rsidRPr="00684F43">
        <w:rPr>
          <w:rFonts w:cs="Times"/>
          <w:noProof/>
          <w:szCs w:val="24"/>
        </w:rPr>
        <w:t xml:space="preserve"> Thin Films.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2000</w:t>
      </w:r>
      <w:r w:rsidRPr="00684F43">
        <w:rPr>
          <w:rFonts w:cs="Times"/>
          <w:noProof/>
          <w:szCs w:val="24"/>
        </w:rPr>
        <w:t xml:space="preserve">, </w:t>
      </w:r>
      <w:r w:rsidRPr="00684F43">
        <w:rPr>
          <w:rFonts w:cs="Times"/>
          <w:i/>
          <w:iCs/>
          <w:noProof/>
          <w:szCs w:val="24"/>
        </w:rPr>
        <w:t>76</w:t>
      </w:r>
      <w:r w:rsidRPr="00684F43">
        <w:rPr>
          <w:rFonts w:cs="Times"/>
          <w:noProof/>
          <w:szCs w:val="24"/>
        </w:rPr>
        <w:t xml:space="preserve"> (23), 3469–3471. https://doi.org/10.1063/1.126680.</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(23) </w:t>
      </w:r>
      <w:r w:rsidRPr="00684F43">
        <w:rPr>
          <w:rFonts w:cs="Times"/>
          <w:noProof/>
          <w:szCs w:val="24"/>
        </w:rPr>
        <w:tab/>
        <w:t>Calestani, G.; Rizzoli, C. Crystal Structure of the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w:t>
      </w:r>
      <w:r w:rsidRPr="00684F43">
        <w:rPr>
          <w:rFonts w:cs="Times"/>
          <w:noProof/>
          <w:szCs w:val="24"/>
        </w:rPr>
        <w:t xml:space="preserve"> Superconductor by Single-Crystal X-Ray Diffraction. </w:t>
      </w:r>
      <w:r w:rsidRPr="00684F43">
        <w:rPr>
          <w:rFonts w:cs="Times"/>
          <w:i/>
          <w:iCs/>
          <w:noProof/>
          <w:szCs w:val="24"/>
        </w:rPr>
        <w:t>Nature</w:t>
      </w:r>
      <w:r w:rsidRPr="00684F43">
        <w:rPr>
          <w:rFonts w:cs="Times"/>
          <w:noProof/>
          <w:szCs w:val="24"/>
        </w:rPr>
        <w:t xml:space="preserve"> </w:t>
      </w:r>
      <w:r w:rsidRPr="00684F43">
        <w:rPr>
          <w:rFonts w:cs="Times"/>
          <w:b/>
          <w:bCs/>
          <w:noProof/>
          <w:szCs w:val="24"/>
        </w:rPr>
        <w:t>1987</w:t>
      </w:r>
      <w:r w:rsidRPr="00684F43">
        <w:rPr>
          <w:rFonts w:cs="Times"/>
          <w:noProof/>
          <w:szCs w:val="24"/>
        </w:rPr>
        <w:t xml:space="preserve">, </w:t>
      </w:r>
      <w:r w:rsidRPr="00684F43">
        <w:rPr>
          <w:rFonts w:cs="Times"/>
          <w:i/>
          <w:iCs/>
          <w:noProof/>
          <w:szCs w:val="24"/>
        </w:rPr>
        <w:t>328</w:t>
      </w:r>
      <w:r w:rsidRPr="00684F43">
        <w:rPr>
          <w:rFonts w:cs="Times"/>
          <w:noProof/>
          <w:szCs w:val="24"/>
        </w:rPr>
        <w:t xml:space="preserve"> (6131), 606–607. https://doi.org/10.1038/328606a0.</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(24) </w:t>
      </w:r>
      <w:r w:rsidRPr="00684F43">
        <w:rPr>
          <w:rFonts w:cs="Times"/>
          <w:noProof/>
          <w:szCs w:val="24"/>
        </w:rPr>
        <w:tab/>
        <w:t>Lin, W. J.; Hatton, P. D.; Baudenbacher, F.; Santiso, J. Observation of Small Interfacial Strains in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x</w:t>
      </w:r>
      <w:r w:rsidRPr="00684F43">
        <w:rPr>
          <w:rFonts w:cs="Times"/>
          <w:noProof/>
          <w:szCs w:val="24"/>
        </w:rPr>
        <w:t xml:space="preserve"> Sub-Micron-Thick Films Grown on SrTiO</w:t>
      </w:r>
      <w:r w:rsidRPr="00684F43">
        <w:rPr>
          <w:rFonts w:cs="Times"/>
          <w:noProof/>
          <w:szCs w:val="24"/>
          <w:vertAlign w:val="subscript"/>
        </w:rPr>
        <w:t>3</w:t>
      </w:r>
      <w:r w:rsidRPr="00684F43">
        <w:rPr>
          <w:rFonts w:cs="Times"/>
          <w:noProof/>
          <w:szCs w:val="24"/>
        </w:rPr>
        <w:t xml:space="preserve"> Substrates.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1998</w:t>
      </w:r>
      <w:r w:rsidRPr="00684F43">
        <w:rPr>
          <w:rFonts w:cs="Times"/>
          <w:noProof/>
          <w:szCs w:val="24"/>
        </w:rPr>
        <w:t xml:space="preserve">, </w:t>
      </w:r>
      <w:r w:rsidRPr="00684F43">
        <w:rPr>
          <w:rFonts w:cs="Times"/>
          <w:i/>
          <w:iCs/>
          <w:noProof/>
          <w:szCs w:val="24"/>
        </w:rPr>
        <w:t>72</w:t>
      </w:r>
      <w:r w:rsidRPr="00684F43">
        <w:rPr>
          <w:rFonts w:cs="Times"/>
          <w:noProof/>
          <w:szCs w:val="24"/>
        </w:rPr>
        <w:t xml:space="preserve"> (23), 2966–2968. https://doi.org/10.1063/1.121509.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(25) </w:t>
      </w:r>
      <w:r w:rsidRPr="00684F43">
        <w:rPr>
          <w:rFonts w:cs="Times"/>
          <w:noProof/>
          <w:szCs w:val="24"/>
        </w:rPr>
        <w:tab/>
        <w:t>Granozio, F. M.; Ricci, F.; Scotti di Uccio, U.; Villegier, J. C. Orthorhombic-Tetragonal Transition in Twin-Free (110)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w:t>
      </w:r>
      <w:r w:rsidRPr="00684F43">
        <w:rPr>
          <w:rFonts w:cs="Times"/>
          <w:noProof/>
          <w:szCs w:val="24"/>
        </w:rPr>
        <w:t xml:space="preserve"> Films. </w:t>
      </w:r>
      <w:r w:rsidRPr="00684F43">
        <w:rPr>
          <w:rFonts w:cs="Times"/>
          <w:i/>
          <w:iCs/>
          <w:noProof/>
          <w:szCs w:val="24"/>
        </w:rPr>
        <w:t>Phys. Rev. B</w:t>
      </w:r>
      <w:r w:rsidRPr="00684F43">
        <w:rPr>
          <w:rFonts w:cs="Times"/>
          <w:noProof/>
          <w:szCs w:val="24"/>
        </w:rPr>
        <w:t xml:space="preserve"> </w:t>
      </w:r>
      <w:r w:rsidRPr="00684F43">
        <w:rPr>
          <w:rFonts w:cs="Times"/>
          <w:b/>
          <w:bCs/>
          <w:noProof/>
          <w:szCs w:val="24"/>
        </w:rPr>
        <w:t>1998</w:t>
      </w:r>
      <w:r w:rsidRPr="00684F43">
        <w:rPr>
          <w:rFonts w:cs="Times"/>
          <w:noProof/>
          <w:szCs w:val="24"/>
        </w:rPr>
        <w:t xml:space="preserve">, </w:t>
      </w:r>
      <w:r w:rsidRPr="00684F43">
        <w:rPr>
          <w:rFonts w:cs="Times"/>
          <w:i/>
          <w:iCs/>
          <w:noProof/>
          <w:szCs w:val="24"/>
        </w:rPr>
        <w:t>57</w:t>
      </w:r>
      <w:r w:rsidRPr="00684F43">
        <w:rPr>
          <w:rFonts w:cs="Times"/>
          <w:noProof/>
          <w:szCs w:val="24"/>
        </w:rPr>
        <w:t xml:space="preserve"> (10), 6–9.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(26) </w:t>
      </w:r>
      <w:r w:rsidRPr="00684F43">
        <w:rPr>
          <w:rFonts w:cs="Times"/>
          <w:noProof/>
          <w:szCs w:val="24"/>
        </w:rPr>
        <w:tab/>
        <w:t>Xie, C.; Budnick, J. I.; Wells, B. O.; Woicik, J. C. Separation of the Strain and Finite Size Effect on the Ferromagnetic Properties of La</w:t>
      </w:r>
      <w:r w:rsidRPr="00684F43">
        <w:rPr>
          <w:rFonts w:cs="Times"/>
          <w:noProof/>
          <w:szCs w:val="24"/>
          <w:vertAlign w:val="subscript"/>
        </w:rPr>
        <w:t>0.5</w:t>
      </w:r>
      <w:r w:rsidRPr="00684F43">
        <w:rPr>
          <w:rFonts w:cs="Times"/>
          <w:noProof/>
          <w:szCs w:val="24"/>
        </w:rPr>
        <w:t>Sr</w:t>
      </w:r>
      <w:r w:rsidRPr="00684F43">
        <w:rPr>
          <w:rFonts w:cs="Times"/>
          <w:noProof/>
          <w:szCs w:val="24"/>
          <w:vertAlign w:val="subscript"/>
        </w:rPr>
        <w:t>0.5</w:t>
      </w:r>
      <w:r w:rsidRPr="00684F43">
        <w:rPr>
          <w:rFonts w:cs="Times"/>
          <w:noProof/>
          <w:szCs w:val="24"/>
        </w:rPr>
        <w:t>CoO</w:t>
      </w:r>
      <w:r w:rsidRPr="00684F43">
        <w:rPr>
          <w:rFonts w:cs="Times"/>
          <w:noProof/>
          <w:szCs w:val="24"/>
          <w:vertAlign w:val="subscript"/>
        </w:rPr>
        <w:t>3</w:t>
      </w:r>
      <w:r w:rsidRPr="00684F43">
        <w:rPr>
          <w:rFonts w:cs="Times"/>
          <w:noProof/>
          <w:szCs w:val="24"/>
        </w:rPr>
        <w:t xml:space="preserve"> Thin Films.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2007</w:t>
      </w:r>
      <w:r w:rsidRPr="00684F43">
        <w:rPr>
          <w:rFonts w:cs="Times"/>
          <w:noProof/>
          <w:szCs w:val="24"/>
        </w:rPr>
        <w:t xml:space="preserve">, </w:t>
      </w:r>
      <w:r w:rsidRPr="00684F43">
        <w:rPr>
          <w:rFonts w:cs="Times"/>
          <w:i/>
          <w:iCs/>
          <w:noProof/>
          <w:szCs w:val="24"/>
        </w:rPr>
        <w:t>91</w:t>
      </w:r>
      <w:r w:rsidRPr="00684F43">
        <w:rPr>
          <w:rFonts w:cs="Times"/>
          <w:noProof/>
          <w:szCs w:val="24"/>
        </w:rPr>
        <w:t xml:space="preserve"> (17), 172509. https://doi.org/10.1063/1.2803220.</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(27) </w:t>
      </w:r>
      <w:r w:rsidRPr="00684F43">
        <w:rPr>
          <w:rFonts w:cs="Times"/>
          <w:noProof/>
          <w:szCs w:val="24"/>
        </w:rPr>
        <w:tab/>
        <w:t>Miyoshi, S.; Hong, J. O.; Yashiro, K.; Kaimai, A.; Nigara, Y.; Kawamura, K.; Kawada, T.; Mizusaki, J. Lattice Expansion upon Reduction of Perovskite-Type LaMnO</w:t>
      </w:r>
      <w:r w:rsidRPr="00684F43">
        <w:rPr>
          <w:rFonts w:cs="Times"/>
          <w:noProof/>
          <w:szCs w:val="24"/>
          <w:vertAlign w:val="subscript"/>
        </w:rPr>
        <w:t>3</w:t>
      </w:r>
      <w:r w:rsidRPr="00684F43">
        <w:rPr>
          <w:rFonts w:cs="Times"/>
          <w:noProof/>
          <w:szCs w:val="24"/>
        </w:rPr>
        <w:t xml:space="preserve"> with Oxygen-Deficit Nonstoichiometry. </w:t>
      </w:r>
      <w:r w:rsidRPr="00684F43">
        <w:rPr>
          <w:rFonts w:cs="Times"/>
          <w:i/>
          <w:iCs/>
          <w:noProof/>
          <w:szCs w:val="24"/>
        </w:rPr>
        <w:t>Solid State Ionics</w:t>
      </w:r>
      <w:r w:rsidRPr="00684F43">
        <w:rPr>
          <w:rFonts w:cs="Times"/>
          <w:noProof/>
          <w:szCs w:val="24"/>
        </w:rPr>
        <w:t xml:space="preserve"> </w:t>
      </w:r>
      <w:r w:rsidRPr="00684F43">
        <w:rPr>
          <w:rFonts w:cs="Times"/>
          <w:b/>
          <w:bCs/>
          <w:noProof/>
          <w:szCs w:val="24"/>
        </w:rPr>
        <w:t>2003</w:t>
      </w:r>
      <w:r w:rsidRPr="00684F43">
        <w:rPr>
          <w:rFonts w:cs="Times"/>
          <w:noProof/>
          <w:szCs w:val="24"/>
        </w:rPr>
        <w:t xml:space="preserve">, </w:t>
      </w:r>
      <w:r w:rsidRPr="00684F43">
        <w:rPr>
          <w:rFonts w:cs="Times"/>
          <w:i/>
          <w:iCs/>
          <w:noProof/>
          <w:szCs w:val="24"/>
        </w:rPr>
        <w:t>161</w:t>
      </w:r>
      <w:r w:rsidRPr="00684F43">
        <w:rPr>
          <w:rFonts w:cs="Times"/>
          <w:noProof/>
          <w:szCs w:val="24"/>
        </w:rPr>
        <w:t xml:space="preserve"> (3–4), 209–217. </w:t>
      </w:r>
      <w:r w:rsidRPr="00684F43">
        <w:rPr>
          <w:rFonts w:cs="Times"/>
          <w:noProof/>
          <w:szCs w:val="24"/>
        </w:rPr>
        <w:lastRenderedPageBreak/>
        <w:t>https://doi.org/10.1016/S0167-2738(03)00281-9.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(28) </w:t>
      </w:r>
      <w:r w:rsidRPr="00684F43">
        <w:rPr>
          <w:rFonts w:cs="Times"/>
          <w:noProof/>
          <w:szCs w:val="24"/>
        </w:rPr>
        <w:tab/>
        <w:t xml:space="preserve">Ramesh, R.; Hwang, D. M.; Venkatesan, T.; Ravi, T. S.; Nazar, L.; Inam, A.; Wu, X. D.; Dutta, B.; Thomas, G.; Marshall, A. F.; et al. Direct Observation of Structural Defects in Laser-Deposited Superconducting Y-Ba-Cu-O Thin Films. </w:t>
      </w:r>
      <w:r w:rsidRPr="00684F43">
        <w:rPr>
          <w:rFonts w:cs="Times"/>
          <w:i/>
          <w:iCs/>
          <w:noProof/>
          <w:szCs w:val="24"/>
        </w:rPr>
        <w:t>Science</w:t>
      </w:r>
      <w:r w:rsidRPr="00684F43">
        <w:rPr>
          <w:rFonts w:cs="Times"/>
          <w:noProof/>
          <w:szCs w:val="24"/>
        </w:rPr>
        <w:t xml:space="preserve"> </w:t>
      </w:r>
      <w:r w:rsidRPr="00684F43">
        <w:rPr>
          <w:rFonts w:cs="Times"/>
          <w:b/>
          <w:bCs/>
          <w:noProof/>
          <w:szCs w:val="24"/>
        </w:rPr>
        <w:t>1990</w:t>
      </w:r>
      <w:r w:rsidRPr="00684F43">
        <w:rPr>
          <w:rFonts w:cs="Times"/>
          <w:noProof/>
          <w:szCs w:val="24"/>
        </w:rPr>
        <w:t xml:space="preserve">, </w:t>
      </w:r>
      <w:r w:rsidRPr="00684F43">
        <w:rPr>
          <w:rFonts w:cs="Times"/>
          <w:i/>
          <w:iCs/>
          <w:noProof/>
          <w:szCs w:val="24"/>
        </w:rPr>
        <w:t>247</w:t>
      </w:r>
      <w:r w:rsidRPr="00684F43">
        <w:rPr>
          <w:rFonts w:cs="Times"/>
          <w:noProof/>
          <w:szCs w:val="24"/>
        </w:rPr>
        <w:t xml:space="preserve"> (4938), 57–59. https://doi.org/10.1126/science.247.4938.57.</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(29) </w:t>
      </w:r>
      <w:r w:rsidRPr="00684F43">
        <w:rPr>
          <w:rFonts w:cs="Times"/>
          <w:noProof/>
          <w:szCs w:val="24"/>
        </w:rPr>
        <w:tab/>
        <w:t>Fu, L. F.; Browning, N. D.; Ramadan, W.; Ogale, S. B.; Kundaliya, D. C.; Venkatesan, T. Interface and Defect Structures in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7-δ</w:t>
      </w:r>
      <w:r w:rsidRPr="00684F43">
        <w:rPr>
          <w:rFonts w:cs="Times"/>
          <w:noProof/>
          <w:szCs w:val="24"/>
        </w:rPr>
        <w:t xml:space="preserve"> and Nb:SrTiO</w:t>
      </w:r>
      <w:r w:rsidRPr="00684F43">
        <w:rPr>
          <w:rFonts w:cs="Times"/>
          <w:noProof/>
          <w:szCs w:val="24"/>
          <w:vertAlign w:val="subscript"/>
        </w:rPr>
        <w:t>3</w:t>
      </w:r>
      <w:r w:rsidRPr="00684F43">
        <w:rPr>
          <w:rFonts w:cs="Times"/>
          <w:noProof/>
          <w:szCs w:val="24"/>
        </w:rPr>
        <w:t xml:space="preserve"> Heterojunction. </w:t>
      </w:r>
      <w:r w:rsidRPr="00684F43">
        <w:rPr>
          <w:rFonts w:cs="Times"/>
          <w:i/>
          <w:iCs/>
          <w:noProof/>
          <w:szCs w:val="24"/>
        </w:rPr>
        <w:t>J. Phys. D. Appl. Phys.</w:t>
      </w:r>
      <w:r w:rsidRPr="00684F43">
        <w:rPr>
          <w:rFonts w:cs="Times"/>
          <w:noProof/>
          <w:szCs w:val="24"/>
        </w:rPr>
        <w:t xml:space="preserve"> </w:t>
      </w:r>
      <w:r w:rsidRPr="00684F43">
        <w:rPr>
          <w:rFonts w:cs="Times"/>
          <w:b/>
          <w:bCs/>
          <w:noProof/>
          <w:szCs w:val="24"/>
        </w:rPr>
        <w:t>2007</w:t>
      </w:r>
      <w:r w:rsidRPr="00684F43">
        <w:rPr>
          <w:rFonts w:cs="Times"/>
          <w:noProof/>
          <w:szCs w:val="24"/>
        </w:rPr>
        <w:t xml:space="preserve">, </w:t>
      </w:r>
      <w:r w:rsidRPr="00684F43">
        <w:rPr>
          <w:rFonts w:cs="Times"/>
          <w:i/>
          <w:iCs/>
          <w:noProof/>
          <w:szCs w:val="24"/>
        </w:rPr>
        <w:t>40</w:t>
      </w:r>
      <w:r w:rsidRPr="00684F43">
        <w:rPr>
          <w:rFonts w:cs="Times"/>
          <w:noProof/>
          <w:szCs w:val="24"/>
        </w:rPr>
        <w:t xml:space="preserve"> (1), 187–191. https://doi.org/10.1088/0022-3727/40/1/013.</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(30) </w:t>
      </w:r>
      <w:r w:rsidRPr="00684F43">
        <w:rPr>
          <w:rFonts w:cs="Times"/>
          <w:noProof/>
          <w:szCs w:val="24"/>
        </w:rPr>
        <w:tab/>
        <w:t xml:space="preserve">Ramesh, R.; Hwang, D. M.; Barner, J. B.; Nazar, L.; Ravi, T. S.; Inam, A.; Dutta, B.; Wu, X. D.; Venkatesan, T. Defect Structure of Laser Deposited Y-Ba-Cu-O Thin Films on Single Crystal MgO Substrate. </w:t>
      </w:r>
      <w:r w:rsidRPr="00684F43">
        <w:rPr>
          <w:rFonts w:cs="Times"/>
          <w:i/>
          <w:iCs/>
          <w:noProof/>
          <w:szCs w:val="24"/>
        </w:rPr>
        <w:t>J. Mater. Res.</w:t>
      </w:r>
      <w:r w:rsidRPr="00684F43">
        <w:rPr>
          <w:rFonts w:cs="Times"/>
          <w:noProof/>
          <w:szCs w:val="24"/>
        </w:rPr>
        <w:t xml:space="preserve"> </w:t>
      </w:r>
      <w:r w:rsidRPr="00684F43">
        <w:rPr>
          <w:rFonts w:cs="Times"/>
          <w:b/>
          <w:bCs/>
          <w:noProof/>
          <w:szCs w:val="24"/>
        </w:rPr>
        <w:t>1990</w:t>
      </w:r>
      <w:r w:rsidRPr="00684F43">
        <w:rPr>
          <w:rFonts w:cs="Times"/>
          <w:noProof/>
          <w:szCs w:val="24"/>
        </w:rPr>
        <w:t xml:space="preserve">, </w:t>
      </w:r>
      <w:r w:rsidRPr="00684F43">
        <w:rPr>
          <w:rFonts w:cs="Times"/>
          <w:i/>
          <w:iCs/>
          <w:noProof/>
          <w:szCs w:val="24"/>
        </w:rPr>
        <w:t>5</w:t>
      </w:r>
      <w:r w:rsidRPr="00684F43">
        <w:rPr>
          <w:rFonts w:cs="Times"/>
          <w:noProof/>
          <w:szCs w:val="24"/>
        </w:rPr>
        <w:t xml:space="preserve"> (04), 704–716. https://doi.org/10.1557/JMR.1990.0704.</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(31) </w:t>
      </w:r>
      <w:r w:rsidRPr="00684F43">
        <w:rPr>
          <w:rFonts w:cs="Times"/>
          <w:noProof/>
          <w:szCs w:val="24"/>
        </w:rPr>
        <w:tab/>
        <w:t>Gazquez, J.; Guzman, R.; Mishra, R.; Bartolomé, E.; Salafranca, J.; Magén, C.; Varela, M.; Coll, M.; Palau, A.; Valvidares, S. M.; et al. Emerging Diluted Ferromagnetism in High-T</w:t>
      </w:r>
      <w:r w:rsidRPr="00684F43">
        <w:rPr>
          <w:rFonts w:cs="Times"/>
          <w:noProof/>
          <w:szCs w:val="24"/>
          <w:vertAlign w:val="subscript"/>
        </w:rPr>
        <w:t>c</w:t>
      </w:r>
      <w:r w:rsidRPr="00684F43">
        <w:rPr>
          <w:rFonts w:cs="Times"/>
          <w:noProof/>
          <w:szCs w:val="24"/>
        </w:rPr>
        <w:t xml:space="preserve"> Superconductors Driven by Point Defect Clusters. </w:t>
      </w:r>
      <w:r w:rsidRPr="00684F43">
        <w:rPr>
          <w:rFonts w:cs="Times"/>
          <w:i/>
          <w:iCs/>
          <w:noProof/>
          <w:szCs w:val="24"/>
        </w:rPr>
        <w:t>Adv. Sci.</w:t>
      </w:r>
      <w:r w:rsidRPr="00684F43">
        <w:rPr>
          <w:rFonts w:cs="Times"/>
          <w:noProof/>
          <w:szCs w:val="24"/>
        </w:rPr>
        <w:t xml:space="preserve"> </w:t>
      </w:r>
      <w:r w:rsidRPr="00684F43">
        <w:rPr>
          <w:rFonts w:cs="Times"/>
          <w:b/>
          <w:bCs/>
          <w:noProof/>
          <w:szCs w:val="24"/>
        </w:rPr>
        <w:t>2015</w:t>
      </w:r>
      <w:r w:rsidRPr="00684F43">
        <w:rPr>
          <w:rFonts w:cs="Times"/>
          <w:noProof/>
          <w:szCs w:val="24"/>
        </w:rPr>
        <w:t xml:space="preserve">, </w:t>
      </w:r>
      <w:r w:rsidRPr="00684F43">
        <w:rPr>
          <w:rFonts w:cs="Times"/>
          <w:i/>
          <w:iCs/>
          <w:noProof/>
          <w:szCs w:val="24"/>
        </w:rPr>
        <w:t>3</w:t>
      </w:r>
      <w:r w:rsidRPr="00684F43">
        <w:rPr>
          <w:rFonts w:cs="Times"/>
          <w:noProof/>
          <w:szCs w:val="24"/>
        </w:rPr>
        <w:t xml:space="preserve"> (6), 1–8. https://doi.org/10.1002/advs.201500295.</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(32) </w:t>
      </w:r>
      <w:r w:rsidRPr="00684F43">
        <w:rPr>
          <w:rFonts w:cs="Times"/>
          <w:noProof/>
          <w:szCs w:val="24"/>
        </w:rPr>
        <w:tab/>
        <w:t>Cava, R. J.; Batlogg, B.; van Dover, R. B.; Murphy, D. W.; Sunshine, S.; Siegrist, T.; Remeika, J. P.; Rietman, E. A.; Zahurak, S.; Espinosa, G. P. Bulk Superconductivity at 91 K in Single-Phase Oxygen-Deficient Perovskite Ba</w:t>
      </w:r>
      <w:r w:rsidRPr="00684F43">
        <w:rPr>
          <w:rFonts w:cs="Times"/>
          <w:noProof/>
          <w:szCs w:val="24"/>
          <w:vertAlign w:val="subscript"/>
        </w:rPr>
        <w:t>2</w:t>
      </w:r>
      <w:r w:rsidRPr="00684F43">
        <w:rPr>
          <w:rFonts w:cs="Times"/>
          <w:noProof/>
          <w:szCs w:val="24"/>
        </w:rPr>
        <w:t>YCu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9-δ</w:t>
      </w:r>
      <w:r w:rsidRPr="00684F43">
        <w:rPr>
          <w:rFonts w:cs="Times"/>
          <w:noProof/>
          <w:szCs w:val="24"/>
        </w:rPr>
        <w:t xml:space="preserve">. </w:t>
      </w:r>
      <w:r w:rsidRPr="00684F43">
        <w:rPr>
          <w:rFonts w:cs="Times"/>
          <w:i/>
          <w:iCs/>
          <w:noProof/>
          <w:szCs w:val="24"/>
        </w:rPr>
        <w:t>Phys. Rev. Lett.</w:t>
      </w:r>
      <w:r w:rsidRPr="00684F43">
        <w:rPr>
          <w:rFonts w:cs="Times"/>
          <w:noProof/>
          <w:szCs w:val="24"/>
        </w:rPr>
        <w:t xml:space="preserve"> </w:t>
      </w:r>
      <w:r w:rsidRPr="00684F43">
        <w:rPr>
          <w:rFonts w:cs="Times"/>
          <w:b/>
          <w:bCs/>
          <w:noProof/>
          <w:szCs w:val="24"/>
        </w:rPr>
        <w:t>1987</w:t>
      </w:r>
      <w:r w:rsidRPr="00684F43">
        <w:rPr>
          <w:rFonts w:cs="Times"/>
          <w:noProof/>
          <w:szCs w:val="24"/>
        </w:rPr>
        <w:t xml:space="preserve">, </w:t>
      </w:r>
      <w:r w:rsidRPr="00684F43">
        <w:rPr>
          <w:rFonts w:cs="Times"/>
          <w:i/>
          <w:iCs/>
          <w:noProof/>
          <w:szCs w:val="24"/>
        </w:rPr>
        <w:t>58</w:t>
      </w:r>
      <w:r w:rsidRPr="00684F43">
        <w:rPr>
          <w:rFonts w:cs="Times"/>
          <w:noProof/>
          <w:szCs w:val="24"/>
        </w:rPr>
        <w:t xml:space="preserve"> (16), 1676–1679. https://doi.org/10.1103/PhysRevLett.58.1676.</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(33) </w:t>
      </w:r>
      <w:r w:rsidRPr="00684F43">
        <w:rPr>
          <w:rFonts w:cs="Times"/>
          <w:noProof/>
          <w:szCs w:val="24"/>
        </w:rPr>
        <w:tab/>
        <w:t>Morris, D. E.; Asmar, N. G.; Wei, J. Y. T.; Nickel, J. H.; Sid, R. L.; Scott, J. S.; Post, J. E. Synthesis and Properties of the 2:4:7 Superconductors R</w:t>
      </w:r>
      <w:r w:rsidRPr="00684F43">
        <w:rPr>
          <w:rFonts w:cs="Times"/>
          <w:noProof/>
          <w:szCs w:val="24"/>
          <w:vertAlign w:val="subscript"/>
        </w:rPr>
        <w:t>2</w:t>
      </w:r>
      <w:r w:rsidRPr="00684F43">
        <w:rPr>
          <w:rFonts w:cs="Times"/>
          <w:noProof/>
          <w:szCs w:val="24"/>
        </w:rPr>
        <w:t>Ba</w:t>
      </w:r>
      <w:r w:rsidRPr="00684F43">
        <w:rPr>
          <w:rFonts w:cs="Times"/>
          <w:noProof/>
          <w:szCs w:val="24"/>
          <w:vertAlign w:val="subscript"/>
        </w:rPr>
        <w:t>4</w:t>
      </w:r>
      <w:r w:rsidRPr="00684F43">
        <w:rPr>
          <w:rFonts w:cs="Times"/>
          <w:noProof/>
          <w:szCs w:val="24"/>
        </w:rPr>
        <w:t>Cu</w:t>
      </w:r>
      <w:r w:rsidRPr="00684F43">
        <w:rPr>
          <w:rFonts w:cs="Times"/>
          <w:noProof/>
          <w:szCs w:val="24"/>
          <w:vertAlign w:val="subscript"/>
        </w:rPr>
        <w:t>7</w:t>
      </w:r>
      <w:r w:rsidRPr="00684F43">
        <w:rPr>
          <w:rFonts w:cs="Times"/>
          <w:noProof/>
          <w:szCs w:val="24"/>
        </w:rPr>
        <w:t>O</w:t>
      </w:r>
      <w:r w:rsidRPr="00684F43">
        <w:rPr>
          <w:rFonts w:cs="Times"/>
          <w:noProof/>
          <w:szCs w:val="24"/>
          <w:vertAlign w:val="subscript"/>
        </w:rPr>
        <w:t>15-x</w:t>
      </w:r>
      <w:r w:rsidRPr="00684F43">
        <w:rPr>
          <w:rFonts w:cs="Times"/>
          <w:noProof/>
          <w:szCs w:val="24"/>
        </w:rPr>
        <w:t xml:space="preserve"> (R=Y, Eu, Gd, Dy, Ho, Er). </w:t>
      </w:r>
      <w:r w:rsidRPr="00684F43">
        <w:rPr>
          <w:rFonts w:cs="Times"/>
          <w:i/>
          <w:iCs/>
          <w:noProof/>
          <w:szCs w:val="24"/>
        </w:rPr>
        <w:t>Phys. Rev. B</w:t>
      </w:r>
      <w:r w:rsidRPr="00684F43">
        <w:rPr>
          <w:rFonts w:cs="Times"/>
          <w:noProof/>
          <w:szCs w:val="24"/>
        </w:rPr>
        <w:t xml:space="preserve"> </w:t>
      </w:r>
      <w:r w:rsidRPr="00684F43">
        <w:rPr>
          <w:rFonts w:cs="Times"/>
          <w:b/>
          <w:bCs/>
          <w:noProof/>
          <w:szCs w:val="24"/>
        </w:rPr>
        <w:t>1989</w:t>
      </w:r>
      <w:r w:rsidRPr="00684F43">
        <w:rPr>
          <w:rFonts w:cs="Times"/>
          <w:noProof/>
          <w:szCs w:val="24"/>
        </w:rPr>
        <w:t xml:space="preserve">, </w:t>
      </w:r>
      <w:r w:rsidRPr="00684F43">
        <w:rPr>
          <w:rFonts w:cs="Times"/>
          <w:i/>
          <w:iCs/>
          <w:noProof/>
          <w:szCs w:val="24"/>
        </w:rPr>
        <w:t>40</w:t>
      </w:r>
      <w:r w:rsidRPr="00684F43">
        <w:rPr>
          <w:rFonts w:cs="Times"/>
          <w:noProof/>
          <w:szCs w:val="24"/>
        </w:rPr>
        <w:t xml:space="preserve"> (16), 11406–11409. https://doi.org/10.1103/PhysRevB.40.11406.</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(34) </w:t>
      </w:r>
      <w:r w:rsidRPr="00684F43">
        <w:rPr>
          <w:rFonts w:cs="Times"/>
          <w:noProof/>
          <w:szCs w:val="24"/>
        </w:rPr>
        <w:tab/>
        <w:t xml:space="preserve">Morris, D. E.; Nickel, J. H.; Wei, J. Y. T.; Asmar, N. G.; Scott, J. S.; Scheven, U. M.; Hultgren, C. T.; Markelz, A. G.; Post, J. E.; Heaney, P. J.; et al. Eight New High-Temperature Superconductors with the 1:2:4 Structure. </w:t>
      </w:r>
      <w:r w:rsidRPr="00684F43">
        <w:rPr>
          <w:rFonts w:cs="Times"/>
          <w:i/>
          <w:iCs/>
          <w:noProof/>
          <w:szCs w:val="24"/>
        </w:rPr>
        <w:t>Phys. Rev. B</w:t>
      </w:r>
      <w:r w:rsidRPr="00684F43">
        <w:rPr>
          <w:rFonts w:cs="Times"/>
          <w:noProof/>
          <w:szCs w:val="24"/>
        </w:rPr>
        <w:t xml:space="preserve"> </w:t>
      </w:r>
      <w:r w:rsidRPr="00684F43">
        <w:rPr>
          <w:rFonts w:cs="Times"/>
          <w:b/>
          <w:bCs/>
          <w:noProof/>
          <w:szCs w:val="24"/>
        </w:rPr>
        <w:t>1989</w:t>
      </w:r>
      <w:r w:rsidRPr="00684F43">
        <w:rPr>
          <w:rFonts w:cs="Times"/>
          <w:noProof/>
          <w:szCs w:val="24"/>
        </w:rPr>
        <w:t xml:space="preserve">, </w:t>
      </w:r>
      <w:r w:rsidRPr="00684F43">
        <w:rPr>
          <w:rFonts w:cs="Times"/>
          <w:i/>
          <w:iCs/>
          <w:noProof/>
          <w:szCs w:val="24"/>
        </w:rPr>
        <w:t>39</w:t>
      </w:r>
      <w:r w:rsidRPr="00684F43">
        <w:rPr>
          <w:rFonts w:cs="Times"/>
          <w:noProof/>
          <w:szCs w:val="24"/>
        </w:rPr>
        <w:t xml:space="preserve"> (10), 7347–7350. https://doi.org/10.1103/PhysRevB.39.7347.</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(35) </w:t>
      </w:r>
      <w:r w:rsidRPr="00684F43">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2016</w:t>
      </w:r>
      <w:r w:rsidRPr="00684F43">
        <w:rPr>
          <w:rFonts w:cs="Times"/>
          <w:noProof/>
          <w:szCs w:val="24"/>
        </w:rPr>
        <w:t xml:space="preserve">, </w:t>
      </w:r>
      <w:r w:rsidRPr="00684F43">
        <w:rPr>
          <w:rFonts w:cs="Times"/>
          <w:i/>
          <w:iCs/>
          <w:noProof/>
          <w:szCs w:val="24"/>
        </w:rPr>
        <w:t>109</w:t>
      </w:r>
      <w:r w:rsidRPr="00684F43">
        <w:rPr>
          <w:rFonts w:cs="Times"/>
          <w:noProof/>
          <w:szCs w:val="24"/>
        </w:rPr>
        <w:t xml:space="preserve"> (15), 152401. https://doi.org/10.1063/1.4964407.</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(36) </w:t>
      </w:r>
      <w:r w:rsidRPr="00684F43">
        <w:rPr>
          <w:rFonts w:cs="Times"/>
          <w:noProof/>
          <w:szCs w:val="24"/>
        </w:rPr>
        <w:tab/>
        <w:t xml:space="preserve">Lu, N.; Zhang, P.; Zhang, Q.; Qiao, R.; He, Q.; Li, H. B.; Wang, Y.; Guo, J.; Zhang, D.; Duan, Z.; et al. Electric-Field Control of Tri-State Phase Transformation with a Selective Dual-Ion Switch. </w:t>
      </w:r>
      <w:r w:rsidRPr="00684F43">
        <w:rPr>
          <w:rFonts w:cs="Times"/>
          <w:i/>
          <w:iCs/>
          <w:noProof/>
          <w:szCs w:val="24"/>
        </w:rPr>
        <w:t>Nature</w:t>
      </w:r>
      <w:r w:rsidRPr="00684F43">
        <w:rPr>
          <w:rFonts w:cs="Times"/>
          <w:noProof/>
          <w:szCs w:val="24"/>
        </w:rPr>
        <w:t xml:space="preserve"> </w:t>
      </w:r>
      <w:r w:rsidRPr="00684F43">
        <w:rPr>
          <w:rFonts w:cs="Times"/>
          <w:b/>
          <w:bCs/>
          <w:noProof/>
          <w:szCs w:val="24"/>
        </w:rPr>
        <w:t>2017</w:t>
      </w:r>
      <w:r w:rsidRPr="00684F43">
        <w:rPr>
          <w:rFonts w:cs="Times"/>
          <w:noProof/>
          <w:szCs w:val="24"/>
        </w:rPr>
        <w:t xml:space="preserve">, </w:t>
      </w:r>
      <w:r w:rsidRPr="00684F43">
        <w:rPr>
          <w:rFonts w:cs="Times"/>
          <w:i/>
          <w:iCs/>
          <w:noProof/>
          <w:szCs w:val="24"/>
        </w:rPr>
        <w:t>546</w:t>
      </w:r>
      <w:r w:rsidRPr="00684F43">
        <w:rPr>
          <w:rFonts w:cs="Times"/>
          <w:noProof/>
          <w:szCs w:val="24"/>
        </w:rPr>
        <w:t xml:space="preserve"> (7656), 124–128. https://doi.org/10.1038/nature22389.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(37) </w:t>
      </w:r>
      <w:r w:rsidRPr="00684F43">
        <w:rPr>
          <w:rFonts w:cs="Times"/>
          <w:noProof/>
          <w:szCs w:val="24"/>
        </w:rPr>
        <w:tab/>
        <w:t>Nücker, N.; Pellegrin, E.; Schweiss, P.; Fink, J.; Molodtsov, S. L.; Simmons, C. T.; Kaindl, G.; Frentrup, W.; Erb, A.; Müller-Vogt, G. Site-Specific and Doping-Dependent Electronic Structure of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x</w:t>
      </w:r>
      <w:r w:rsidRPr="00684F43">
        <w:rPr>
          <w:rFonts w:cs="Times"/>
          <w:noProof/>
          <w:szCs w:val="24"/>
        </w:rPr>
        <w:t xml:space="preserve"> Probed by O 1s and Cu 2p x-Ray-Absorption </w:t>
      </w:r>
      <w:r w:rsidRPr="00684F43">
        <w:rPr>
          <w:rFonts w:cs="Times"/>
          <w:noProof/>
          <w:szCs w:val="24"/>
        </w:rPr>
        <w:lastRenderedPageBreak/>
        <w:t xml:space="preserve">Spectroscopy. </w:t>
      </w:r>
      <w:r w:rsidRPr="00684F43">
        <w:rPr>
          <w:rFonts w:cs="Times"/>
          <w:i/>
          <w:iCs/>
          <w:noProof/>
          <w:szCs w:val="24"/>
        </w:rPr>
        <w:t>Phys. Rev. B</w:t>
      </w:r>
      <w:r w:rsidRPr="00684F43">
        <w:rPr>
          <w:rFonts w:cs="Times"/>
          <w:noProof/>
          <w:szCs w:val="24"/>
        </w:rPr>
        <w:t xml:space="preserve"> </w:t>
      </w:r>
      <w:r w:rsidRPr="00684F43">
        <w:rPr>
          <w:rFonts w:cs="Times"/>
          <w:b/>
          <w:bCs/>
          <w:noProof/>
          <w:szCs w:val="24"/>
        </w:rPr>
        <w:t>1995</w:t>
      </w:r>
      <w:r w:rsidRPr="00684F43">
        <w:rPr>
          <w:rFonts w:cs="Times"/>
          <w:noProof/>
          <w:szCs w:val="24"/>
        </w:rPr>
        <w:t xml:space="preserve">, </w:t>
      </w:r>
      <w:r w:rsidRPr="00684F43">
        <w:rPr>
          <w:rFonts w:cs="Times"/>
          <w:i/>
          <w:iCs/>
          <w:noProof/>
          <w:szCs w:val="24"/>
        </w:rPr>
        <w:t>51</w:t>
      </w:r>
      <w:r w:rsidRPr="00684F43">
        <w:rPr>
          <w:rFonts w:cs="Times"/>
          <w:noProof/>
          <w:szCs w:val="24"/>
        </w:rPr>
        <w:t xml:space="preserve"> (13), 8529–8542. https://doi.org/10.1103/PhysRevB.51.8529.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(38) </w:t>
      </w:r>
      <w:r w:rsidRPr="00684F43">
        <w:rPr>
          <w:rFonts w:cs="Times"/>
          <w:noProof/>
          <w:szCs w:val="24"/>
        </w:rPr>
        <w:tab/>
        <w:t>Bianconi, A.; Congiu Castellano, A.; De Santis, M.; Delogu, P.; Gargano, A.; Giorgi, R. Localization of Cu 3d Levels in the High T</w:t>
      </w:r>
      <w:r w:rsidRPr="00684F43">
        <w:rPr>
          <w:rFonts w:cs="Times"/>
          <w:noProof/>
          <w:szCs w:val="24"/>
          <w:vertAlign w:val="subscript"/>
        </w:rPr>
        <w:t>c</w:t>
      </w:r>
      <w:r w:rsidRPr="00684F43">
        <w:rPr>
          <w:rFonts w:cs="Times"/>
          <w:noProof/>
          <w:szCs w:val="24"/>
        </w:rPr>
        <w:t xml:space="preserve"> Superconductor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w:t>
      </w:r>
      <w:r w:rsidRPr="00684F43">
        <w:rPr>
          <w:rFonts w:cs="Times"/>
          <w:noProof/>
          <w:szCs w:val="24"/>
        </w:rPr>
        <w:t xml:space="preserve"> by Cu 2p X-Ray Photoelectron Spectroscopy. </w:t>
      </w:r>
      <w:r w:rsidRPr="00684F43">
        <w:rPr>
          <w:rFonts w:cs="Times"/>
          <w:i/>
          <w:iCs/>
          <w:noProof/>
          <w:szCs w:val="24"/>
        </w:rPr>
        <w:t>Solid State Commun.</w:t>
      </w:r>
      <w:r w:rsidRPr="00684F43">
        <w:rPr>
          <w:rFonts w:cs="Times"/>
          <w:noProof/>
          <w:szCs w:val="24"/>
        </w:rPr>
        <w:t xml:space="preserve"> </w:t>
      </w:r>
      <w:r w:rsidRPr="00684F43">
        <w:rPr>
          <w:rFonts w:cs="Times"/>
          <w:b/>
          <w:bCs/>
          <w:noProof/>
          <w:szCs w:val="24"/>
        </w:rPr>
        <w:t>1987</w:t>
      </w:r>
      <w:r w:rsidRPr="00684F43">
        <w:rPr>
          <w:rFonts w:cs="Times"/>
          <w:noProof/>
          <w:szCs w:val="24"/>
        </w:rPr>
        <w:t xml:space="preserve">, </w:t>
      </w:r>
      <w:r w:rsidRPr="00684F43">
        <w:rPr>
          <w:rFonts w:cs="Times"/>
          <w:i/>
          <w:iCs/>
          <w:noProof/>
          <w:szCs w:val="24"/>
        </w:rPr>
        <w:t>63</w:t>
      </w:r>
      <w:r w:rsidRPr="00684F43">
        <w:rPr>
          <w:rFonts w:cs="Times"/>
          <w:noProof/>
          <w:szCs w:val="24"/>
        </w:rPr>
        <w:t xml:space="preserve"> (12), 1135–1139. https://doi.org/10.1016/0038-1098(87)91063-5.</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(39) </w:t>
      </w:r>
      <w:r w:rsidRPr="00684F43">
        <w:rPr>
          <w:rFonts w:cs="Times"/>
          <w:noProof/>
          <w:szCs w:val="24"/>
        </w:rPr>
        <w:tab/>
        <w:t xml:space="preserve">Aprili, M.; Covington, M.; Paraoanu, E.; Niedermeier, B.; Greene, L. H. Tunneling Spectroscopy of the Quasiparticle Andreev Bound State in Ion-Irradiated YBa2Cu3O7-δ/Pb Junctions. </w:t>
      </w:r>
      <w:r w:rsidRPr="00684F43">
        <w:rPr>
          <w:rFonts w:cs="Times"/>
          <w:i/>
          <w:iCs/>
          <w:noProof/>
          <w:szCs w:val="24"/>
        </w:rPr>
        <w:t>Phys. Rev. B</w:t>
      </w:r>
      <w:r w:rsidRPr="00684F43">
        <w:rPr>
          <w:rFonts w:cs="Times"/>
          <w:noProof/>
          <w:szCs w:val="24"/>
        </w:rPr>
        <w:t xml:space="preserve"> </w:t>
      </w:r>
      <w:r w:rsidRPr="00684F43">
        <w:rPr>
          <w:rFonts w:cs="Times"/>
          <w:b/>
          <w:bCs/>
          <w:noProof/>
          <w:szCs w:val="24"/>
        </w:rPr>
        <w:t>1998</w:t>
      </w:r>
      <w:r w:rsidRPr="00684F43">
        <w:rPr>
          <w:rFonts w:cs="Times"/>
          <w:noProof/>
          <w:szCs w:val="24"/>
        </w:rPr>
        <w:t xml:space="preserve">, </w:t>
      </w:r>
      <w:r w:rsidRPr="00684F43">
        <w:rPr>
          <w:rFonts w:cs="Times"/>
          <w:i/>
          <w:iCs/>
          <w:noProof/>
          <w:szCs w:val="24"/>
        </w:rPr>
        <w:t>57</w:t>
      </w:r>
      <w:r w:rsidRPr="00684F43">
        <w:rPr>
          <w:rFonts w:cs="Times"/>
          <w:noProof/>
          <w:szCs w:val="24"/>
        </w:rPr>
        <w:t xml:space="preserve"> (14), R8139--R8142. https://doi.org/10.1103/PhysRevB.57.R8139.</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(40) </w:t>
      </w:r>
      <w:r w:rsidRPr="00684F43">
        <w:rPr>
          <w:rFonts w:cs="Times"/>
          <w:noProof/>
          <w:szCs w:val="24"/>
        </w:rPr>
        <w:tab/>
        <w:t>Cybart, S. A.; Anton, S. M.; Wu, S. M.; Clarke, J.; Dynes, R. C. Very Large Scale Integration of Nanopatterned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7−δ</w:t>
      </w:r>
      <w:r w:rsidRPr="00684F43">
        <w:rPr>
          <w:rFonts w:cs="Times"/>
          <w:noProof/>
          <w:szCs w:val="24"/>
        </w:rPr>
        <w:t xml:space="preserve"> Josephson Junctions in a Two-Dimensional Array. </w:t>
      </w:r>
      <w:r w:rsidRPr="00684F43">
        <w:rPr>
          <w:rFonts w:cs="Times"/>
          <w:i/>
          <w:iCs/>
          <w:noProof/>
          <w:szCs w:val="24"/>
        </w:rPr>
        <w:t>Nano Lett.</w:t>
      </w:r>
      <w:r w:rsidRPr="00684F43">
        <w:rPr>
          <w:rFonts w:cs="Times"/>
          <w:noProof/>
          <w:szCs w:val="24"/>
        </w:rPr>
        <w:t xml:space="preserve"> </w:t>
      </w:r>
      <w:r w:rsidRPr="00684F43">
        <w:rPr>
          <w:rFonts w:cs="Times"/>
          <w:b/>
          <w:bCs/>
          <w:noProof/>
          <w:szCs w:val="24"/>
        </w:rPr>
        <w:t>2009</w:t>
      </w:r>
      <w:r w:rsidRPr="00684F43">
        <w:rPr>
          <w:rFonts w:cs="Times"/>
          <w:noProof/>
          <w:szCs w:val="24"/>
        </w:rPr>
        <w:t xml:space="preserve">, </w:t>
      </w:r>
      <w:r w:rsidRPr="00684F43">
        <w:rPr>
          <w:rFonts w:cs="Times"/>
          <w:i/>
          <w:iCs/>
          <w:noProof/>
          <w:szCs w:val="24"/>
        </w:rPr>
        <w:t>9</w:t>
      </w:r>
      <w:r w:rsidRPr="00684F43">
        <w:rPr>
          <w:rFonts w:cs="Times"/>
          <w:noProof/>
          <w:szCs w:val="24"/>
        </w:rPr>
        <w:t xml:space="preserve"> (10), 3581–3585. https://doi.org/10.1021/nl901785j.</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(41) </w:t>
      </w:r>
      <w:r w:rsidRPr="00684F43">
        <w:rPr>
          <w:rFonts w:cs="Times"/>
          <w:noProof/>
          <w:szCs w:val="24"/>
        </w:rPr>
        <w:tab/>
        <w:t>Cybart, S. A.; Cho, E. Y.; Wong, T. J.; Wehlin, B. H.; Ma, M. K.; Huynh, C.; Dynes, R. C. Nano Josephson Superconducting Tunnel Junctions in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7−δ</w:t>
      </w:r>
      <w:r w:rsidRPr="00684F43">
        <w:rPr>
          <w:rFonts w:cs="Times"/>
          <w:noProof/>
          <w:szCs w:val="24"/>
        </w:rPr>
        <w:t xml:space="preserve"> Directly Patterned with a Focused Helium Ion Beam. </w:t>
      </w:r>
      <w:r w:rsidRPr="00684F43">
        <w:rPr>
          <w:rFonts w:cs="Times"/>
          <w:i/>
          <w:iCs/>
          <w:noProof/>
          <w:szCs w:val="24"/>
        </w:rPr>
        <w:t>Nat. Nanotechnol.</w:t>
      </w:r>
      <w:r w:rsidRPr="00684F43">
        <w:rPr>
          <w:rFonts w:cs="Times"/>
          <w:noProof/>
          <w:szCs w:val="24"/>
        </w:rPr>
        <w:t xml:space="preserve"> </w:t>
      </w:r>
      <w:r w:rsidRPr="00684F43">
        <w:rPr>
          <w:rFonts w:cs="Times"/>
          <w:b/>
          <w:bCs/>
          <w:noProof/>
          <w:szCs w:val="24"/>
        </w:rPr>
        <w:t>2015</w:t>
      </w:r>
      <w:r w:rsidRPr="00684F43">
        <w:rPr>
          <w:rFonts w:cs="Times"/>
          <w:noProof/>
          <w:szCs w:val="24"/>
        </w:rPr>
        <w:t xml:space="preserve">, </w:t>
      </w:r>
      <w:r w:rsidRPr="00684F43">
        <w:rPr>
          <w:rFonts w:cs="Times"/>
          <w:i/>
          <w:iCs/>
          <w:noProof/>
          <w:szCs w:val="24"/>
        </w:rPr>
        <w:t>10</w:t>
      </w:r>
      <w:r w:rsidRPr="00684F43">
        <w:rPr>
          <w:rFonts w:cs="Times"/>
          <w:noProof/>
          <w:szCs w:val="24"/>
        </w:rPr>
        <w:t xml:space="preserve"> (7), 598–602. https://doi.org/10.1038/nnano.2015.76.</w:t>
      </w:r>
    </w:p>
    <w:p w:rsidR="00684F43" w:rsidRPr="00684F43" w:rsidRDefault="00684F43" w:rsidP="00684F43">
      <w:pPr>
        <w:widowControl w:val="0"/>
        <w:autoSpaceDE w:val="0"/>
        <w:autoSpaceDN w:val="0"/>
        <w:adjustRightInd w:val="0"/>
        <w:spacing w:after="240"/>
        <w:ind w:left="640" w:hanging="640"/>
        <w:rPr>
          <w:rFonts w:cs="Times"/>
          <w:noProof/>
          <w:szCs w:val="24"/>
        </w:rPr>
      </w:pPr>
      <w:r w:rsidRPr="00684F43">
        <w:rPr>
          <w:rFonts w:cs="Times"/>
          <w:noProof/>
          <w:szCs w:val="24"/>
        </w:rPr>
        <w:t xml:space="preserve">(42) </w:t>
      </w:r>
      <w:r w:rsidRPr="00684F43">
        <w:rPr>
          <w:rFonts w:cs="Times"/>
          <w:noProof/>
          <w:szCs w:val="24"/>
        </w:rPr>
        <w:tab/>
        <w:t>Cho, E. Y.; Ma, M. K.; Huynh, C.; Pratt, K.; Paulson, D. N.; Glyantsev, V. N.; Dynes, R. C.; Cybart, S. A. YBa</w:t>
      </w:r>
      <w:r w:rsidRPr="00684F43">
        <w:rPr>
          <w:rFonts w:cs="Times"/>
          <w:noProof/>
          <w:szCs w:val="24"/>
          <w:vertAlign w:val="subscript"/>
        </w:rPr>
        <w:t>2</w:t>
      </w:r>
      <w:r w:rsidRPr="00684F43">
        <w:rPr>
          <w:rFonts w:cs="Times"/>
          <w:noProof/>
          <w:szCs w:val="24"/>
        </w:rPr>
        <w:t>Cu</w:t>
      </w:r>
      <w:r w:rsidRPr="00684F43">
        <w:rPr>
          <w:rFonts w:cs="Times"/>
          <w:noProof/>
          <w:szCs w:val="24"/>
          <w:vertAlign w:val="subscript"/>
        </w:rPr>
        <w:t>3</w:t>
      </w:r>
      <w:r w:rsidRPr="00684F43">
        <w:rPr>
          <w:rFonts w:cs="Times"/>
          <w:noProof/>
          <w:szCs w:val="24"/>
        </w:rPr>
        <w:t>O</w:t>
      </w:r>
      <w:r w:rsidRPr="00684F43">
        <w:rPr>
          <w:rFonts w:cs="Times"/>
          <w:noProof/>
          <w:szCs w:val="24"/>
          <w:vertAlign w:val="subscript"/>
        </w:rPr>
        <w:t>7−δ</w:t>
      </w:r>
      <w:r w:rsidRPr="00684F43">
        <w:rPr>
          <w:rFonts w:cs="Times"/>
          <w:noProof/>
          <w:szCs w:val="24"/>
        </w:rPr>
        <w:t xml:space="preserve"> Superconducting Quantum Interference Devices with Metallic to Insulating Barriers Written with a Focused Helium Ion Beam. </w:t>
      </w:r>
      <w:r w:rsidRPr="00684F43">
        <w:rPr>
          <w:rFonts w:cs="Times"/>
          <w:i/>
          <w:iCs/>
          <w:noProof/>
          <w:szCs w:val="24"/>
        </w:rPr>
        <w:t>Appl. Phys. Lett.</w:t>
      </w:r>
      <w:r w:rsidRPr="00684F43">
        <w:rPr>
          <w:rFonts w:cs="Times"/>
          <w:noProof/>
          <w:szCs w:val="24"/>
        </w:rPr>
        <w:t xml:space="preserve"> </w:t>
      </w:r>
      <w:r w:rsidRPr="00684F43">
        <w:rPr>
          <w:rFonts w:cs="Times"/>
          <w:b/>
          <w:bCs/>
          <w:noProof/>
          <w:szCs w:val="24"/>
        </w:rPr>
        <w:t>2015</w:t>
      </w:r>
      <w:r w:rsidRPr="00684F43">
        <w:rPr>
          <w:rFonts w:cs="Times"/>
          <w:noProof/>
          <w:szCs w:val="24"/>
        </w:rPr>
        <w:t xml:space="preserve">, </w:t>
      </w:r>
      <w:r w:rsidRPr="00684F43">
        <w:rPr>
          <w:rFonts w:cs="Times"/>
          <w:i/>
          <w:iCs/>
          <w:noProof/>
          <w:szCs w:val="24"/>
        </w:rPr>
        <w:t>106</w:t>
      </w:r>
      <w:r w:rsidRPr="00684F43">
        <w:rPr>
          <w:rFonts w:cs="Times"/>
          <w:noProof/>
          <w:szCs w:val="24"/>
        </w:rPr>
        <w:t xml:space="preserve"> (25), 252601. https://doi.org/10.1063/1.4922640.</w:t>
      </w:r>
    </w:p>
    <w:p w:rsidR="00684F43" w:rsidRPr="00684F43" w:rsidRDefault="00684F43" w:rsidP="00684F43">
      <w:pPr>
        <w:widowControl w:val="0"/>
        <w:autoSpaceDE w:val="0"/>
        <w:autoSpaceDN w:val="0"/>
        <w:adjustRightInd w:val="0"/>
        <w:spacing w:after="240"/>
        <w:ind w:left="640" w:hanging="640"/>
        <w:rPr>
          <w:rFonts w:cs="Times"/>
          <w:noProof/>
        </w:rPr>
      </w:pPr>
      <w:r w:rsidRPr="00684F43">
        <w:rPr>
          <w:rFonts w:cs="Times"/>
          <w:noProof/>
          <w:szCs w:val="24"/>
        </w:rPr>
        <w:t xml:space="preserve">(43) </w:t>
      </w:r>
      <w:r w:rsidRPr="00684F43">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684F43">
        <w:rPr>
          <w:rFonts w:cs="Times"/>
          <w:i/>
          <w:iCs/>
          <w:noProof/>
          <w:szCs w:val="24"/>
        </w:rPr>
        <w:t>Curr. Opin. Colloid Interface Sci.</w:t>
      </w:r>
      <w:r w:rsidRPr="00684F43">
        <w:rPr>
          <w:rFonts w:cs="Times"/>
          <w:noProof/>
          <w:szCs w:val="24"/>
        </w:rPr>
        <w:t xml:space="preserve"> </w:t>
      </w:r>
      <w:r w:rsidRPr="00684F43">
        <w:rPr>
          <w:rFonts w:cs="Times"/>
          <w:b/>
          <w:bCs/>
          <w:noProof/>
          <w:szCs w:val="24"/>
        </w:rPr>
        <w:t>2012</w:t>
      </w:r>
      <w:r w:rsidRPr="00684F43">
        <w:rPr>
          <w:rFonts w:cs="Times"/>
          <w:noProof/>
          <w:szCs w:val="24"/>
        </w:rPr>
        <w:t xml:space="preserve">, </w:t>
      </w:r>
      <w:r w:rsidRPr="00684F43">
        <w:rPr>
          <w:rFonts w:cs="Times"/>
          <w:i/>
          <w:iCs/>
          <w:noProof/>
          <w:szCs w:val="24"/>
        </w:rPr>
        <w:t>17</w:t>
      </w:r>
      <w:r w:rsidRPr="00684F43">
        <w:rPr>
          <w:rFonts w:cs="Times"/>
          <w:noProof/>
          <w:szCs w:val="24"/>
        </w:rPr>
        <w:t xml:space="preserve"> (1), 44–53. https://doi.org/10.1016/j.cocis.2011.11.001.</w:t>
      </w:r>
    </w:p>
    <w:p w:rsidR="00BA6DCD" w:rsidRDefault="00BA6DCD" w:rsidP="00BA6DCD">
      <w:pPr>
        <w:pStyle w:val="SNSynopsisTOC"/>
        <w:spacing w:after="240" w:line="240" w:lineRule="auto"/>
        <w:jc w:val="left"/>
      </w:pPr>
      <w:r>
        <w:fldChar w:fldCharType="end"/>
      </w:r>
    </w:p>
    <w:p w:rsidR="00A74256" w:rsidRDefault="00A74256">
      <w:pPr>
        <w:spacing w:after="0"/>
        <w:jc w:val="left"/>
        <w:rPr>
          <w:rFonts w:ascii="Times New Roman" w:hAnsi="Times New Roman"/>
          <w:szCs w:val="24"/>
        </w:rPr>
      </w:pPr>
      <w:r>
        <w:rPr>
          <w:rFonts w:ascii="Times New Roman" w:hAnsi="Times New Roman"/>
          <w:szCs w:val="24"/>
        </w:rPr>
        <w:br w:type="page"/>
      </w:r>
    </w:p>
    <w:p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rsidR="00982E70" w:rsidRDefault="00982E70" w:rsidP="00AB34C5">
      <w:pPr>
        <w:pStyle w:val="VAFigureCaption"/>
        <w:spacing w:after="240"/>
        <w:jc w:val="left"/>
      </w:pPr>
      <w:r w:rsidRPr="0087198A">
        <w:rPr>
          <w:noProof/>
          <w:lang w:eastAsia="zh-CN"/>
        </w:rPr>
        <w:drawing>
          <wp:inline distT="0" distB="0" distL="0" distR="0" wp14:anchorId="273B7DEB" wp14:editId="305A76FD">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w:ins w:id="11" w:author="Kai Liu" w:date="2019-02-19T00:49:00Z">
        <w:r w:rsidR="00424F67">
          <w:rPr>
            <w:szCs w:val="24"/>
          </w:rPr>
          <w:t>I</w:t>
        </w:r>
      </w:ins>
      <w:r w:rsidRPr="00654186">
        <w:rPr>
          <w:szCs w:val="24"/>
        </w:rPr>
        <w:t>ntegrated RSMs</w:t>
      </w:r>
      <w:r w:rsidR="00424F67">
        <w:rPr>
          <w:szCs w:val="24"/>
        </w:rPr>
        <w:t xml:space="preserve"> along the </w:t>
      </w:r>
      <w:r w:rsidR="00424F67" w:rsidRPr="00860841">
        <w:rPr>
          <w:i/>
          <w:szCs w:val="24"/>
        </w:rPr>
        <w:t>L</w:t>
      </w:r>
      <w:r w:rsidR="00424F67">
        <w:rPr>
          <w:szCs w:val="24"/>
        </w:rPr>
        <w:t>-index</w:t>
      </w:r>
      <w:r w:rsidRPr="00654186">
        <w:rPr>
          <w:szCs w:val="24"/>
        </w:rPr>
        <w:t xml:space="preserve"> for each sample.</w:t>
      </w:r>
    </w:p>
    <w:p w:rsidR="00654186" w:rsidRDefault="00654186" w:rsidP="00654186">
      <w:pPr>
        <w:spacing w:after="0" w:line="480" w:lineRule="auto"/>
        <w:jc w:val="left"/>
      </w:pPr>
      <w:r>
        <w:br w:type="page"/>
      </w:r>
    </w:p>
    <w:p w:rsidR="00982E70" w:rsidRDefault="00654186" w:rsidP="00AB34C5">
      <w:pPr>
        <w:pStyle w:val="VAFigureCaption"/>
        <w:spacing w:after="240"/>
        <w:jc w:val="left"/>
      </w:pPr>
      <w:r w:rsidRPr="0087198A">
        <w:rPr>
          <w:noProof/>
          <w:lang w:eastAsia="zh-CN"/>
        </w:rPr>
        <w:lastRenderedPageBreak/>
        <w:drawing>
          <wp:inline distT="0" distB="0" distL="0" distR="0" wp14:anchorId="2A12F4A0" wp14:editId="343F647C">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w:t>
      </w:r>
      <w:r w:rsidR="00BB2A9D">
        <w:rPr>
          <w:szCs w:val="24"/>
        </w:rPr>
        <w:t>A</w:t>
      </w:r>
      <w:r w:rsidRPr="00F94A46">
        <w:rPr>
          <w:szCs w:val="24"/>
        </w:rPr>
        <w:t>), as no appreciable magnetic moment was detected in the temperature range measured (to within experimental noise).</w:t>
      </w:r>
    </w:p>
    <w:p w:rsidR="00654186" w:rsidRDefault="00654186" w:rsidP="00654186"/>
    <w:p w:rsidR="00654186" w:rsidRDefault="00654186">
      <w:pPr>
        <w:spacing w:after="0"/>
        <w:jc w:val="left"/>
      </w:pPr>
      <w:r>
        <w:br w:type="page"/>
      </w:r>
    </w:p>
    <w:p w:rsidR="00654186" w:rsidRDefault="00654186" w:rsidP="00654186">
      <w:r w:rsidRPr="0087198A">
        <w:rPr>
          <w:noProof/>
          <w:lang w:eastAsia="zh-CN"/>
        </w:rPr>
        <w:lastRenderedPageBreak/>
        <w:drawing>
          <wp:inline distT="0" distB="0" distL="0" distR="0" wp14:anchorId="4749E220" wp14:editId="7874B32C">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Ti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rsidR="00654186" w:rsidRDefault="00654186" w:rsidP="00654186"/>
    <w:p w:rsidR="00654186" w:rsidRDefault="00654186">
      <w:pPr>
        <w:spacing w:after="0"/>
        <w:jc w:val="left"/>
      </w:pPr>
      <w:r>
        <w:br w:type="page"/>
      </w:r>
    </w:p>
    <w:p w:rsidR="00145825" w:rsidRDefault="00145825">
      <w:pPr>
        <w:spacing w:after="0"/>
        <w:jc w:val="left"/>
        <w:rPr>
          <w:b/>
        </w:rPr>
      </w:pPr>
      <w:r w:rsidRPr="0087198A">
        <w:rPr>
          <w:noProof/>
          <w:lang w:eastAsia="zh-CN"/>
        </w:rPr>
        <w:lastRenderedPageBreak/>
        <w:drawing>
          <wp:inline distT="0" distB="0" distL="0" distR="0" wp14:anchorId="05DA70AD" wp14:editId="28214623">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rsidR="00145825" w:rsidRDefault="00145825">
      <w:pPr>
        <w:spacing w:after="0"/>
        <w:jc w:val="left"/>
        <w:rPr>
          <w:b/>
        </w:rPr>
      </w:pPr>
      <w:r w:rsidRPr="0087198A">
        <w:rPr>
          <w:noProof/>
          <w:lang w:eastAsia="zh-CN"/>
        </w:rPr>
        <w:lastRenderedPageBreak/>
        <w:drawing>
          <wp:inline distT="0" distB="0" distL="0" distR="0" wp14:anchorId="52918C52" wp14:editId="34C10BEB">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sectPr w:rsidR="00654186" w:rsidSect="000B5610">
      <w:footerReference w:type="even" r:id="rId13"/>
      <w:footerReference w:type="default" r:id="rId14"/>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C9B" w:rsidRDefault="006E6C9B">
      <w:r>
        <w:separator/>
      </w:r>
    </w:p>
  </w:endnote>
  <w:endnote w:type="continuationSeparator" w:id="0">
    <w:p w:rsidR="006E6C9B" w:rsidRDefault="006E6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4F67">
      <w:rPr>
        <w:rStyle w:val="PageNumber"/>
        <w:noProof/>
      </w:rPr>
      <w:t>21</w:t>
    </w:r>
    <w:r>
      <w:rPr>
        <w:rStyle w:val="PageNumber"/>
      </w:rPr>
      <w:fldChar w:fldCharType="end"/>
    </w:r>
  </w:p>
  <w:p w:rsidR="00FD137E" w:rsidRDefault="00FD13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C9B" w:rsidRDefault="006E6C9B">
      <w:r>
        <w:separator/>
      </w:r>
    </w:p>
  </w:footnote>
  <w:footnote w:type="continuationSeparator" w:id="0">
    <w:p w:rsidR="006E6C9B" w:rsidRDefault="006E6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1B0"/>
    <w:rsid w:val="000002F2"/>
    <w:rsid w:val="0005660F"/>
    <w:rsid w:val="000702AD"/>
    <w:rsid w:val="000B2EEB"/>
    <w:rsid w:val="000B5610"/>
    <w:rsid w:val="000B681A"/>
    <w:rsid w:val="000C05CC"/>
    <w:rsid w:val="000C7275"/>
    <w:rsid w:val="000E1FCE"/>
    <w:rsid w:val="00136D22"/>
    <w:rsid w:val="00145825"/>
    <w:rsid w:val="00195ACA"/>
    <w:rsid w:val="001A7A90"/>
    <w:rsid w:val="00212B1D"/>
    <w:rsid w:val="00271A02"/>
    <w:rsid w:val="002A53A2"/>
    <w:rsid w:val="002A7493"/>
    <w:rsid w:val="002C3431"/>
    <w:rsid w:val="002E214B"/>
    <w:rsid w:val="0031373B"/>
    <w:rsid w:val="00324128"/>
    <w:rsid w:val="00361E35"/>
    <w:rsid w:val="003664E9"/>
    <w:rsid w:val="003679A1"/>
    <w:rsid w:val="003A42F0"/>
    <w:rsid w:val="003B4AF3"/>
    <w:rsid w:val="003C30AB"/>
    <w:rsid w:val="003E1F76"/>
    <w:rsid w:val="003F545C"/>
    <w:rsid w:val="0040320B"/>
    <w:rsid w:val="00410630"/>
    <w:rsid w:val="00424F67"/>
    <w:rsid w:val="00475FD2"/>
    <w:rsid w:val="004C50AF"/>
    <w:rsid w:val="004E283C"/>
    <w:rsid w:val="004E7185"/>
    <w:rsid w:val="004F3E41"/>
    <w:rsid w:val="005553EF"/>
    <w:rsid w:val="00567E81"/>
    <w:rsid w:val="00591A57"/>
    <w:rsid w:val="005D0C10"/>
    <w:rsid w:val="005D1653"/>
    <w:rsid w:val="005F10EB"/>
    <w:rsid w:val="006455A5"/>
    <w:rsid w:val="00654186"/>
    <w:rsid w:val="00683131"/>
    <w:rsid w:val="00684F43"/>
    <w:rsid w:val="0069182C"/>
    <w:rsid w:val="006A3E34"/>
    <w:rsid w:val="006B236A"/>
    <w:rsid w:val="006B2581"/>
    <w:rsid w:val="006E6C9B"/>
    <w:rsid w:val="007000D9"/>
    <w:rsid w:val="00747701"/>
    <w:rsid w:val="007629D3"/>
    <w:rsid w:val="007851B0"/>
    <w:rsid w:val="00794616"/>
    <w:rsid w:val="007A11AD"/>
    <w:rsid w:val="007A192E"/>
    <w:rsid w:val="007C4CC0"/>
    <w:rsid w:val="008047DE"/>
    <w:rsid w:val="00860841"/>
    <w:rsid w:val="008633FA"/>
    <w:rsid w:val="008655C0"/>
    <w:rsid w:val="008A4D63"/>
    <w:rsid w:val="008D30F9"/>
    <w:rsid w:val="008D53B2"/>
    <w:rsid w:val="00912169"/>
    <w:rsid w:val="0092037A"/>
    <w:rsid w:val="009246AD"/>
    <w:rsid w:val="00982E70"/>
    <w:rsid w:val="009D6D37"/>
    <w:rsid w:val="009F2E7E"/>
    <w:rsid w:val="00A02D62"/>
    <w:rsid w:val="00A17B47"/>
    <w:rsid w:val="00A20EB5"/>
    <w:rsid w:val="00A74256"/>
    <w:rsid w:val="00A764EF"/>
    <w:rsid w:val="00AA7CCA"/>
    <w:rsid w:val="00AB34C5"/>
    <w:rsid w:val="00AF4F6D"/>
    <w:rsid w:val="00AF7F6A"/>
    <w:rsid w:val="00B05A88"/>
    <w:rsid w:val="00B27632"/>
    <w:rsid w:val="00B44641"/>
    <w:rsid w:val="00B7618D"/>
    <w:rsid w:val="00BA6DCD"/>
    <w:rsid w:val="00BB2A9D"/>
    <w:rsid w:val="00BD2C44"/>
    <w:rsid w:val="00C10EE0"/>
    <w:rsid w:val="00C12556"/>
    <w:rsid w:val="00C27D9B"/>
    <w:rsid w:val="00C6170A"/>
    <w:rsid w:val="00C76639"/>
    <w:rsid w:val="00D318E5"/>
    <w:rsid w:val="00D32E24"/>
    <w:rsid w:val="00DD6DBB"/>
    <w:rsid w:val="00E074F2"/>
    <w:rsid w:val="00E40AF4"/>
    <w:rsid w:val="00E91482"/>
    <w:rsid w:val="00E96302"/>
    <w:rsid w:val="00F134F5"/>
    <w:rsid w:val="00F47B85"/>
    <w:rsid w:val="00F54BDD"/>
    <w:rsid w:val="00F5645C"/>
    <w:rsid w:val="00F93D18"/>
    <w:rsid w:val="00F94A46"/>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customStyle="1" w:styleId="UnresolvedMention1">
    <w:name w:val="Unresolved Mention1"/>
    <w:basedOn w:val="DefaultParagraphFont"/>
    <w:uiPriority w:val="99"/>
    <w:semiHidden/>
    <w:unhideWhenUsed/>
    <w:rsid w:val="002A5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ECFE1-412B-48D8-B3EE-31E1FA65A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71</TotalTime>
  <Pages>25</Pages>
  <Words>26917</Words>
  <Characters>153432</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179990</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9</cp:revision>
  <cp:lastPrinted>2019-02-15T21:39:00Z</cp:lastPrinted>
  <dcterms:created xsi:type="dcterms:W3CDTF">2019-02-15T22:07:00Z</dcterms:created>
  <dcterms:modified xsi:type="dcterms:W3CDTF">2019-03-08T08:16:00Z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http://www.zotero.org/styles/nano-letters</vt:lpwstr>
  </property>
  <property fmtid="{D5CDD505-2E9C-101B-9397-08002B2CF9AE}" pid="12" name="Mendeley Recent Style Name 3_1">
    <vt:lpwstr>Nano Letters</vt:lpwstr>
  </property>
  <property fmtid="{D5CDD505-2E9C-101B-9397-08002B2CF9AE}" pid="13" name="Mendeley Recent Style Id 4_1">
    <vt:lpwstr>http://www.zotero.org/styles/nature</vt:lpwstr>
  </property>
  <property fmtid="{D5CDD505-2E9C-101B-9397-08002B2CF9AE}" pid="14" name="Mendeley Recent Style Name 4_1">
    <vt:lpwstr>Nature</vt:lpwstr>
  </property>
  <property fmtid="{D5CDD505-2E9C-101B-9397-08002B2CF9AE}" pid="15" name="Mendeley Recent Style Id 5_1">
    <vt:lpwstr>http://www.zotero.org/styles/physical-review-letters</vt:lpwstr>
  </property>
  <property fmtid="{D5CDD505-2E9C-101B-9397-08002B2CF9AE}" pid="16" name="Mendeley Recent Style Name 5_1">
    <vt:lpwstr>Physical Review Letters</vt:lpwstr>
  </property>
  <property fmtid="{D5CDD505-2E9C-101B-9397-08002B2CF9AE}" pid="17" name="Mendeley Recent Style Id 6_1">
    <vt:lpwstr>http://www.zotero.org/styles/science</vt:lpwstr>
  </property>
  <property fmtid="{D5CDD505-2E9C-101B-9397-08002B2CF9AE}" pid="18" name="Mendeley Recent Style Name 6_1">
    <vt:lpwstr>Science</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