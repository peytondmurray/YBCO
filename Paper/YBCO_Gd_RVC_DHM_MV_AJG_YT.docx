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4E0223BF"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0F3EA832"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16CA34DD" w14:textId="57855EC9" w:rsidR="007B3E9A"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commentRangeStart w:id="5"/>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commentRangeEnd w:id="5"/>
      <w:r w:rsidR="00476425">
        <w:rPr>
          <w:rStyle w:val="CommentReference"/>
          <w:rFonts w:eastAsia="Times New Roman"/>
        </w:rPr>
        <w:commentReference w:id="5"/>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del w:id="6" w:author="pdmurray" w:date="2018-10-23T21:42:00Z">
        <w:r w:rsidR="00A12CE4" w:rsidRPr="0087198A" w:rsidDel="00114FDC">
          <w:rPr>
            <w:sz w:val="24"/>
          </w:rPr>
          <w:delText xml:space="preserve"> </w:delText>
        </w:r>
        <w:r w:rsidR="00351FEB" w:rsidRPr="0087198A" w:rsidDel="00114FDC">
          <w:rPr>
            <w:sz w:val="24"/>
          </w:rPr>
          <w:delText xml:space="preserve">From the </w:delText>
        </w:r>
        <w:r w:rsidR="00BB66B7" w:rsidRPr="0087198A" w:rsidDel="00114FDC">
          <w:rPr>
            <w:sz w:val="24"/>
          </w:rPr>
          <w:delText>full widths at half maximum (FWHMs) of the diffraction peaks</w:delText>
        </w:r>
        <w:r w:rsidR="00351FEB" w:rsidRPr="0087198A" w:rsidDel="00114FDC">
          <w:rPr>
            <w:sz w:val="24"/>
          </w:rPr>
          <w:delText xml:space="preserve">, corrected for the instrument width, the crystallite size </w:delText>
        </w:r>
        <w:r w:rsidR="00232AAB" w:rsidDel="00114FDC">
          <w:rPr>
            <w:sz w:val="24"/>
          </w:rPr>
          <w:delText xml:space="preserve">along the growth axis </w:delText>
        </w:r>
        <w:r w:rsidR="00351FEB" w:rsidRPr="0087198A" w:rsidDel="00114FDC">
          <w:rPr>
            <w:sz w:val="24"/>
          </w:rPr>
          <w:delText>is determined to be 103</w:delText>
        </w:r>
        <w:r w:rsidR="00A44266" w:rsidRPr="0087198A" w:rsidDel="00114FDC">
          <w:rPr>
            <w:sz w:val="24"/>
          </w:rPr>
          <w:delText xml:space="preserve"> </w:delText>
        </w:r>
        <w:r w:rsidR="00351FEB" w:rsidRPr="0087198A" w:rsidDel="00114FDC">
          <w:rPr>
            <w:sz w:val="24"/>
          </w:rPr>
          <w:delText>nm</w:delText>
        </w:r>
        <w:r w:rsidR="00E95DEF" w:rsidRPr="0087198A" w:rsidDel="00114FDC">
          <w:rPr>
            <w:sz w:val="24"/>
          </w:rPr>
          <w:delText xml:space="preserve"> and </w:delText>
        </w:r>
        <w:r w:rsidR="00363535" w:rsidRPr="0087198A" w:rsidDel="00114FDC">
          <w:rPr>
            <w:sz w:val="24"/>
          </w:rPr>
          <w:delText>65</w:delText>
        </w:r>
        <w:r w:rsidR="00A44266" w:rsidRPr="0087198A" w:rsidDel="00114FDC">
          <w:rPr>
            <w:sz w:val="24"/>
          </w:rPr>
          <w:delText xml:space="preserve"> </w:delText>
        </w:r>
        <w:r w:rsidR="00E95DEF" w:rsidRPr="0087198A" w:rsidDel="00114FDC">
          <w:rPr>
            <w:sz w:val="24"/>
          </w:rPr>
          <w:delText>nm</w:delText>
        </w:r>
        <w:r w:rsidR="00351FEB" w:rsidRPr="0087198A" w:rsidDel="00114FDC">
          <w:rPr>
            <w:sz w:val="24"/>
          </w:rPr>
          <w:delText xml:space="preserve"> for the as-grown</w:delText>
        </w:r>
        <w:r w:rsidR="00E95DEF" w:rsidRPr="0087198A" w:rsidDel="00114FDC">
          <w:rPr>
            <w:sz w:val="24"/>
          </w:rPr>
          <w:delText xml:space="preserve"> and</w:delText>
        </w:r>
        <w:r w:rsidR="00DF4817" w:rsidDel="00114FDC">
          <w:rPr>
            <w:sz w:val="24"/>
          </w:rPr>
          <w:delText xml:space="preserv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sidDel="00114FDC">
          <w:rPr>
            <w:sz w:val="24"/>
          </w:rPr>
          <w:delText xml:space="preserve"> 7 nm sample, respectively.</w:delText>
        </w:r>
        <w:r w:rsidR="00A44266" w:rsidRPr="0087198A" w:rsidDel="00114FDC">
          <w:rPr>
            <w:sz w:val="24"/>
          </w:rPr>
          <w:delText xml:space="preserve"> The former is consistent with</w:delText>
        </w:r>
        <w:r w:rsidR="00351FEB" w:rsidRPr="0087198A" w:rsidDel="00114FDC">
          <w:rPr>
            <w:sz w:val="24"/>
          </w:rPr>
          <w:delText xml:space="preserve"> the entire YBCO film thickness</w:delText>
        </w:r>
        <w:r w:rsidR="00A44266" w:rsidRPr="0087198A" w:rsidDel="00114FDC">
          <w:rPr>
            <w:sz w:val="24"/>
          </w:rPr>
          <w:delText xml:space="preserve"> for the as-grown sample, while the latter indicates that </w:delText>
        </w:r>
        <w:r w:rsidR="00351FEB" w:rsidRPr="0087198A" w:rsidDel="00114FDC">
          <w:rPr>
            <w:sz w:val="24"/>
          </w:rPr>
          <w:delText xml:space="preserve">for a </w:delText>
        </w:r>
        <w:r w:rsidR="00A44266" w:rsidRPr="0087198A" w:rsidDel="00114FDC">
          <w:rPr>
            <w:sz w:val="24"/>
          </w:rPr>
          <w:delText>7</w:delText>
        </w:r>
        <w:r w:rsidR="00487B63" w:rsidDel="00114FDC">
          <w:rPr>
            <w:sz w:val="24"/>
          </w:rPr>
          <w:delText xml:space="preserve"> </w:delText>
        </w:r>
        <w:r w:rsidR="00A44266" w:rsidRPr="0087198A" w:rsidDel="00114FDC">
          <w:rPr>
            <w:sz w:val="24"/>
          </w:rPr>
          <w:delText>nm</w:delText>
        </w:r>
        <w:r w:rsidR="00351FEB" w:rsidRPr="0087198A" w:rsidDel="00114FDC">
          <w:rPr>
            <w:sz w:val="24"/>
          </w:rPr>
          <w:delText xml:space="preserve"> Gd capping layer, </w:delText>
        </w:r>
        <w:r w:rsidR="00AA15BC" w:rsidRPr="0087198A" w:rsidDel="00114FDC">
          <w:rPr>
            <w:sz w:val="24"/>
          </w:rPr>
          <w:delText>some structural change and reduction of the crystallite size ha</w:delText>
        </w:r>
        <w:r w:rsidR="00BB66B7" w:rsidRPr="0087198A" w:rsidDel="00114FDC">
          <w:rPr>
            <w:sz w:val="24"/>
          </w:rPr>
          <w:delText>ve</w:delText>
        </w:r>
        <w:r w:rsidR="00AA15BC" w:rsidRPr="0087198A" w:rsidDel="00114FDC">
          <w:rPr>
            <w:sz w:val="24"/>
          </w:rPr>
          <w:delText xml:space="preserve"> occurred. </w:delText>
        </w:r>
        <w:r w:rsidR="00351FEB" w:rsidRPr="0087198A" w:rsidDel="00114FDC">
          <w:rPr>
            <w:sz w:val="24"/>
          </w:rPr>
          <w:delText>However, for the</w:delText>
        </w:r>
        <w:r w:rsidR="00DF4817" w:rsidDel="00114FDC">
          <w:rPr>
            <w:sz w:val="24"/>
          </w:rPr>
          <w:delText xml:space="preserv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sidDel="00114FDC">
          <w:rPr>
            <w:sz w:val="24"/>
          </w:rPr>
          <w:delText xml:space="preserve"> 20 nm sample,</w:delText>
        </w:r>
        <w:r w:rsidR="006C61EB" w:rsidRPr="0087198A" w:rsidDel="00114FDC">
          <w:rPr>
            <w:sz w:val="24"/>
          </w:rPr>
          <w:delText xml:space="preserve"> </w:delText>
        </w:r>
        <w:r w:rsidR="00F521A8" w:rsidRPr="0087198A" w:rsidDel="00114FDC">
          <w:rPr>
            <w:sz w:val="24"/>
          </w:rPr>
          <w:delText xml:space="preserve">a significant shift and broadening of the </w:delText>
        </w:r>
        <m:oMath>
          <m:r>
            <w:rPr>
              <w:rFonts w:ascii="Cambria Math" w:hAnsi="Cambria Math"/>
              <w:sz w:val="24"/>
            </w:rPr>
            <m:t>(00L)</m:t>
          </m:r>
        </m:oMath>
        <w:r w:rsidR="00F521A8" w:rsidRPr="0087198A" w:rsidDel="00114FDC">
          <w:rPr>
            <w:sz w:val="24"/>
          </w:rPr>
          <w:delText xml:space="preserve"> peaks is observed, </w:delText>
        </w:r>
        <w:r w:rsidR="000C10ED" w:rsidRPr="0087198A" w:rsidDel="00114FDC">
          <w:rPr>
            <w:sz w:val="24"/>
          </w:rPr>
          <w:delText>indicating</w:delText>
        </w:r>
        <w:r w:rsidR="00F521A8" w:rsidRPr="0087198A" w:rsidDel="00114FDC">
          <w:rPr>
            <w:sz w:val="24"/>
          </w:rPr>
          <w:delText xml:space="preserve"> </w:delText>
        </w:r>
        <w:r w:rsidR="000A7527" w:rsidRPr="0087198A" w:rsidDel="00114FDC">
          <w:rPr>
            <w:sz w:val="24"/>
          </w:rPr>
          <w:delText xml:space="preserve">further </w:delText>
        </w:r>
        <w:r w:rsidR="000A7527" w:rsidRPr="0087198A" w:rsidDel="00114FDC">
          <w:rPr>
            <w:i/>
            <w:sz w:val="24"/>
          </w:rPr>
          <w:delText>c</w:delText>
        </w:r>
        <w:r w:rsidR="000A7527" w:rsidRPr="0087198A" w:rsidDel="00114FDC">
          <w:rPr>
            <w:sz w:val="24"/>
          </w:rPr>
          <w:delText xml:space="preserve">-axis expansion as well as </w:delText>
        </w:r>
        <w:r w:rsidR="006C61EB" w:rsidRPr="0087198A" w:rsidDel="00114FDC">
          <w:rPr>
            <w:sz w:val="24"/>
          </w:rPr>
          <w:delText xml:space="preserve">modification </w:delText>
        </w:r>
        <w:r w:rsidR="00F521A8" w:rsidRPr="0087198A" w:rsidDel="00114FDC">
          <w:rPr>
            <w:sz w:val="24"/>
          </w:rPr>
          <w:delText>of the crystalline structure</w:delText>
        </w:r>
        <w:r w:rsidR="00F521A8" w:rsidRPr="0087198A" w:rsidDel="00114FDC">
          <w:rPr>
            <w:sz w:val="24"/>
            <w:szCs w:val="24"/>
          </w:rPr>
          <w:delText xml:space="preserve">. </w:delText>
        </w:r>
        <w:r w:rsidR="006C61EB" w:rsidRPr="0087198A" w:rsidDel="00114FDC">
          <w:rPr>
            <w:sz w:val="24"/>
            <w:szCs w:val="24"/>
          </w:rPr>
          <w:delText>The much broade</w:delText>
        </w:r>
        <w:r w:rsidR="00290100" w:rsidRPr="0087198A" w:rsidDel="00114FDC">
          <w:rPr>
            <w:sz w:val="24"/>
            <w:szCs w:val="24"/>
          </w:rPr>
          <w:delText>r</w:delText>
        </w:r>
        <w:r w:rsidR="006C61EB" w:rsidRPr="0087198A" w:rsidDel="00114FDC">
          <w:rPr>
            <w:sz w:val="24"/>
            <w:szCs w:val="24"/>
          </w:rPr>
          <w:delText xml:space="preserve"> peak width corresponds to a crystallite size of 14</w:delText>
        </w:r>
        <w:r w:rsidR="006E62C1" w:rsidRPr="0087198A" w:rsidDel="00114FDC">
          <w:rPr>
            <w:sz w:val="24"/>
            <w:szCs w:val="24"/>
          </w:rPr>
          <w:delText xml:space="preserve"> </w:delText>
        </w:r>
        <w:r w:rsidR="006C61EB" w:rsidRPr="0087198A" w:rsidDel="00114FDC">
          <w:rPr>
            <w:sz w:val="24"/>
            <w:szCs w:val="24"/>
          </w:rPr>
          <w:delText>nm, much smaller than the</w:delText>
        </w:r>
        <w:r w:rsidR="00BB66B7" w:rsidRPr="0087198A" w:rsidDel="00114FDC">
          <w:rPr>
            <w:sz w:val="24"/>
            <w:szCs w:val="24"/>
          </w:rPr>
          <w:delText xml:space="preserve"> YBCO</w:delText>
        </w:r>
        <w:r w:rsidR="006C61EB" w:rsidRPr="0087198A" w:rsidDel="00114FDC">
          <w:rPr>
            <w:sz w:val="24"/>
            <w:szCs w:val="24"/>
          </w:rPr>
          <w:delText xml:space="preserve"> film thickness</w:delText>
        </w:r>
        <w:r w:rsidR="00BB66B7" w:rsidRPr="0087198A" w:rsidDel="00114FDC">
          <w:rPr>
            <w:sz w:val="24"/>
            <w:szCs w:val="24"/>
          </w:rPr>
          <w:delText xml:space="preserve"> or the crystallite size of the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sidDel="00114FDC">
          <w:rPr>
            <w:sz w:val="24"/>
            <w:szCs w:val="24"/>
          </w:rPr>
          <w:delText>7</w:delText>
        </w:r>
        <w:r w:rsidR="00487B63" w:rsidDel="00114FDC">
          <w:rPr>
            <w:sz w:val="24"/>
            <w:szCs w:val="24"/>
          </w:rPr>
          <w:delText xml:space="preserve"> </w:delText>
        </w:r>
        <w:r w:rsidR="00BB66B7" w:rsidRPr="0087198A" w:rsidDel="00114FDC">
          <w:rPr>
            <w:sz w:val="24"/>
            <w:szCs w:val="24"/>
          </w:rPr>
          <w:delText>nm sample, indicating significant changes in the film crystallinity.</w:delText>
        </w:r>
      </w:del>
      <w:r w:rsidR="00BB66B7" w:rsidRPr="0087198A">
        <w:rPr>
          <w:sz w:val="24"/>
          <w:szCs w:val="24"/>
        </w:rPr>
        <w:t xml:space="preserve"> </w:t>
      </w:r>
      <w:ins w:id="7" w:author="pdmurray" w:date="2018-10-23T21:09:00Z">
        <w:r w:rsidR="007B3E9A">
          <w:rPr>
            <w:sz w:val="24"/>
            <w:szCs w:val="24"/>
          </w:rPr>
          <w:t>The full widths at half maximum (FWHMs) of the diffraction peaks, corrected for the instrument width, match</w:t>
        </w:r>
      </w:ins>
      <w:ins w:id="8" w:author="pdmurray" w:date="2018-10-23T21:10:00Z">
        <w:r w:rsidR="007B3E9A">
          <w:rPr>
            <w:sz w:val="24"/>
            <w:szCs w:val="24"/>
          </w:rPr>
          <w:t xml:space="preserve"> the expected width</w:t>
        </w:r>
      </w:ins>
      <w:ins w:id="9" w:author="pdmurray" w:date="2018-10-23T21:31:00Z">
        <w:r w:rsidR="009E2254">
          <w:rPr>
            <w:sz w:val="24"/>
            <w:szCs w:val="24"/>
          </w:rPr>
          <w:t>s</w:t>
        </w:r>
      </w:ins>
      <w:ins w:id="10" w:author="pdmurray" w:date="2018-10-23T21:10:00Z">
        <w:r w:rsidR="007B3E9A">
          <w:rPr>
            <w:sz w:val="24"/>
            <w:szCs w:val="24"/>
          </w:rPr>
          <w:t xml:space="preserve"> due to finite size effects from the film in the as-grown </w:t>
        </w:r>
      </w:ins>
      <w:ins w:id="11" w:author="pdmurray" w:date="2018-10-23T21:31:00Z">
        <w:r w:rsidR="00F50EE8">
          <w:rPr>
            <w:sz w:val="24"/>
            <w:szCs w:val="24"/>
          </w:rPr>
          <w:t>sample</w:t>
        </w:r>
      </w:ins>
      <w:ins w:id="12" w:author="pdmurray" w:date="2018-10-23T21:10:00Z">
        <w:r w:rsidR="007B3E9A">
          <w:rPr>
            <w:sz w:val="24"/>
            <w:szCs w:val="24"/>
          </w:rPr>
          <w:t xml:space="preserve">. </w:t>
        </w:r>
      </w:ins>
      <w:ins w:id="13" w:author="pdmurray" w:date="2018-10-23T21:31:00Z">
        <w:r w:rsidR="00F50EE8">
          <w:rPr>
            <w:sz w:val="24"/>
            <w:szCs w:val="24"/>
          </w:rPr>
          <w:t xml:space="preserve">Because the nominal </w:t>
        </w:r>
      </w:ins>
      <w:ins w:id="14" w:author="pdmurray" w:date="2018-10-23T21:35:00Z">
        <w:r w:rsidR="00630897">
          <w:rPr>
            <w:sz w:val="24"/>
            <w:szCs w:val="24"/>
          </w:rPr>
          <w:t xml:space="preserve">YBCO </w:t>
        </w:r>
      </w:ins>
      <w:ins w:id="15" w:author="pdmurray" w:date="2018-10-23T21:31:00Z">
        <w:r w:rsidR="00F50EE8">
          <w:rPr>
            <w:sz w:val="24"/>
            <w:szCs w:val="24"/>
          </w:rPr>
          <w:t>thickness</w:t>
        </w:r>
      </w:ins>
      <w:ins w:id="16" w:author="pdmurray" w:date="2018-10-23T21:35:00Z">
        <w:r w:rsidR="00630897">
          <w:rPr>
            <w:sz w:val="24"/>
            <w:szCs w:val="24"/>
          </w:rPr>
          <w:t>es</w:t>
        </w:r>
      </w:ins>
      <w:ins w:id="17" w:author="pdmurray" w:date="2018-10-23T21:31:00Z">
        <w:r w:rsidR="00F50EE8">
          <w:rPr>
            <w:sz w:val="24"/>
            <w:szCs w:val="24"/>
          </w:rPr>
          <w:t xml:space="preserve"> of the </w:t>
        </w:r>
      </w:ins>
      <w:ins w:id="18" w:author="pdmurray" w:date="2018-10-23T21:34:00Z">
        <w:r w:rsidR="00630897">
          <w:rPr>
            <w:sz w:val="24"/>
            <w:szCs w:val="24"/>
          </w:rPr>
          <w:t>as-grown and Gd-capped samples</w:t>
        </w:r>
      </w:ins>
      <w:ins w:id="19" w:author="pdmurray" w:date="2018-10-23T21:32:00Z">
        <w:r w:rsidR="00F50EE8">
          <w:rPr>
            <w:sz w:val="24"/>
            <w:szCs w:val="24"/>
          </w:rPr>
          <w:t xml:space="preserve"> </w:t>
        </w:r>
      </w:ins>
      <w:ins w:id="20" w:author="pdmurray" w:date="2018-10-23T21:35:00Z">
        <w:r w:rsidR="00630897">
          <w:rPr>
            <w:sz w:val="24"/>
            <w:szCs w:val="24"/>
          </w:rPr>
          <w:t xml:space="preserve">are </w:t>
        </w:r>
      </w:ins>
      <w:ins w:id="21" w:author="pdmurray" w:date="2018-10-23T21:32:00Z">
        <w:r w:rsidR="00F50EE8">
          <w:rPr>
            <w:sz w:val="24"/>
            <w:szCs w:val="24"/>
          </w:rPr>
          <w:t>the same, t</w:t>
        </w:r>
      </w:ins>
      <w:ins w:id="22" w:author="pdmurray" w:date="2018-10-23T21:12:00Z">
        <w:r w:rsidR="007B3E9A">
          <w:rPr>
            <w:sz w:val="24"/>
            <w:szCs w:val="24"/>
          </w:rPr>
          <w:t xml:space="preserve">he </w:t>
        </w:r>
      </w:ins>
      <w:ins w:id="23" w:author="pdmurray" w:date="2018-10-23T21:23:00Z">
        <w:r w:rsidR="009E2254">
          <w:rPr>
            <w:sz w:val="24"/>
            <w:szCs w:val="24"/>
          </w:rPr>
          <w:t xml:space="preserve">broadening </w:t>
        </w:r>
      </w:ins>
      <w:ins w:id="24" w:author="pdmurray" w:date="2018-10-23T21:13:00Z">
        <w:r w:rsidR="007B3E9A">
          <w:rPr>
            <w:sz w:val="24"/>
            <w:szCs w:val="24"/>
          </w:rPr>
          <w:t xml:space="preserve">observed </w:t>
        </w:r>
      </w:ins>
      <w:ins w:id="25" w:author="pdmurray" w:date="2018-10-23T21:24:00Z">
        <w:r w:rsidR="009E2254">
          <w:rPr>
            <w:sz w:val="24"/>
            <w:szCs w:val="24"/>
          </w:rPr>
          <w:t>in the diffraction peaks</w:t>
        </w:r>
      </w:ins>
      <w:ins w:id="26" w:author="pdmurray" w:date="2018-10-23T21:25:00Z">
        <w:r w:rsidR="009E2254">
          <w:rPr>
            <w:sz w:val="24"/>
            <w:szCs w:val="24"/>
          </w:rPr>
          <w:t xml:space="preserve"> of the </w:t>
        </w:r>
      </w:ins>
      <w:ins w:id="27" w:author="pdmurray" w:date="2018-10-23T21:35:00Z">
        <w:r w:rsidR="00630897">
          <w:rPr>
            <w:sz w:val="24"/>
            <w:szCs w:val="24"/>
          </w:rPr>
          <w:t>latter samples</w:t>
        </w:r>
      </w:ins>
      <w:ins w:id="28" w:author="pdmurray" w:date="2018-10-23T21:32:00Z">
        <w:r w:rsidR="00F50EE8">
          <w:rPr>
            <w:sz w:val="24"/>
            <w:szCs w:val="24"/>
          </w:rPr>
          <w:t xml:space="preserve"> can be attributed to variations in the out-of-plane lattice </w:t>
        </w:r>
        <w:r w:rsidR="00F50EE8">
          <w:rPr>
            <w:sz w:val="24"/>
            <w:szCs w:val="24"/>
          </w:rPr>
          <w:lastRenderedPageBreak/>
          <w:t>parameter</w:t>
        </w:r>
      </w:ins>
      <w:ins w:id="29" w:author="pdmurray" w:date="2018-10-23T21:33:00Z">
        <w:r w:rsidR="00F50EE8">
          <w:rPr>
            <w:sz w:val="24"/>
            <w:szCs w:val="24"/>
          </w:rPr>
          <w:t xml:space="preserve">, </w:t>
        </w:r>
      </w:ins>
      <w:ins w:id="30" w:author="pdmurray" w:date="2018-10-23T21:36:00Z">
        <w:r w:rsidR="00630897">
          <w:rPr>
            <w:sz w:val="24"/>
            <w:szCs w:val="24"/>
          </w:rPr>
          <w:t xml:space="preserve">as a </w:t>
        </w:r>
      </w:ins>
      <w:ins w:id="31" w:author="pdmurray" w:date="2018-10-23T21:33:00Z">
        <w:r w:rsidR="00F50EE8">
          <w:rPr>
            <w:sz w:val="24"/>
            <w:szCs w:val="24"/>
          </w:rPr>
          <w:t>result of structural modification to the film</w:t>
        </w:r>
      </w:ins>
      <w:ins w:id="32" w:author="pdmurray" w:date="2018-10-23T21:14:00Z">
        <w:r w:rsidR="007B3E9A">
          <w:rPr>
            <w:sz w:val="24"/>
            <w:szCs w:val="24"/>
          </w:rPr>
          <w:t xml:space="preserve">. For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=20</m:t>
          </m:r>
        </m:oMath>
        <w:r w:rsidR="007B3E9A">
          <w:rPr>
            <w:sz w:val="24"/>
            <w:szCs w:val="24"/>
          </w:rPr>
          <w:t xml:space="preserve"> nm</w:t>
        </w:r>
      </w:ins>
      <w:ins w:id="33" w:author="pdmurray" w:date="2018-10-23T21:15:00Z">
        <w:r w:rsidR="007B3E9A">
          <w:rPr>
            <w:sz w:val="24"/>
            <w:szCs w:val="24"/>
          </w:rPr>
          <w:t xml:space="preserve"> sample, a significant shift and broadening of the (</w:t>
        </w:r>
        <m:oMath>
          <m:r>
            <w:rPr>
              <w:rFonts w:ascii="Cambria Math" w:hAnsi="Cambria Math"/>
              <w:sz w:val="24"/>
              <w:szCs w:val="24"/>
            </w:rPr>
            <m:t>00L</m:t>
          </m:r>
        </m:oMath>
        <w:r w:rsidR="007B3E9A">
          <w:rPr>
            <w:sz w:val="24"/>
            <w:szCs w:val="24"/>
          </w:rPr>
          <w:t xml:space="preserve">) peaks is observed, indicating further </w:t>
        </w:r>
        <m:oMath>
          <m:r>
            <w:rPr>
              <w:rFonts w:ascii="Cambria Math" w:hAnsi="Cambria Math"/>
              <w:sz w:val="24"/>
              <w:szCs w:val="24"/>
            </w:rPr>
            <m:t>c</m:t>
          </m:r>
        </m:oMath>
        <w:r w:rsidR="007B3E9A">
          <w:rPr>
            <w:sz w:val="24"/>
            <w:szCs w:val="24"/>
          </w:rPr>
          <w:t>-axis expansion as well as modification of the crystalline structure. The much broader peak wi</w:t>
        </w:r>
      </w:ins>
      <w:ins w:id="34" w:author="pdmurray" w:date="2018-10-23T21:16:00Z">
        <w:r w:rsidR="007B3E9A">
          <w:rPr>
            <w:sz w:val="24"/>
            <w:szCs w:val="24"/>
          </w:rPr>
          <w:t>d</w:t>
        </w:r>
      </w:ins>
      <w:ins w:id="35" w:author="pdmurray" w:date="2018-10-23T21:15:00Z">
        <w:r w:rsidR="007B3E9A">
          <w:rPr>
            <w:sz w:val="24"/>
            <w:szCs w:val="24"/>
          </w:rPr>
          <w:t xml:space="preserve">th </w:t>
        </w:r>
      </w:ins>
      <w:ins w:id="36" w:author="pdmurray" w:date="2018-10-23T21:16:00Z">
        <w:r w:rsidR="007B3E9A">
          <w:rPr>
            <w:sz w:val="24"/>
            <w:szCs w:val="24"/>
          </w:rPr>
          <w:t>indicates a greater variation in the out-of-plane lattice parameter</w:t>
        </w:r>
      </w:ins>
      <w:ins w:id="37" w:author="pdmurray" w:date="2018-10-23T21:38:00Z">
        <w:r w:rsidR="00630897">
          <w:rPr>
            <w:sz w:val="24"/>
            <w:szCs w:val="24"/>
          </w:rPr>
          <w:t>, indicating significant changes in the film crystallinity.</w:t>
        </w:r>
      </w:ins>
      <w:ins w:id="38" w:author="pdmurray" w:date="2018-10-23T21:16:00Z">
        <w:r w:rsidR="007B3E9A">
          <w:rPr>
            <w:sz w:val="24"/>
            <w:szCs w:val="24"/>
          </w:rPr>
          <w:t xml:space="preserve"> </w:t>
        </w:r>
      </w:ins>
    </w:p>
    <w:p w14:paraId="09713717" w14:textId="6417C528"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commentRangeStart w:id="39"/>
      <w:commentRangeEnd w:id="39"/>
      <w:r w:rsidR="00CD794E">
        <w:rPr>
          <w:rStyle w:val="CommentReference"/>
          <w:rFonts w:eastAsia="Times New Roman"/>
        </w:rPr>
        <w:commentReference w:id="39"/>
      </w:r>
      <w:commentRangeStart w:id="40"/>
      <w:commentRangeEnd w:id="40"/>
      <w:r w:rsidR="004C7CC1">
        <w:rPr>
          <w:rStyle w:val="CommentReference"/>
          <w:rFonts w:eastAsia="Times New Roman"/>
        </w:rPr>
        <w:commentReference w:id="40"/>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ins w:id="41" w:author="Yayoi Takamura" w:date="2018-10-22T09:04:00Z">
        <w:r w:rsidR="0000372C">
          <w:rPr>
            <w:sz w:val="24"/>
          </w:rPr>
          <w:t>s</w:t>
        </w:r>
      </w:ins>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commentRangeStart w:id="42"/>
      <w:commentRangeStart w:id="43"/>
      <w:r w:rsidR="00B20D77" w:rsidRPr="0087198A">
        <w:rPr>
          <w:rFonts w:eastAsia="Times New Roman"/>
          <w:sz w:val="24"/>
          <w:szCs w:val="24"/>
        </w:rPr>
        <w:t>inhomogeneities</w:t>
      </w:r>
      <w:r w:rsidR="00A65998" w:rsidRPr="0087198A">
        <w:rPr>
          <w:rFonts w:eastAsia="Times New Roman"/>
          <w:sz w:val="24"/>
          <w:szCs w:val="24"/>
        </w:rPr>
        <w:t xml:space="preserve"> </w:t>
      </w:r>
      <w:commentRangeEnd w:id="42"/>
      <w:r w:rsidR="00EF3549">
        <w:rPr>
          <w:rStyle w:val="CommentReference"/>
          <w:rFonts w:eastAsia="Times New Roman"/>
        </w:rPr>
        <w:commentReference w:id="42"/>
      </w:r>
      <w:commentRangeEnd w:id="43"/>
      <w:r w:rsidR="00752DF3">
        <w:rPr>
          <w:rStyle w:val="CommentReference"/>
          <w:rFonts w:eastAsia="Times New Roman"/>
        </w:rPr>
        <w:commentReference w:id="43"/>
      </w:r>
      <w:r w:rsidR="00A65998" w:rsidRPr="0087198A">
        <w:rPr>
          <w:rFonts w:eastAsia="Times New Roman"/>
          <w:sz w:val="24"/>
          <w:szCs w:val="24"/>
        </w:rPr>
        <w:t>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commentRangeStart w:id="44"/>
      <w:commentRangeStart w:id="45"/>
      <w:r w:rsidR="00224D1A" w:rsidRPr="0087198A">
        <w:rPr>
          <w:rFonts w:eastAsia="Times New Roman"/>
          <w:sz w:val="24"/>
          <w:szCs w:val="24"/>
        </w:rPr>
        <w:t xml:space="preserve"> </w:t>
      </w:r>
      <w:commentRangeEnd w:id="44"/>
      <w:r w:rsidR="00DF2629">
        <w:rPr>
          <w:rStyle w:val="CommentReference"/>
          <w:rFonts w:eastAsia="Times New Roman"/>
        </w:rPr>
        <w:commentReference w:id="44"/>
      </w:r>
      <w:commentRangeEnd w:id="45"/>
      <w:r w:rsidR="00752DF3">
        <w:rPr>
          <w:rStyle w:val="CommentReference"/>
          <w:rFonts w:eastAsia="Times New Roman"/>
        </w:rPr>
        <w:commentReference w:id="45"/>
      </w:r>
      <w:r w:rsidR="00224D1A" w:rsidRPr="0087198A">
        <w:rPr>
          <w:rFonts w:eastAsia="Times New Roman"/>
          <w:sz w:val="24"/>
          <w:szCs w:val="24"/>
        </w:rPr>
        <w:t>(Fig.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these film</w:t>
      </w:r>
      <w:commentRangeStart w:id="46"/>
      <w:commentRangeStart w:id="47"/>
      <w:r w:rsidR="0087642B" w:rsidRPr="0087198A">
        <w:rPr>
          <w:rFonts w:eastAsia="Times New Roman"/>
          <w:sz w:val="24"/>
          <w:szCs w:val="24"/>
        </w:rPr>
        <w:t xml:space="preserve">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w:t>
      </w:r>
      <w:commentRangeEnd w:id="46"/>
      <w:r w:rsidR="00F46E24">
        <w:rPr>
          <w:rStyle w:val="CommentReference"/>
          <w:rFonts w:eastAsia="Times New Roman"/>
        </w:rPr>
        <w:commentReference w:id="46"/>
      </w:r>
      <w:commentRangeEnd w:id="47"/>
      <w:r w:rsidR="00FE0683">
        <w:rPr>
          <w:rStyle w:val="CommentReference"/>
          <w:rFonts w:eastAsia="Times New Roman"/>
        </w:rPr>
        <w:commentReference w:id="47"/>
      </w:r>
      <w:r w:rsidRPr="0087198A">
        <w:rPr>
          <w:sz w:val="24"/>
        </w:rPr>
        <w:t xml:space="preserve">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48" w:name="_3znysh7" w:colFirst="0" w:colLast="0"/>
      <w:bookmarkEnd w:id="48"/>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w:t>
      </w:r>
      <w:r w:rsidR="006B2F1E" w:rsidRPr="0087198A">
        <w:rPr>
          <w:sz w:val="24"/>
        </w:rPr>
        <w:lastRenderedPageBreak/>
        <w:t>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49"/>
      <w:commentRangeStart w:id="50"/>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49"/>
      <w:r w:rsidR="00F4358F">
        <w:rPr>
          <w:rStyle w:val="CommentReference"/>
          <w:rFonts w:eastAsia="Times New Roman"/>
        </w:rPr>
        <w:commentReference w:id="49"/>
      </w:r>
      <w:commentRangeEnd w:id="50"/>
      <w:r w:rsidR="005758CA">
        <w:rPr>
          <w:rStyle w:val="CommentReference"/>
          <w:rFonts w:eastAsia="Times New Roman"/>
        </w:rPr>
        <w:commentReference w:id="50"/>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5C89673B" w:rsidR="00033AD2" w:rsidRPr="0087198A" w:rsidRDefault="00981D83" w:rsidP="00033AD2">
      <w:pPr>
        <w:spacing w:after="160" w:line="480" w:lineRule="auto"/>
        <w:ind w:firstLine="720"/>
        <w:jc w:val="both"/>
        <w:rPr>
          <w:rFonts w:eastAsia="Times New Roman"/>
          <w:sz w:val="24"/>
          <w:szCs w:val="24"/>
        </w:rPr>
      </w:pPr>
      <w:commentRangeStart w:id="51"/>
      <w:commentRangeStart w:id="52"/>
      <w:commentRangeStart w:id="53"/>
      <w:commentRangeStart w:id="54"/>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51"/>
      <w:r w:rsidR="000070E3">
        <w:rPr>
          <w:rStyle w:val="CommentReference"/>
          <w:rFonts w:eastAsia="Times New Roman"/>
        </w:rPr>
        <w:commentReference w:id="51"/>
      </w:r>
      <w:commentRangeEnd w:id="52"/>
      <w:r w:rsidR="005758CA">
        <w:rPr>
          <w:rStyle w:val="CommentReference"/>
          <w:rFonts w:eastAsia="Times New Roman"/>
        </w:rPr>
        <w:commentReference w:id="52"/>
      </w:r>
      <w:commentRangeEnd w:id="53"/>
      <w:r w:rsidR="001C58C0">
        <w:rPr>
          <w:rStyle w:val="CommentReference"/>
          <w:rFonts w:eastAsia="Times New Roman"/>
        </w:rPr>
        <w:commentReference w:id="53"/>
      </w:r>
      <w:commentRangeEnd w:id="54"/>
      <w:r w:rsidR="006A0616">
        <w:rPr>
          <w:rStyle w:val="CommentReference"/>
          <w:rFonts w:eastAsia="Times New Roman"/>
        </w:rPr>
        <w:commentReference w:id="54"/>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 xml:space="preserve">oxygen </w:t>
      </w:r>
      <w:r w:rsidR="001C4AB8" w:rsidRPr="0087198A">
        <w:rPr>
          <w:rFonts w:eastAsia="Times New Roman"/>
          <w:sz w:val="24"/>
          <w:szCs w:val="24"/>
        </w:rPr>
        <w:lastRenderedPageBreak/>
        <w:t>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7E927051" w:rsidR="00033AD2" w:rsidRPr="0087198A" w:rsidRDefault="00033AD2" w:rsidP="00033AD2">
      <w:pPr>
        <w:spacing w:after="160" w:line="480" w:lineRule="auto"/>
        <w:ind w:firstLine="720"/>
        <w:jc w:val="both"/>
        <w:rPr>
          <w:rFonts w:eastAsia="Times New Roman"/>
          <w:sz w:val="24"/>
          <w:szCs w:val="24"/>
        </w:rPr>
      </w:pPr>
      <w:bookmarkStart w:id="55" w:name="_2et92p0" w:colFirst="0" w:colLast="0"/>
      <w:bookmarkEnd w:id="55"/>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w:t>
      </w:r>
      <w:commentRangeStart w:id="56"/>
      <w:r w:rsidR="00BD3190" w:rsidRPr="0087198A">
        <w:rPr>
          <w:rFonts w:eastAsia="Times New Roman"/>
          <w:sz w:val="24"/>
          <w:szCs w:val="24"/>
        </w:rPr>
        <w:t>Effectively these defects “carve out” the epitaxial YBCO film into smaller crystallites</w:t>
      </w:r>
      <w:commentRangeEnd w:id="56"/>
      <w:r w:rsidR="00C61961">
        <w:rPr>
          <w:rStyle w:val="CommentReference"/>
          <w:rFonts w:eastAsia="Times New Roman"/>
        </w:rPr>
        <w:commentReference w:id="56"/>
      </w:r>
      <w:r w:rsidR="00BD3190" w:rsidRPr="0087198A">
        <w:rPr>
          <w:rFonts w:eastAsia="Times New Roman"/>
          <w:sz w:val="24"/>
          <w:szCs w:val="24"/>
        </w:rPr>
        <w:t xml:space="preserve">, consistent with the aforementioned </w:t>
      </w:r>
      <w:r w:rsidR="00FE3D6E" w:rsidRPr="0087198A">
        <w:rPr>
          <w:rFonts w:eastAsia="Times New Roman"/>
          <w:sz w:val="24"/>
          <w:szCs w:val="24"/>
        </w:rPr>
        <w:t xml:space="preserve">much </w:t>
      </w:r>
      <w:ins w:id="57" w:author="pdmurray" w:date="2018-10-23T21:40:00Z">
        <w:r w:rsidR="00F1485E">
          <w:rPr>
            <w:rFonts w:eastAsia="Times New Roman"/>
            <w:sz w:val="24"/>
            <w:szCs w:val="24"/>
          </w:rPr>
          <w:t xml:space="preserve">increased </w:t>
        </w:r>
      </w:ins>
      <w:del w:id="58" w:author="pdmurray" w:date="2018-10-23T21:40:00Z">
        <w:r w:rsidR="00FE3D6E" w:rsidRPr="0087198A" w:rsidDel="00F1485E">
          <w:rPr>
            <w:rFonts w:eastAsia="Times New Roman"/>
            <w:sz w:val="24"/>
            <w:szCs w:val="24"/>
          </w:rPr>
          <w:delText>reduced crystallite size</w:delText>
        </w:r>
        <w:r w:rsidR="00BD3190" w:rsidRPr="0087198A" w:rsidDel="00F1485E">
          <w:rPr>
            <w:rFonts w:eastAsia="Times New Roman"/>
            <w:sz w:val="24"/>
            <w:szCs w:val="24"/>
          </w:rPr>
          <w:delText xml:space="preserve"> extracted from </w:delText>
        </w:r>
      </w:del>
      <w:r w:rsidR="00BD3190" w:rsidRPr="0087198A">
        <w:rPr>
          <w:rFonts w:eastAsia="Times New Roman"/>
          <w:sz w:val="24"/>
          <w:szCs w:val="24"/>
        </w:rPr>
        <w:t>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lastRenderedPageBreak/>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59"/>
      <w:commentRangeStart w:id="60"/>
      <w:r w:rsidRPr="0087198A">
        <w:rPr>
          <w:rFonts w:eastAsia="Times New Roman"/>
          <w:sz w:val="24"/>
          <w:szCs w:val="24"/>
        </w:rPr>
        <w:t>Y-123</w:t>
      </w:r>
      <w:commentRangeEnd w:id="59"/>
      <w:r w:rsidR="001F051B">
        <w:rPr>
          <w:rStyle w:val="CommentReference"/>
          <w:rFonts w:eastAsia="Times New Roman"/>
        </w:rPr>
        <w:commentReference w:id="59"/>
      </w:r>
      <w:commentRangeEnd w:id="60"/>
      <w:r w:rsidR="00B865F3">
        <w:rPr>
          <w:rStyle w:val="CommentReference"/>
          <w:rFonts w:eastAsia="Times New Roman"/>
        </w:rPr>
        <w:commentReference w:id="60"/>
      </w:r>
      <w:r w:rsidRPr="0087198A">
        <w:rPr>
          <w:rFonts w:eastAsia="Times New Roman"/>
          <w:sz w:val="24"/>
          <w:szCs w:val="24"/>
        </w:rPr>
        <w:t>, with numbers denoting cation stoichiometry), e.g. Y-124 and Y-</w:t>
      </w:r>
      <w:commentRangeStart w:id="61"/>
      <w:commentRangeStart w:id="62"/>
      <w:r w:rsidRPr="0087198A">
        <w:rPr>
          <w:rFonts w:eastAsia="Times New Roman"/>
          <w:sz w:val="24"/>
          <w:szCs w:val="24"/>
        </w:rPr>
        <w:t>247</w:t>
      </w:r>
      <w:commentRangeEnd w:id="61"/>
      <w:r w:rsidR="00635C1B">
        <w:rPr>
          <w:rStyle w:val="CommentReference"/>
          <w:rFonts w:eastAsia="Times New Roman"/>
        </w:rPr>
        <w:commentReference w:id="61"/>
      </w:r>
      <w:commentRangeEnd w:id="62"/>
      <w:r w:rsidR="00B865F3">
        <w:rPr>
          <w:rStyle w:val="CommentReference"/>
          <w:rFonts w:eastAsia="Times New Roman"/>
        </w:rPr>
        <w:commentReference w:id="62"/>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229A1910"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63"/>
      <w:commentRangeStart w:id="64"/>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ins w:id="65" w:author="Yayoi Takamura" w:date="2018-10-22T20:59:00Z">
            <w:rPr>
              <w:rFonts w:ascii="Cambria Math" w:eastAsia="Cambria" w:hAnsi="Cambria Math" w:cs="Cambria"/>
              <w:sz w:val="24"/>
              <w:szCs w:val="24"/>
            </w:rPr>
            <m:t>,</m:t>
          </w:ins>
        </m:r>
      </m:oMath>
      <w:r w:rsidRPr="0087198A">
        <w:rPr>
          <w:rFonts w:eastAsia="Times New Roman"/>
          <w:sz w:val="24"/>
          <w:szCs w:val="24"/>
        </w:rPr>
        <w:t xml:space="preserve"> the YBCO layer increases in thickness, in qualitative agreement with the unit cell expansion observed in </w:t>
      </w:r>
      <w:commentRangeStart w:id="66"/>
      <w:commentRangeStart w:id="67"/>
      <w:r w:rsidRPr="0087198A">
        <w:rPr>
          <w:rFonts w:eastAsia="Times New Roman"/>
          <w:sz w:val="24"/>
          <w:szCs w:val="24"/>
        </w:rPr>
        <w:t>XRD</w:t>
      </w:r>
      <w:commentRangeEnd w:id="66"/>
      <w:r w:rsidR="003E698F">
        <w:rPr>
          <w:rStyle w:val="CommentReference"/>
          <w:rFonts w:eastAsia="Times New Roman"/>
        </w:rPr>
        <w:commentReference w:id="66"/>
      </w:r>
      <w:commentRangeEnd w:id="67"/>
      <w:r w:rsidR="00C61961">
        <w:rPr>
          <w:rStyle w:val="CommentReference"/>
          <w:rFonts w:eastAsia="Times New Roman"/>
        </w:rPr>
        <w:commentReference w:id="67"/>
      </w:r>
      <w:r w:rsidRPr="0087198A">
        <w:rPr>
          <w:rFonts w:eastAsia="Times New Roman"/>
          <w:sz w:val="24"/>
          <w:szCs w:val="24"/>
        </w:rPr>
        <w:t xml:space="preserve">. </w:t>
      </w:r>
      <w:commentRangeEnd w:id="63"/>
      <w:r w:rsidR="00D21EB9">
        <w:rPr>
          <w:rStyle w:val="CommentReference"/>
          <w:rFonts w:eastAsia="Times New Roman"/>
        </w:rPr>
        <w:commentReference w:id="63"/>
      </w:r>
      <w:commentRangeEnd w:id="64"/>
      <w:r w:rsidR="00B865F3">
        <w:rPr>
          <w:rStyle w:val="CommentReference"/>
          <w:rFonts w:eastAsia="Times New Roman"/>
        </w:rPr>
        <w:commentReference w:id="64"/>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w:t>
      </w:r>
      <w:commentRangeStart w:id="68"/>
      <w:commentRangeStart w:id="69"/>
      <w:r w:rsidRPr="0087198A">
        <w:rPr>
          <w:rFonts w:eastAsia="Times New Roman"/>
          <w:sz w:val="24"/>
          <w:szCs w:val="24"/>
        </w:rPr>
        <w:t xml:space="preserve">Gd </w:t>
      </w:r>
      <w:commentRangeEnd w:id="68"/>
      <w:r w:rsidR="00A76465">
        <w:rPr>
          <w:rStyle w:val="CommentReference"/>
          <w:rFonts w:eastAsia="Times New Roman"/>
        </w:rPr>
        <w:commentReference w:id="68"/>
      </w:r>
      <w:commentRangeEnd w:id="69"/>
      <w:r w:rsidR="00CC17B2">
        <w:rPr>
          <w:rStyle w:val="CommentReference"/>
          <w:rFonts w:eastAsia="Times New Roman"/>
        </w:rPr>
        <w:commentReference w:id="69"/>
      </w:r>
      <w:r w:rsidRPr="0087198A">
        <w:rPr>
          <w:rFonts w:eastAsia="Times New Roman"/>
          <w:sz w:val="24"/>
          <w:szCs w:val="24"/>
        </w:rPr>
        <w:t>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70" w:name="_tyjcwt" w:colFirst="0" w:colLast="0"/>
      <w:bookmarkEnd w:id="70"/>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xml:space="preserve">. The bulk sensitivity of FY measurements </w:t>
      </w:r>
      <w:commentRangeStart w:id="71"/>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71"/>
      <w:r w:rsidR="00D21EB9">
        <w:rPr>
          <w:rStyle w:val="CommentReference"/>
          <w:rFonts w:eastAsia="Times New Roman"/>
        </w:rPr>
        <w:commentReference w:id="71"/>
      </w:r>
      <w:r w:rsidR="00033AD2"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72"/>
      <w:commentRangeStart w:id="73"/>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72"/>
      <w:r w:rsidR="00A42BEF">
        <w:rPr>
          <w:rStyle w:val="CommentReference"/>
          <w:rFonts w:eastAsia="Times New Roman"/>
        </w:rPr>
        <w:commentReference w:id="72"/>
      </w:r>
      <w:commentRangeEnd w:id="73"/>
      <w:r w:rsidR="00D32376">
        <w:rPr>
          <w:rStyle w:val="CommentReference"/>
          <w:rFonts w:eastAsia="Times New Roman"/>
        </w:rPr>
        <w:commentReference w:id="73"/>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w:t>
      </w:r>
      <w:r w:rsidRPr="0087198A">
        <w:rPr>
          <w:rFonts w:eastAsia="Times New Roman"/>
          <w:sz w:val="24"/>
          <w:szCs w:val="24"/>
        </w:rPr>
        <w:lastRenderedPageBreak/>
        <w:t xml:space="preserve">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74" w:name="_3dy6vkm" w:colFirst="0" w:colLast="0"/>
      <w:bookmarkEnd w:id="74"/>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75"/>
      <w:r w:rsidR="005C6EF1">
        <w:rPr>
          <w:rFonts w:eastAsia="Times New Roman"/>
          <w:sz w:val="24"/>
          <w:szCs w:val="24"/>
        </w:rPr>
        <w:t>4.75 Å and</w:t>
      </w:r>
      <w:r w:rsidRPr="0087198A">
        <w:rPr>
          <w:rFonts w:eastAsia="Times New Roman"/>
          <w:sz w:val="24"/>
          <w:szCs w:val="24"/>
        </w:rPr>
        <w:t xml:space="preserve"> 5 </w:t>
      </w:r>
      <w:commentRangeEnd w:id="75"/>
      <w:r w:rsidR="00D21EB9">
        <w:rPr>
          <w:rStyle w:val="CommentReference"/>
          <w:rFonts w:eastAsia="Times New Roman"/>
        </w:rPr>
        <w:commentReference w:id="75"/>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lastRenderedPageBreak/>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06FAECF" w14:textId="00CF3180" w:rsidR="00470A12" w:rsidDel="007A7E03" w:rsidRDefault="002369B0">
      <w:pPr>
        <w:rPr>
          <w:del w:id="76" w:author="pdmurray" w:date="2018-10-25T15:30:00Z"/>
          <w:b/>
          <w:sz w:val="24"/>
          <w:szCs w:val="24"/>
        </w:rPr>
      </w:pPr>
      <w:del w:id="77" w:author="pdmurray" w:date="2018-10-25T15:30:00Z">
        <w:r w:rsidRPr="00470A12" w:rsidDel="007A7E03">
          <w:rPr>
            <w:b/>
            <w:sz w:val="24"/>
            <w:szCs w:val="24"/>
          </w:rPr>
          <w:delText>H2: Supplementary Materials</w:delText>
        </w:r>
      </w:del>
    </w:p>
    <w:p w14:paraId="22131E6D" w14:textId="27AAB4D2" w:rsidR="00470A12" w:rsidDel="007A7E03" w:rsidRDefault="00470A12">
      <w:pPr>
        <w:rPr>
          <w:del w:id="78" w:author="pdmurray" w:date="2018-10-25T15:30:00Z"/>
          <w:b/>
          <w:sz w:val="24"/>
          <w:szCs w:val="24"/>
        </w:rPr>
      </w:pPr>
    </w:p>
    <w:p w14:paraId="1427CC5E" w14:textId="68449EF5" w:rsidR="0072244C" w:rsidRPr="00470A12" w:rsidRDefault="00470A12">
      <w:pPr>
        <w:rPr>
          <w:rFonts w:eastAsia="Times New Roman"/>
          <w:b/>
          <w:bCs/>
          <w:kern w:val="28"/>
          <w:sz w:val="24"/>
          <w:szCs w:val="24"/>
        </w:rPr>
      </w:pPr>
      <w:del w:id="79" w:author="pdmurray" w:date="2018-10-25T15:30:00Z">
        <w:r w:rsidDel="007A7E03">
          <w:rPr>
            <w:b/>
            <w:sz w:val="24"/>
            <w:szCs w:val="24"/>
          </w:rPr>
          <w:delText xml:space="preserve">Fig. S1. </w:delText>
        </w:r>
        <w:bookmarkStart w:id="80" w:name="_Hlk527809570"/>
        <w:r w:rsidR="000A74A2" w:rsidRPr="000A74A2" w:rsidDel="007A7E03">
          <w:rPr>
            <w:b/>
            <w:sz w:val="24"/>
            <w:szCs w:val="24"/>
          </w:rPr>
          <w:delText>Neutron reflectometry profiles</w:delText>
        </w:r>
        <w:bookmarkEnd w:id="80"/>
        <w:r w:rsidR="000A74A2" w:rsidRPr="000A74A2" w:rsidDel="007A7E03">
          <w:rPr>
            <w:b/>
            <w:sz w:val="24"/>
            <w:szCs w:val="24"/>
          </w:rPr>
          <w:delText xml:space="preserve">. </w:delText>
        </w:r>
        <w:r w:rsidR="000A74A2" w:rsidRPr="000A74A2" w:rsidDel="007A7E03">
          <w:rPr>
            <w:sz w:val="24"/>
            <w:szCs w:val="24"/>
          </w:rPr>
          <w:delText>Specular neutron reflectivities of the non-spin-flip channels (</w:delText>
        </w:r>
        <m:oMath>
          <m:r>
            <w:rPr>
              <w:rFonts w:ascii="Cambria Math" w:hAnsi="Cambria Math"/>
              <w:sz w:val="24"/>
              <w:szCs w:val="24"/>
            </w:rPr>
            <m:t>R++</m:t>
          </m:r>
        </m:oMath>
        <w:r w:rsidR="000A74A2" w:rsidRPr="000A74A2" w:rsidDel="007A7E03">
          <w:rPr>
            <w:sz w:val="24"/>
            <w:szCs w:val="24"/>
          </w:rPr>
          <w:delText xml:space="preserve"> and </w:delText>
        </w:r>
        <m:oMath>
          <m:r>
            <w:rPr>
              <w:rFonts w:ascii="Cambria Math" w:hAnsi="Cambria Math"/>
              <w:sz w:val="24"/>
              <w:szCs w:val="24"/>
            </w:rPr>
            <m:t>R--</m:t>
          </m:r>
        </m:oMath>
        <w:r w:rsidR="000A74A2" w:rsidRPr="000A74A2" w:rsidDel="007A7E03">
          <w:rPr>
            <w:sz w:val="24"/>
            <w:szCs w:val="24"/>
          </w:rPr>
          <w:delText xml:space="preserve">) shown as a function of scattering vector </w:delTex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Z</m:t>
              </m:r>
            </m:sub>
          </m:sSub>
        </m:oMath>
        <w:r w:rsidR="000A74A2" w:rsidRPr="000A74A2" w:rsidDel="007A7E03">
          <w:rPr>
            <w:sz w:val="24"/>
            <w:szCs w:val="24"/>
          </w:rPr>
          <w:delText xml:space="preserve"> for the as-grown (</w:delText>
        </w:r>
        <w:r w:rsidR="000A74A2" w:rsidRPr="000A74A2" w:rsidDel="007A7E03">
          <w:rPr>
            <w:b/>
            <w:sz w:val="24"/>
            <w:szCs w:val="24"/>
          </w:rPr>
          <w:delText>A</w:delText>
        </w:r>
        <w:r w:rsidR="000A74A2" w:rsidRPr="000A74A2" w:rsidDel="007A7E03">
          <w:rPr>
            <w:sz w:val="24"/>
            <w:szCs w:val="24"/>
          </w:rPr>
          <w:delText>), Gd (3 nm) (</w:delText>
        </w:r>
        <w:r w:rsidR="000A74A2" w:rsidRPr="000A74A2" w:rsidDel="007A7E03">
          <w:rPr>
            <w:b/>
            <w:sz w:val="24"/>
            <w:szCs w:val="24"/>
          </w:rPr>
          <w:delText>B</w:delText>
        </w:r>
        <w:r w:rsidR="000A74A2" w:rsidRPr="000A74A2" w:rsidDel="007A7E03">
          <w:rPr>
            <w:sz w:val="24"/>
            <w:szCs w:val="24"/>
          </w:rPr>
          <w:delText>), Gd (7 nm) (</w:delText>
        </w:r>
        <w:r w:rsidR="000A74A2" w:rsidRPr="000A74A2" w:rsidDel="007A7E03">
          <w:rPr>
            <w:b/>
            <w:sz w:val="24"/>
            <w:szCs w:val="24"/>
          </w:rPr>
          <w:delText>C</w:delText>
        </w:r>
        <w:r w:rsidR="000A74A2" w:rsidRPr="000A74A2" w:rsidDel="007A7E03">
          <w:rPr>
            <w:sz w:val="24"/>
            <w:szCs w:val="24"/>
          </w:rPr>
          <w:delText>), and Gd (20 nm) (</w:delText>
        </w:r>
        <w:r w:rsidR="000A74A2" w:rsidRPr="000A74A2" w:rsidDel="007A7E03">
          <w:rPr>
            <w:b/>
            <w:sz w:val="24"/>
            <w:szCs w:val="24"/>
          </w:rPr>
          <w:delText>D</w:delText>
        </w:r>
        <w:r w:rsidR="000A74A2" w:rsidRPr="000A74A2" w:rsidDel="007A7E03">
          <w:rPr>
            <w:sz w:val="24"/>
            <w:szCs w:val="24"/>
          </w:rPr>
          <w:delText>) samples. In all panels, symbols denote experimental data, with fits corresponding to the models from Fig. 4 of the main text shown as red and black lines.</w:delText>
        </w:r>
      </w:del>
      <w:r w:rsidR="0072244C"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6A86F75B"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commentRangeStart w:id="81"/>
      <w:commentRangeStart w:id="82"/>
      <w:r w:rsidRPr="0087198A">
        <w:rPr>
          <w:rFonts w:eastAsia="Times New Roman"/>
          <w:sz w:val="24"/>
          <w:szCs w:val="24"/>
        </w:rPr>
        <w:t xml:space="preserve">XRD </w:t>
      </w:r>
      <w:commentRangeEnd w:id="81"/>
      <w:r w:rsidR="00DC1532">
        <w:rPr>
          <w:rStyle w:val="CommentReference"/>
          <w:rFonts w:eastAsia="Times New Roman"/>
        </w:rPr>
        <w:commentReference w:id="81"/>
      </w:r>
      <w:commentRangeEnd w:id="82"/>
      <w:r w:rsidR="00C61961">
        <w:rPr>
          <w:rStyle w:val="CommentReference"/>
          <w:rFonts w:eastAsia="Times New Roman"/>
        </w:rPr>
        <w:commentReference w:id="82"/>
      </w:r>
      <m:oMath>
        <m:r>
          <w:rPr>
            <w:rFonts w:ascii="Cambria Math" w:eastAsia="Cambria" w:hAnsi="Cambria Math" w:cs="Cambria"/>
            <w:sz w:val="24"/>
            <w:szCs w:val="24"/>
          </w:rPr>
          <m:t>ω-2θ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995ACDF"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83"/>
      <w:commentRangeStart w:id="84"/>
      <w:r w:rsidRPr="0087198A">
        <w:rPr>
          <w:noProof/>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83"/>
      <w:r w:rsidR="00EE2954">
        <w:rPr>
          <w:rStyle w:val="CommentReference"/>
        </w:rPr>
        <w:commentReference w:id="83"/>
      </w:r>
      <w:commentRangeEnd w:id="84"/>
      <w:r w:rsidR="00C13670">
        <w:rPr>
          <w:rStyle w:val="CommentReference"/>
        </w:rPr>
        <w:commentReference w:id="84"/>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Del="007A7E03" w:rsidRDefault="006143A4" w:rsidP="00E509CD">
      <w:pPr>
        <w:pStyle w:val="Acknowledgement"/>
        <w:spacing w:before="0"/>
        <w:ind w:left="0" w:firstLine="0"/>
        <w:rPr>
          <w:del w:id="85" w:author="pdmurray" w:date="2018-10-25T15:30:00Z"/>
          <w:b/>
        </w:rPr>
      </w:pPr>
      <w:commentRangeStart w:id="86"/>
      <w:r w:rsidRPr="0087198A">
        <w:rPr>
          <w:b/>
        </w:rPr>
        <w:t>Fig</w:t>
      </w:r>
      <w:commentRangeEnd w:id="86"/>
      <w:r w:rsidR="003938F5">
        <w:rPr>
          <w:rStyle w:val="CommentReference"/>
        </w:rPr>
        <w:commentReference w:id="86"/>
      </w:r>
      <w:r w:rsidRPr="0087198A">
        <w:rPr>
          <w:b/>
        </w:rPr>
        <w:t>. 5</w:t>
      </w:r>
      <w:bookmarkStart w:id="87" w:name="_GoBack"/>
      <w:bookmarkEnd w:id="87"/>
    </w:p>
    <w:p w14:paraId="1B0ED3BC" w14:textId="77777777" w:rsidR="00B80EEB" w:rsidRPr="0087198A" w:rsidDel="007A7E03" w:rsidRDefault="00B80EEB" w:rsidP="00E509CD">
      <w:pPr>
        <w:pStyle w:val="Acknowledgement"/>
        <w:spacing w:before="0"/>
        <w:ind w:left="0" w:firstLine="0"/>
        <w:rPr>
          <w:del w:id="88" w:author="pdmurray" w:date="2018-10-25T15:30:00Z"/>
          <w:b/>
        </w:rPr>
      </w:pPr>
    </w:p>
    <w:p w14:paraId="5203A411" w14:textId="46A4A79D" w:rsidR="005017B6" w:rsidDel="007A7E03" w:rsidRDefault="005017B6">
      <w:pPr>
        <w:rPr>
          <w:del w:id="89" w:author="pdmurray" w:date="2018-10-25T15:30:00Z"/>
          <w:rFonts w:eastAsia="Times New Roman"/>
          <w:b/>
          <w:sz w:val="24"/>
          <w:szCs w:val="24"/>
        </w:rPr>
      </w:pPr>
      <w:del w:id="90" w:author="pdmurray" w:date="2018-10-25T15:30:00Z">
        <w:r w:rsidDel="007A7E03">
          <w:rPr>
            <w:b/>
          </w:rPr>
          <w:br w:type="page"/>
        </w:r>
      </w:del>
    </w:p>
    <w:p w14:paraId="35BF0E93" w14:textId="79209680" w:rsidR="006143A4" w:rsidDel="007A7E03" w:rsidRDefault="005017B6" w:rsidP="00E509CD">
      <w:pPr>
        <w:pStyle w:val="Acknowledgement"/>
        <w:spacing w:before="0"/>
        <w:ind w:left="0" w:firstLine="0"/>
        <w:rPr>
          <w:del w:id="91" w:author="pdmurray" w:date="2018-10-25T15:30:00Z"/>
          <w:b/>
        </w:rPr>
      </w:pPr>
      <w:del w:id="92" w:author="pdmurray" w:date="2018-10-25T15:30:00Z">
        <w:r w:rsidDel="007A7E03">
          <w:rPr>
            <w:b/>
          </w:rPr>
          <w:delText>Supplementary Materials</w:delText>
        </w:r>
      </w:del>
    </w:p>
    <w:p w14:paraId="7C078469" w14:textId="723AAE20" w:rsidR="006B114E" w:rsidDel="007A7E03" w:rsidRDefault="006B114E" w:rsidP="00E509CD">
      <w:pPr>
        <w:pStyle w:val="Acknowledgement"/>
        <w:spacing w:before="0"/>
        <w:ind w:left="0" w:firstLine="0"/>
        <w:rPr>
          <w:del w:id="93" w:author="pdmurray" w:date="2018-10-25T15:30:00Z"/>
          <w:b/>
        </w:rPr>
      </w:pPr>
    </w:p>
    <w:p w14:paraId="16E5FA00" w14:textId="29448D35" w:rsidR="0026584A" w:rsidDel="007A7E03" w:rsidRDefault="0026584A" w:rsidP="00E509CD">
      <w:pPr>
        <w:pStyle w:val="Acknowledgement"/>
        <w:spacing w:before="0"/>
        <w:ind w:left="0" w:firstLine="0"/>
        <w:rPr>
          <w:del w:id="94" w:author="pdmurray" w:date="2018-10-25T15:30:00Z"/>
          <w:b/>
        </w:rPr>
      </w:pPr>
      <w:del w:id="95" w:author="pdmurray" w:date="2018-10-25T15:30:00Z">
        <w:r w:rsidDel="007A7E03">
          <w:rPr>
            <w:b/>
            <w:noProof/>
          </w:rPr>
          <w:drawing>
            <wp:inline distT="0" distB="0" distL="0" distR="0" wp14:anchorId="453AFA95" wp14:editId="11C9E5C1">
              <wp:extent cx="4561589"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1589" cy="4023360"/>
                      </a:xfrm>
                      <a:prstGeom prst="rect">
                        <a:avLst/>
                      </a:prstGeom>
                      <a:noFill/>
                      <a:ln>
                        <a:noFill/>
                      </a:ln>
                    </pic:spPr>
                  </pic:pic>
                </a:graphicData>
              </a:graphic>
            </wp:inline>
          </w:drawing>
        </w:r>
      </w:del>
    </w:p>
    <w:p w14:paraId="7418E7E8" w14:textId="45EA03DE" w:rsidR="0026584A" w:rsidRPr="00BA603C" w:rsidRDefault="0026584A" w:rsidP="007A7E03">
      <w:pPr>
        <w:pStyle w:val="Acknowledgement"/>
        <w:spacing w:before="0"/>
        <w:ind w:left="0" w:firstLine="0"/>
        <w:pPrChange w:id="96" w:author="pdmurray" w:date="2018-10-25T15:30:00Z">
          <w:pPr>
            <w:pStyle w:val="Acknowledgement"/>
            <w:spacing w:before="0"/>
            <w:ind w:left="0" w:firstLine="0"/>
          </w:pPr>
        </w:pPrChange>
      </w:pPr>
      <w:del w:id="97" w:author="pdmurray" w:date="2018-10-25T15:30:00Z">
        <w:r w:rsidDel="007A7E03">
          <w:delText>Fig. S1</w:delText>
        </w:r>
      </w:del>
    </w:p>
    <w:sectPr w:rsidR="0026584A" w:rsidRPr="00BA603C" w:rsidSect="00AC2069">
      <w:footerReference w:type="default" r:id="rId18"/>
      <w:headerReference w:type="first" r:id="rId19"/>
      <w:footerReference w:type="first" r:id="rId20"/>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114FDC" w:rsidRDefault="00114FDC">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114FDC" w:rsidRDefault="00114FDC">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114FDC" w:rsidRDefault="00114FDC">
      <w:pPr>
        <w:pStyle w:val="CommentText"/>
      </w:pPr>
    </w:p>
    <w:p w14:paraId="6A6B80FC" w14:textId="088B342B" w:rsidR="00114FDC" w:rsidRDefault="00114FDC">
      <w:pPr>
        <w:pStyle w:val="CommentText"/>
      </w:pPr>
    </w:p>
  </w:comment>
  <w:comment w:id="5" w:author="Yayoi Takamura" w:date="2018-10-22T08:55:00Z" w:initials="YT">
    <w:p w14:paraId="34711B0A" w14:textId="07A44B9C" w:rsidR="00114FDC" w:rsidRDefault="00114FDC">
      <w:pPr>
        <w:pStyle w:val="CommentText"/>
      </w:pPr>
      <w:r>
        <w:rPr>
          <w:rStyle w:val="CommentReference"/>
        </w:rPr>
        <w:annotationRef/>
      </w:r>
      <w:r>
        <w:t>This difference is well-within the confidence of the XRD measurements (which in general are extremely sensitive to small changes in lattice parameters)</w:t>
      </w:r>
    </w:p>
  </w:comment>
  <w:comment w:id="39" w:author="Grutter, Alexander J. (Fed)" w:date="2018-10-18T15:29:00Z" w:initials="GAJ(">
    <w:p w14:paraId="46CE86F4" w14:textId="0511C373" w:rsidR="00114FDC" w:rsidRDefault="00114FDC">
      <w:pPr>
        <w:pStyle w:val="CommentText"/>
      </w:pPr>
      <w:r>
        <w:rPr>
          <w:rStyle w:val="CommentReference"/>
        </w:rPr>
        <w:annotationRef/>
      </w:r>
      <w:r>
        <w:t>Might want to use capital letters, since in the figure axis labels the “l” looks like “I” which could be confused with intensity</w:t>
      </w:r>
    </w:p>
  </w:comment>
  <w:comment w:id="40" w:author="pdmurray" w:date="2018-10-20T13:49:00Z" w:initials="p">
    <w:p w14:paraId="54DF1771" w14:textId="337594D1" w:rsidR="00114FDC" w:rsidRDefault="00114FDC">
      <w:pPr>
        <w:pStyle w:val="CommentText"/>
      </w:pPr>
      <w:r>
        <w:rPr>
          <w:rStyle w:val="CommentReference"/>
        </w:rPr>
        <w:annotationRef/>
      </w:r>
      <w:r>
        <w:t>I switched to capital letters in the figures and the text for clarity.</w:t>
      </w:r>
    </w:p>
  </w:comment>
  <w:comment w:id="42" w:author="Yayoi Takamura" w:date="2018-10-22T09:05:00Z" w:initials="YT">
    <w:p w14:paraId="4794538F" w14:textId="4DC0F7B1" w:rsidR="00114FDC" w:rsidRDefault="00114FDC">
      <w:pPr>
        <w:pStyle w:val="CommentText"/>
      </w:pPr>
      <w:r>
        <w:rPr>
          <w:rStyle w:val="CommentReference"/>
        </w:rPr>
        <w:annotationRef/>
      </w:r>
      <w:r>
        <w:t>Are these twins in the substrate? What do the substrate rocking curves look like?  Do you think it is just the particular substrates that were used for this samples or that the oxygen leaching reached all the way to the substrate?</w:t>
      </w:r>
    </w:p>
  </w:comment>
  <w:comment w:id="43" w:author="pdmurray" w:date="2018-10-23T21:43:00Z" w:initials="p">
    <w:p w14:paraId="42279A68" w14:textId="77777777" w:rsidR="00752DF3" w:rsidRDefault="00752DF3">
      <w:pPr>
        <w:pStyle w:val="CommentText"/>
      </w:pPr>
      <w:r>
        <w:rPr>
          <w:rStyle w:val="CommentReference"/>
        </w:rPr>
        <w:annotationRef/>
      </w:r>
      <w:r>
        <w:t>Rajesh indicated that multiple reflections are typical for</w:t>
      </w:r>
      <w:r w:rsidR="00D04A98">
        <w:t xml:space="preserve"> STO substrates – that they can’t be manufactured at the same level of quality as LSAT.</w:t>
      </w:r>
    </w:p>
    <w:p w14:paraId="18841968" w14:textId="77777777" w:rsidR="00D04A98" w:rsidRDefault="00D04A98">
      <w:pPr>
        <w:pStyle w:val="CommentText"/>
      </w:pPr>
    </w:p>
    <w:p w14:paraId="79CA819D" w14:textId="7029A60D" w:rsidR="00D04A98" w:rsidRDefault="00D04A98">
      <w:pPr>
        <w:pStyle w:val="CommentText"/>
      </w:pPr>
      <w:r>
        <w:t>I don’t thick this is related to oxygen leaching in the substrate, because otherwise the PNR would show a reduction in substrate SLDs – and it does not.</w:t>
      </w:r>
      <w:r w:rsidR="00B219F5">
        <w:t xml:space="preserve"> Also, STO should be much less susceptible to these oxygen leaching effects, because the electron work function is significantly closer to Gd than YBCO</w:t>
      </w:r>
      <w:r w:rsidR="008F40DA">
        <w:t xml:space="preserve"> (</w:t>
      </w:r>
      <m:oMath>
        <m:sSub>
          <m:sSubPr>
            <m:ctrlPr>
              <w:rPr>
                <w:rFonts w:ascii="Cambria Math" w:hAnsi="Cambria Math"/>
                <w:i/>
              </w:rPr>
            </m:ctrlPr>
          </m:sSubPr>
          <m:e>
            <m:r>
              <w:rPr>
                <w:rFonts w:ascii="Cambria Math" w:hAnsi="Cambria Math"/>
              </w:rPr>
              <m:t>ϕ</m:t>
            </m:r>
          </m:e>
          <m:sub>
            <m:r>
              <w:rPr>
                <w:rFonts w:ascii="Cambria Math" w:hAnsi="Cambria Math"/>
              </w:rPr>
              <m:t>STO</m:t>
            </m:r>
          </m:sub>
        </m:sSub>
        <m:r>
          <w:rPr>
            <w:rFonts w:ascii="Cambria Math" w:hAnsi="Cambria Math"/>
          </w:rPr>
          <m:t>=</m:t>
        </m:r>
      </m:oMath>
      <w:r w:rsidR="008F40DA">
        <w:t xml:space="preserve">3.9 eV, </w:t>
      </w:r>
      <m:oMath>
        <m:sSub>
          <m:sSubPr>
            <m:ctrlPr>
              <w:rPr>
                <w:rFonts w:ascii="Cambria Math" w:hAnsi="Cambria Math"/>
                <w:i/>
              </w:rPr>
            </m:ctrlPr>
          </m:sSubPr>
          <m:e>
            <m:r>
              <w:rPr>
                <w:rFonts w:ascii="Cambria Math" w:hAnsi="Cambria Math"/>
              </w:rPr>
              <m:t>ϕ</m:t>
            </m:r>
          </m:e>
          <m:sub>
            <m:r>
              <w:rPr>
                <w:rFonts w:ascii="Cambria Math" w:hAnsi="Cambria Math"/>
              </w:rPr>
              <m:t>YBCO</m:t>
            </m:r>
          </m:sub>
        </m:sSub>
        <m:r>
          <w:rPr>
            <w:rFonts w:ascii="Cambria Math" w:hAnsi="Cambria Math"/>
          </w:rPr>
          <m:t xml:space="preserve">=6.1 </m:t>
        </m:r>
        <m:r>
          <m:rPr>
            <m:sty m:val="p"/>
          </m:rPr>
          <w:rPr>
            <w:rFonts w:ascii="Cambria Math" w:hAnsi="Cambria Math"/>
          </w:rPr>
          <m:t xml:space="preserve">eV, </m:t>
        </m:r>
        <m:sSub>
          <m:sSubPr>
            <m:ctrlPr>
              <w:rPr>
                <w:rFonts w:ascii="Cambria Math" w:hAnsi="Cambria Math"/>
              </w:rPr>
            </m:ctrlPr>
          </m:sSubPr>
          <m:e>
            <m:r>
              <w:rPr>
                <w:rFonts w:ascii="Cambria Math" w:hAnsi="Cambria Math"/>
              </w:rPr>
              <m:t>ϕ</m:t>
            </m:r>
          </m:e>
          <m:sub>
            <m:r>
              <m:rPr>
                <m:sty m:val="p"/>
              </m:rPr>
              <w:rPr>
                <w:rFonts w:ascii="Cambria Math" w:hAnsi="Cambria Math"/>
              </w:rPr>
              <m:t>Gd</m:t>
            </m:r>
          </m:sub>
        </m:sSub>
        <m:r>
          <m:rPr>
            <m:sty m:val="p"/>
          </m:rPr>
          <w:rPr>
            <w:rFonts w:ascii="Cambria Math" w:hAnsi="Cambria Math"/>
          </w:rPr>
          <m:t>=2.9 eV)</m:t>
        </m:r>
      </m:oMath>
      <w:r w:rsidR="00B219F5">
        <w:t>.</w:t>
      </w:r>
    </w:p>
  </w:comment>
  <w:comment w:id="44" w:author="Yayoi Takamura" w:date="2018-10-22T09:06:00Z" w:initials="YT">
    <w:p w14:paraId="0BA14886" w14:textId="13DE0A1E" w:rsidR="00114FDC" w:rsidRDefault="00114FDC">
      <w:pPr>
        <w:pStyle w:val="CommentText"/>
      </w:pPr>
      <w:r>
        <w:rPr>
          <w:rStyle w:val="CommentReference"/>
        </w:rPr>
        <w:annotationRef/>
      </w:r>
      <w:r>
        <w:t xml:space="preserve">Or below our detection limit. </w:t>
      </w:r>
    </w:p>
  </w:comment>
  <w:comment w:id="45" w:author="pdmurray" w:date="2018-10-23T21:43:00Z" w:initials="p">
    <w:p w14:paraId="76A84BA0" w14:textId="0EB5D550" w:rsidR="00752DF3" w:rsidRDefault="00752DF3">
      <w:pPr>
        <w:pStyle w:val="CommentText"/>
      </w:pPr>
      <w:r>
        <w:rPr>
          <w:rStyle w:val="CommentReference"/>
        </w:rPr>
        <w:annotationRef/>
      </w:r>
      <w:r>
        <w:t>Modified the text to state this explicitly.</w:t>
      </w:r>
    </w:p>
  </w:comment>
  <w:comment w:id="46" w:author="Yayoi Takamura" w:date="2018-10-22T09:07:00Z" w:initials="YT">
    <w:p w14:paraId="212242F3" w14:textId="1E9B14BC" w:rsidR="00114FDC" w:rsidRDefault="00114FDC">
      <w:pPr>
        <w:pStyle w:val="CommentText"/>
      </w:pPr>
      <w:r>
        <w:rPr>
          <w:rStyle w:val="CommentReference"/>
        </w:rPr>
        <w:annotationRef/>
      </w:r>
      <w:r>
        <w:t xml:space="preserve">Does the center of mass of the blob change in H as </w:t>
      </w:r>
      <w:proofErr w:type="spellStart"/>
      <w:r>
        <w:t>tGd</w:t>
      </w:r>
      <w:proofErr w:type="spellEnd"/>
      <w:r>
        <w:t xml:space="preserve"> increases?</w:t>
      </w:r>
    </w:p>
  </w:comment>
  <w:comment w:id="47" w:author="pdmurray" w:date="2018-10-22T23:00:00Z" w:initials="p">
    <w:p w14:paraId="4E13C48C" w14:textId="035E6508" w:rsidR="00114FDC" w:rsidRDefault="00114FDC">
      <w:pPr>
        <w:pStyle w:val="CommentText"/>
      </w:pPr>
      <w:r>
        <w:rPr>
          <w:rStyle w:val="CommentReference"/>
        </w:rPr>
        <w:annotationRef/>
      </w:r>
      <w:r>
        <w:t>The as-grown and Gd (3 nm) samples are extremely closely spaced, but the Gd (7 nm) sample does appear to shift, although the peak is much more diffuse in general. The Gd (20 nm) is too diffuse to distinguish.</w:t>
      </w:r>
    </w:p>
  </w:comment>
  <w:comment w:id="49" w:author="Grutter, Alexander J. (Fed)" w:date="2018-10-18T15:45:00Z" w:initials="GAJ(">
    <w:p w14:paraId="4806A54F" w14:textId="25D19C83" w:rsidR="00114FDC" w:rsidRDefault="00114FDC">
      <w:pPr>
        <w:pStyle w:val="CommentText"/>
      </w:pPr>
      <w:r>
        <w:rPr>
          <w:rStyle w:val="CommentReference"/>
        </w:rPr>
        <w:annotationRef/>
      </w:r>
      <w:r>
        <w:t>I would be quantitative here.</w:t>
      </w:r>
    </w:p>
  </w:comment>
  <w:comment w:id="50" w:author="pdmurray" w:date="2018-10-20T14:41:00Z" w:initials="p">
    <w:p w14:paraId="7CDAFF8E" w14:textId="3AD456E8" w:rsidR="00114FDC" w:rsidRDefault="00114FDC">
      <w:pPr>
        <w:pStyle w:val="CommentText"/>
      </w:pPr>
      <w:r>
        <w:rPr>
          <w:rStyle w:val="CommentReference"/>
        </w:rPr>
        <w:annotationRef/>
      </w:r>
      <w:r>
        <w:t>Added values of the transition temperatures.</w:t>
      </w:r>
    </w:p>
  </w:comment>
  <w:comment w:id="51" w:author="Chopdekar, Rajesh Vilas" w:date="2018-10-15T16:04:00Z" w:initials="CRV">
    <w:p w14:paraId="22C99A30" w14:textId="1B9B0527" w:rsidR="00114FDC" w:rsidRDefault="00114FDC">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52" w:author="pdmurray" w:date="2018-10-20T14:41:00Z" w:initials="p">
    <w:p w14:paraId="2076FF31" w14:textId="753B7B8C" w:rsidR="00114FDC" w:rsidRDefault="00114FDC">
      <w:pPr>
        <w:pStyle w:val="CommentText"/>
      </w:pPr>
      <w:r>
        <w:rPr>
          <w:rStyle w:val="CommentReference"/>
        </w:rPr>
        <w:annotationRef/>
      </w:r>
      <w:r>
        <w:t>I tried adding another panel, see fig. 2. I’m not convinced it adds to the understanding of the reader, however.</w:t>
      </w:r>
    </w:p>
  </w:comment>
  <w:comment w:id="53" w:author="Yayoi Takamura" w:date="2018-10-22T09:13:00Z" w:initials="YT">
    <w:p w14:paraId="2A0E29CE" w14:textId="23CB5ED1" w:rsidR="00114FDC" w:rsidRDefault="00114FDC">
      <w:pPr>
        <w:pStyle w:val="CommentText"/>
      </w:pPr>
      <w:r>
        <w:rPr>
          <w:rStyle w:val="CommentReference"/>
        </w:rPr>
        <w:annotationRef/>
      </w:r>
      <w:r>
        <w:t>I agree that the extra panel isn’t that helpful or pretty</w:t>
      </w:r>
    </w:p>
  </w:comment>
  <w:comment w:id="54" w:author="pdmurray" w:date="2018-10-22T21:50:00Z" w:initials="p">
    <w:p w14:paraId="7AAE5BD8" w14:textId="60DB0011" w:rsidR="00114FDC" w:rsidRDefault="00114FDC">
      <w:pPr>
        <w:pStyle w:val="CommentText"/>
      </w:pPr>
      <w:r>
        <w:rPr>
          <w:rStyle w:val="CommentReference"/>
        </w:rPr>
        <w:annotationRef/>
      </w:r>
      <w:r>
        <w:t>I have removed the extra panel.</w:t>
      </w:r>
    </w:p>
  </w:comment>
  <w:comment w:id="56" w:author="pdmurray" w:date="2018-10-24T16:33:00Z" w:initials="p">
    <w:p w14:paraId="6D6F2CBC" w14:textId="260F3698" w:rsidR="00C61961" w:rsidRDefault="00C61961">
      <w:pPr>
        <w:pStyle w:val="CommentText"/>
      </w:pPr>
      <w:r>
        <w:rPr>
          <w:rStyle w:val="CommentReference"/>
        </w:rPr>
        <w:annotationRef/>
      </w:r>
      <w:r>
        <w:t>Questionable, now that all references to the Scherrer sizes have been removed?</w:t>
      </w:r>
    </w:p>
  </w:comment>
  <w:comment w:id="59" w:author="Grutter, Alexander J. (Fed)" w:date="2018-10-18T16:51:00Z" w:initials="GAJ(">
    <w:p w14:paraId="3EAE9D4E" w14:textId="6FD9C4CF" w:rsidR="00114FDC" w:rsidRDefault="00114FDC">
      <w:pPr>
        <w:pStyle w:val="CommentText"/>
      </w:pPr>
      <w:r>
        <w:rPr>
          <w:rStyle w:val="CommentReference"/>
        </w:rPr>
        <w:annotationRef/>
      </w:r>
      <w:r>
        <w:t>Y-123? Isn’t optimal Y-237? Maybe I don’t understand this notation…</w:t>
      </w:r>
    </w:p>
  </w:comment>
  <w:comment w:id="60" w:author="pdmurray" w:date="2018-10-20T13:51:00Z" w:initials="p">
    <w:p w14:paraId="55668480" w14:textId="47E2A9C9" w:rsidR="00114FDC" w:rsidRPr="00B865F3" w:rsidRDefault="00114FDC">
      <w:pPr>
        <w:pStyle w:val="CommentText"/>
      </w:pPr>
      <w:r>
        <w:rPr>
          <w:rStyle w:val="CommentReference"/>
        </w:rPr>
        <w:annotationRef/>
      </w:r>
      <w:r>
        <w:t xml:space="preserve">These numbers denote </w:t>
      </w:r>
      <w:r>
        <w:rPr>
          <w:i/>
        </w:rPr>
        <w:t>cation</w:t>
      </w:r>
      <w:r>
        <w:t xml:space="preserve"> stoichiometry, i.e. Y-123 means the ratios of Y:</w:t>
      </w:r>
      <w:proofErr w:type="gramStart"/>
      <w:r>
        <w:t>Ba:Cu</w:t>
      </w:r>
      <w:proofErr w:type="gramEnd"/>
      <w:r>
        <w:t xml:space="preserve"> are 1:2:3.</w:t>
      </w:r>
    </w:p>
  </w:comment>
  <w:comment w:id="61" w:author="" w:date="2018-10-16T00:32:00Z" w:initials="IS">
    <w:p w14:paraId="252F9F15" w14:textId="6E5B69C9" w:rsidR="00114FDC" w:rsidRDefault="00114FDC">
      <w:pPr>
        <w:pStyle w:val="CommentText"/>
      </w:pPr>
      <w:r>
        <w:rPr>
          <w:rStyle w:val="CommentReference"/>
        </w:rPr>
        <w:annotationRef/>
      </w:r>
      <w:r>
        <w:t xml:space="preserve">A reference should </w:t>
      </w:r>
      <w:proofErr w:type="spellStart"/>
      <w:r>
        <w:t>included</w:t>
      </w:r>
      <w:proofErr w:type="spellEnd"/>
      <w:r>
        <w:t xml:space="preserve"> here</w:t>
      </w:r>
      <w:proofErr w:type="gramStart"/>
      <w:r>
        <w:t xml:space="preserve">:  </w:t>
      </w:r>
      <w:r w:rsidRPr="00BC06F7">
        <w:rPr>
          <w:i/>
          <w:lang w:val="en-GB"/>
        </w:rPr>
        <w:t>“</w:t>
      </w:r>
      <w:proofErr w:type="gramEnd"/>
      <w:r w:rsidRPr="00BC06F7">
        <w:rPr>
          <w:i/>
          <w:lang w:val="en-GB"/>
        </w:rPr>
        <w:t xml:space="preserve">Emerging diluted ferromagnetism in high Tc </w:t>
      </w:r>
      <w:proofErr w:type="spellStart"/>
      <w:r w:rsidRPr="00BC06F7">
        <w:rPr>
          <w:i/>
          <w:lang w:val="en-GB"/>
        </w:rPr>
        <w:t>sueprconductors</w:t>
      </w:r>
      <w:proofErr w:type="spellEnd"/>
      <w:r w:rsidRPr="00BC06F7">
        <w:rPr>
          <w:i/>
          <w:lang w:val="en-GB"/>
        </w:rPr>
        <w:t xml:space="preserve"> driven by point defect clusters”.</w:t>
      </w:r>
      <w:r>
        <w:rPr>
          <w:lang w:val="en-GB"/>
        </w:rPr>
        <w:t xml:space="preserve"> J. </w:t>
      </w:r>
      <w:proofErr w:type="spellStart"/>
      <w:r>
        <w:rPr>
          <w:lang w:val="en-GB"/>
        </w:rPr>
        <w:t>Gazquez</w:t>
      </w:r>
      <w:proofErr w:type="spellEnd"/>
      <w:r>
        <w:rPr>
          <w:lang w:val="en-GB"/>
        </w:rPr>
        <w:t xml:space="preserve">, R. Guzman, R. Mishra, E. Bartolomé, J. </w:t>
      </w:r>
      <w:proofErr w:type="spellStart"/>
      <w:r>
        <w:rPr>
          <w:lang w:val="en-GB"/>
        </w:rPr>
        <w:t>Salafranca</w:t>
      </w:r>
      <w:proofErr w:type="spellEnd"/>
      <w:r>
        <w:rPr>
          <w:lang w:val="en-GB"/>
        </w:rPr>
        <w:t xml:space="preserve">, C. Magen, M. Varela, M. Coll, A. Palau, S. M. </w:t>
      </w:r>
      <w:proofErr w:type="spellStart"/>
      <w:r>
        <w:rPr>
          <w:lang w:val="en-GB"/>
        </w:rPr>
        <w:t>Vallvidares</w:t>
      </w:r>
      <w:proofErr w:type="spellEnd"/>
      <w:r>
        <w:rPr>
          <w:lang w:val="en-GB"/>
        </w:rPr>
        <w:t xml:space="preserve">, P. </w:t>
      </w:r>
      <w:proofErr w:type="spellStart"/>
      <w:r>
        <w:rPr>
          <w:lang w:val="en-GB"/>
        </w:rPr>
        <w:t>Gargiani</w:t>
      </w:r>
      <w:proofErr w:type="spellEnd"/>
      <w:r>
        <w:rPr>
          <w:lang w:val="en-GB"/>
        </w:rPr>
        <w:t xml:space="preserve">, E. </w:t>
      </w:r>
      <w:proofErr w:type="spellStart"/>
      <w:r>
        <w:rPr>
          <w:lang w:val="en-GB"/>
        </w:rPr>
        <w:t>Pellegrin</w:t>
      </w:r>
      <w:proofErr w:type="spellEnd"/>
      <w:r>
        <w:rPr>
          <w:lang w:val="en-GB"/>
        </w:rPr>
        <w:t xml:space="preserve">, J. Herrero-Martin, S. J. Pennycook, S. T. </w:t>
      </w:r>
      <w:proofErr w:type="spellStart"/>
      <w:r>
        <w:rPr>
          <w:lang w:val="en-GB"/>
        </w:rPr>
        <w:t>Pantelides</w:t>
      </w:r>
      <w:proofErr w:type="spellEnd"/>
      <w:r>
        <w:rPr>
          <w:lang w:val="en-GB"/>
        </w:rPr>
        <w:t xml:space="preserve">, T. Puig, X. </w:t>
      </w:r>
      <w:proofErr w:type="spellStart"/>
      <w:r>
        <w:rPr>
          <w:lang w:val="en-GB"/>
        </w:rPr>
        <w:t>Obradors</w:t>
      </w:r>
      <w:proofErr w:type="spellEnd"/>
      <w:r>
        <w:rPr>
          <w:lang w:val="en-GB"/>
        </w:rPr>
        <w:t xml:space="preserve">, </w:t>
      </w:r>
      <w:r w:rsidRPr="00304116">
        <w:rPr>
          <w:u w:val="single"/>
          <w:lang w:val="en-GB"/>
        </w:rPr>
        <w:t>Advanced Science</w:t>
      </w:r>
      <w:r>
        <w:rPr>
          <w:lang w:val="en-GB"/>
        </w:rPr>
        <w:t xml:space="preserve"> </w:t>
      </w:r>
      <w:r w:rsidRPr="00304116">
        <w:rPr>
          <w:b/>
          <w:lang w:val="en-GB"/>
        </w:rPr>
        <w:t>3</w:t>
      </w:r>
      <w:r>
        <w:rPr>
          <w:lang w:val="en-GB"/>
        </w:rPr>
        <w:t>, 1500295 (2016).</w:t>
      </w:r>
    </w:p>
  </w:comment>
  <w:comment w:id="62" w:author="pdmurray" w:date="2018-10-20T13:51:00Z" w:initials="p">
    <w:p w14:paraId="3AE9BB4E" w14:textId="22DAE141" w:rsidR="00114FDC" w:rsidRDefault="00114FDC">
      <w:pPr>
        <w:pStyle w:val="CommentText"/>
      </w:pPr>
      <w:r>
        <w:rPr>
          <w:rStyle w:val="CommentReference"/>
        </w:rPr>
        <w:annotationRef/>
      </w:r>
      <w:r>
        <w:t>Added this reference.</w:t>
      </w:r>
    </w:p>
  </w:comment>
  <w:comment w:id="66" w:author="Yayoi Takamura" w:date="2018-10-22T20:59:00Z" w:initials="YT">
    <w:p w14:paraId="28E89366" w14:textId="0DF3AF60" w:rsidR="00114FDC" w:rsidRDefault="00114FDC">
      <w:pPr>
        <w:pStyle w:val="CommentText"/>
      </w:pPr>
      <w:r>
        <w:rPr>
          <w:rStyle w:val="CommentReference"/>
        </w:rPr>
        <w:annotationRef/>
      </w:r>
      <w:r>
        <w:t>What about XRR data?</w:t>
      </w:r>
    </w:p>
  </w:comment>
  <w:comment w:id="67" w:author="pdmurray" w:date="2018-10-24T16:33:00Z" w:initials="p">
    <w:p w14:paraId="4D3EF0C9" w14:textId="4DBA58E0" w:rsidR="00C61961" w:rsidRDefault="00C61961">
      <w:pPr>
        <w:pStyle w:val="CommentText"/>
      </w:pPr>
      <w:r>
        <w:rPr>
          <w:rStyle w:val="CommentReference"/>
        </w:rPr>
        <w:annotationRef/>
      </w:r>
      <w:r>
        <w:t>We have XRR data showing the same trend in the shift of the (001) peak.</w:t>
      </w:r>
    </w:p>
  </w:comment>
  <w:comment w:id="63" w:author="Grutter, Alexander J. (Fed)" w:date="2018-10-18T16:52:00Z" w:initials="GAJ(">
    <w:p w14:paraId="5C8E6701" w14:textId="1495342D" w:rsidR="00114FDC" w:rsidRDefault="00114FDC">
      <w:pPr>
        <w:pStyle w:val="CommentText"/>
      </w:pPr>
      <w:r>
        <w:rPr>
          <w:rStyle w:val="CommentReference"/>
        </w:rPr>
        <w:annotationRef/>
      </w:r>
      <w:r>
        <w:t>Qualitative or quantitative? I think the XRD does not show nearly as much expansion as the PNR… what about TEM?</w:t>
      </w:r>
    </w:p>
  </w:comment>
  <w:comment w:id="64" w:author="pdmurray" w:date="2018-10-20T13:52:00Z" w:initials="p">
    <w:p w14:paraId="1E3320CE" w14:textId="4848EF33" w:rsidR="00114FDC" w:rsidRDefault="00114FDC">
      <w:pPr>
        <w:pStyle w:val="CommentText"/>
      </w:pPr>
      <w:r>
        <w:rPr>
          <w:rStyle w:val="CommentReference"/>
        </w:rPr>
        <w:annotationRef/>
      </w:r>
      <w:r>
        <w:t>This is in qualitative agreement with the trend observed in XRD. We don’t have TEM images of the entire film thicknesses, so we can’t actually compare.</w:t>
      </w:r>
    </w:p>
  </w:comment>
  <w:comment w:id="68" w:author="Yayoi Takamura" w:date="2018-10-22T21:01:00Z" w:initials="YT">
    <w:p w14:paraId="077B07A5" w14:textId="57C76A56" w:rsidR="00114FDC" w:rsidRDefault="00114FDC">
      <w:pPr>
        <w:pStyle w:val="CommentText"/>
      </w:pPr>
      <w:r>
        <w:rPr>
          <w:rStyle w:val="CommentReference"/>
        </w:rPr>
        <w:annotationRef/>
      </w:r>
      <w:r>
        <w:t>Is there any sign of Gd oxide by PNR?</w:t>
      </w:r>
    </w:p>
  </w:comment>
  <w:comment w:id="69" w:author="pdmurray" w:date="2018-10-22T22:17:00Z" w:initials="p">
    <w:p w14:paraId="7184A2E4" w14:textId="216A0EC6" w:rsidR="00114FDC" w:rsidRDefault="00114FDC">
      <w:pPr>
        <w:pStyle w:val="CommentText"/>
      </w:pPr>
      <w:r>
        <w:rPr>
          <w:rStyle w:val="CommentReference"/>
        </w:rPr>
        <w:annotationRef/>
      </w:r>
      <w:r>
        <w:t>Within the region where we expect to see Gd or Gd2O3, the nuclear SLD is lower than expected for Gd2O3.</w:t>
      </w:r>
    </w:p>
    <w:p w14:paraId="4C0BE1D9" w14:textId="77777777" w:rsidR="00114FDC" w:rsidRDefault="00114FDC">
      <w:pPr>
        <w:pStyle w:val="CommentText"/>
      </w:pPr>
    </w:p>
    <w:p w14:paraId="4368844E" w14:textId="49A8A1BF" w:rsidR="00114FDC" w:rsidRDefault="00114FDC">
      <w:pPr>
        <w:pStyle w:val="CommentText"/>
      </w:pPr>
      <w:r>
        <w:t xml:space="preserve">A related question one could ask is, “Do we see any metallic Gd?” The answer to this is no – not in magnetometry, and PNR shows very little spin asymmetry as well. </w:t>
      </w:r>
      <w:proofErr w:type="gramStart"/>
      <w:r>
        <w:t>So</w:t>
      </w:r>
      <w:proofErr w:type="gramEnd"/>
      <w:r>
        <w:t xml:space="preserve"> the evidence for at least GdOx I would argue is strong on the basis of our magnetic measurements.</w:t>
      </w:r>
    </w:p>
  </w:comment>
  <w:comment w:id="71" w:author="Grutter, Alexander J. (Fed)" w:date="2018-10-18T16:54:00Z" w:initials="GAJ(">
    <w:p w14:paraId="1675A01D" w14:textId="2403E20E" w:rsidR="00114FDC" w:rsidRDefault="00114FDC">
      <w:pPr>
        <w:pStyle w:val="CommentText"/>
      </w:pPr>
      <w:r>
        <w:rPr>
          <w:rStyle w:val="CommentReference"/>
        </w:rPr>
        <w:annotationRef/>
      </w:r>
      <w:r>
        <w:t>This seems a little long-range to me. I would confirm with Elke</w:t>
      </w:r>
    </w:p>
  </w:comment>
  <w:comment w:id="72" w:author="Chopdekar, Rajesh Vilas" w:date="2018-10-15T15:13:00Z" w:initials="CRV">
    <w:p w14:paraId="7554F948" w14:textId="68BF1834" w:rsidR="00114FDC" w:rsidRDefault="00114FDC">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  I found this paper (</w:t>
      </w:r>
      <w:proofErr w:type="spellStart"/>
      <w:r>
        <w:t>Aprili</w:t>
      </w:r>
      <w:proofErr w:type="spellEnd"/>
      <w:r>
        <w:t xml:space="preserve">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73" w:author="pdmurray" w:date="2018-10-20T13:54:00Z" w:initials="p">
    <w:p w14:paraId="270B5EC3" w14:textId="50959573" w:rsidR="00114FDC" w:rsidRDefault="00114FDC">
      <w:pPr>
        <w:pStyle w:val="CommentText"/>
      </w:pPr>
      <w:r>
        <w:rPr>
          <w:rStyle w:val="CommentReference"/>
        </w:rPr>
        <w:annotationRef/>
      </w:r>
      <w:r>
        <w:t>I added several sentences addressing this, as well as the suggested reference.</w:t>
      </w:r>
    </w:p>
  </w:comment>
  <w:comment w:id="75" w:author="Grutter, Alexander J. (Fed)" w:date="2018-10-18T16:57:00Z" w:initials="GAJ(">
    <w:p w14:paraId="28A180DE" w14:textId="6EEC45ED" w:rsidR="00114FDC" w:rsidRDefault="00114FDC">
      <w:pPr>
        <w:pStyle w:val="CommentText"/>
      </w:pPr>
      <w:r>
        <w:rPr>
          <w:rStyle w:val="CommentReference"/>
        </w:rPr>
        <w:annotationRef/>
      </w:r>
      <w:r>
        <w:t>PBR and MAGIK have different wavelengths</w:t>
      </w:r>
    </w:p>
  </w:comment>
  <w:comment w:id="81" w:author="Yayoi Takamura" w:date="2018-10-22T20:53:00Z" w:initials="YT">
    <w:p w14:paraId="7140908C" w14:textId="179F5A0D" w:rsidR="00114FDC" w:rsidRDefault="00114FDC">
      <w:pPr>
        <w:pStyle w:val="CommentText"/>
      </w:pPr>
      <w:r>
        <w:rPr>
          <w:rStyle w:val="CommentReference"/>
        </w:rPr>
        <w:annotationRef/>
      </w:r>
      <w:r>
        <w:t>These are really omega-2theta scans</w:t>
      </w:r>
    </w:p>
  </w:comment>
  <w:comment w:id="82" w:author="pdmurray" w:date="2018-10-24T16:34:00Z" w:initials="p">
    <w:p w14:paraId="367B830A" w14:textId="1B3B9C73" w:rsidR="00C61961" w:rsidRDefault="00C61961">
      <w:pPr>
        <w:pStyle w:val="CommentText"/>
      </w:pPr>
      <w:r>
        <w:rPr>
          <w:rStyle w:val="CommentReference"/>
        </w:rPr>
        <w:annotationRef/>
      </w:r>
      <w:r>
        <w:t>noted, fixed</w:t>
      </w:r>
    </w:p>
  </w:comment>
  <w:comment w:id="83" w:author="Grutter, Alexander J. (Fed)" w:date="2018-10-18T17:04:00Z" w:initials="GAJ(">
    <w:p w14:paraId="3433766B" w14:textId="69DB6D39" w:rsidR="00114FDC" w:rsidRDefault="00114FDC">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84" w:author="pdmurray" w:date="2018-10-20T13:54:00Z" w:initials="p">
    <w:p w14:paraId="34D90074" w14:textId="3C635446" w:rsidR="00114FDC" w:rsidRDefault="00114FDC">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 w:id="86" w:author="Yayoi Takamura" w:date="2018-10-22T20:50:00Z" w:initials="YT">
    <w:p w14:paraId="30CC7634" w14:textId="7B076C86" w:rsidR="00114FDC" w:rsidRDefault="00114FDC">
      <w:pPr>
        <w:pStyle w:val="CommentText"/>
      </w:pPr>
      <w:r>
        <w:rPr>
          <w:rStyle w:val="CommentReference"/>
        </w:rPr>
        <w:annotationRef/>
      </w:r>
      <w:r>
        <w:t xml:space="preserve">A picky reviewer may question why the background for the red curve is so different than the others.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6A6B80FC" w15:paraIdParent="2B14BBC9" w15:done="0"/>
  <w15:commentEx w15:paraId="34711B0A" w15:paraIdParent="2B14BBC9" w15:done="0"/>
  <w15:commentEx w15:paraId="46CE86F4" w15:done="0"/>
  <w15:commentEx w15:paraId="54DF1771" w15:paraIdParent="46CE86F4" w15:done="0"/>
  <w15:commentEx w15:paraId="4794538F" w15:done="0"/>
  <w15:commentEx w15:paraId="79CA819D" w15:paraIdParent="4794538F" w15:done="0"/>
  <w15:commentEx w15:paraId="0BA14886" w15:done="0"/>
  <w15:commentEx w15:paraId="76A84BA0" w15:paraIdParent="0BA14886" w15:done="0"/>
  <w15:commentEx w15:paraId="212242F3" w15:done="0"/>
  <w15:commentEx w15:paraId="4E13C48C" w15:paraIdParent="212242F3" w15:done="0"/>
  <w15:commentEx w15:paraId="4806A54F" w15:done="0"/>
  <w15:commentEx w15:paraId="7CDAFF8E" w15:paraIdParent="4806A54F" w15:done="0"/>
  <w15:commentEx w15:paraId="22C99A30" w15:done="0"/>
  <w15:commentEx w15:paraId="2076FF31" w15:paraIdParent="22C99A30" w15:done="0"/>
  <w15:commentEx w15:paraId="2A0E29CE" w15:paraIdParent="22C99A30" w15:done="0"/>
  <w15:commentEx w15:paraId="7AAE5BD8" w15:paraIdParent="22C99A30" w15:done="0"/>
  <w15:commentEx w15:paraId="6D6F2CBC" w15:done="0"/>
  <w15:commentEx w15:paraId="3EAE9D4E" w15:done="0"/>
  <w15:commentEx w15:paraId="55668480" w15:paraIdParent="3EAE9D4E" w15:done="0"/>
  <w15:commentEx w15:paraId="252F9F15" w15:done="0"/>
  <w15:commentEx w15:paraId="3AE9BB4E" w15:paraIdParent="252F9F15" w15:done="0"/>
  <w15:commentEx w15:paraId="28E89366" w15:done="0"/>
  <w15:commentEx w15:paraId="4D3EF0C9" w15:paraIdParent="28E89366" w15:done="0"/>
  <w15:commentEx w15:paraId="5C8E6701" w15:done="0"/>
  <w15:commentEx w15:paraId="1E3320CE" w15:paraIdParent="5C8E6701" w15:done="0"/>
  <w15:commentEx w15:paraId="077B07A5" w15:done="0"/>
  <w15:commentEx w15:paraId="4368844E" w15:paraIdParent="077B07A5" w15:done="0"/>
  <w15:commentEx w15:paraId="1675A01D" w15:done="0"/>
  <w15:commentEx w15:paraId="7554F948" w15:done="0"/>
  <w15:commentEx w15:paraId="270B5EC3" w15:paraIdParent="7554F948" w15:done="0"/>
  <w15:commentEx w15:paraId="28A180DE" w15:done="0"/>
  <w15:commentEx w15:paraId="7140908C" w15:done="0"/>
  <w15:commentEx w15:paraId="367B830A" w15:paraIdParent="7140908C" w15:done="0"/>
  <w15:commentEx w15:paraId="3433766B" w15:done="0"/>
  <w15:commentEx w15:paraId="34D90074" w15:paraIdParent="3433766B" w15:done="0"/>
  <w15:commentEx w15:paraId="30CC76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4711B0A" w16cid:durableId="1F78C336"/>
  <w16cid:commentId w16cid:paraId="46CE86F4" w16cid:durableId="1F78C33A"/>
  <w16cid:commentId w16cid:paraId="54DF1771" w16cid:durableId="1F75B0F3"/>
  <w16cid:commentId w16cid:paraId="4794538F" w16cid:durableId="1F78C33C"/>
  <w16cid:commentId w16cid:paraId="79CA819D" w16cid:durableId="1F7A147A"/>
  <w16cid:commentId w16cid:paraId="0BA14886" w16cid:durableId="1F78C33D"/>
  <w16cid:commentId w16cid:paraId="76A84BA0" w16cid:durableId="1F7A1469"/>
  <w16cid:commentId w16cid:paraId="212242F3" w16cid:durableId="1F78C33E"/>
  <w16cid:commentId w16cid:paraId="4E13C48C" w16cid:durableId="1F78D523"/>
  <w16cid:commentId w16cid:paraId="4806A54F" w16cid:durableId="1F73292F"/>
  <w16cid:commentId w16cid:paraId="7CDAFF8E" w16cid:durableId="1F75BCFE"/>
  <w16cid:commentId w16cid:paraId="22C99A30" w16cid:durableId="1F705EFB"/>
  <w16cid:commentId w16cid:paraId="2076FF31" w16cid:durableId="1F75BD14"/>
  <w16cid:commentId w16cid:paraId="2A0E29CE" w16cid:durableId="1F78C343"/>
  <w16cid:commentId w16cid:paraId="7AAE5BD8" w16cid:durableId="1F78C488"/>
  <w16cid:commentId w16cid:paraId="6D6F2CBC" w16cid:durableId="1F7B1D47"/>
  <w16cid:commentId w16cid:paraId="3EAE9D4E" w16cid:durableId="1F7338AC"/>
  <w16cid:commentId w16cid:paraId="55668480" w16cid:durableId="1F75B16A"/>
  <w16cid:commentId w16cid:paraId="252F9F15" w16cid:durableId="1F710384"/>
  <w16cid:commentId w16cid:paraId="3AE9BB4E" w16cid:durableId="1F75B161"/>
  <w16cid:commentId w16cid:paraId="28E89366" w16cid:durableId="1F78C348"/>
  <w16cid:commentId w16cid:paraId="4D3EF0C9" w16cid:durableId="1F7B1D6F"/>
  <w16cid:commentId w16cid:paraId="5C8E6701" w16cid:durableId="1F7338E9"/>
  <w16cid:commentId w16cid:paraId="1E3320CE" w16cid:durableId="1F75B199"/>
  <w16cid:commentId w16cid:paraId="077B07A5" w16cid:durableId="1F78C34B"/>
  <w16cid:commentId w16cid:paraId="4368844E" w16cid:durableId="1F78CADC"/>
  <w16cid:commentId w16cid:paraId="1675A01D" w16cid:durableId="1F73394A"/>
  <w16cid:commentId w16cid:paraId="7554F948" w16cid:durableId="1F705EFC"/>
  <w16cid:commentId w16cid:paraId="270B5EC3" w16cid:durableId="1F75B1F8"/>
  <w16cid:commentId w16cid:paraId="28A180DE" w16cid:durableId="1F733A05"/>
  <w16cid:commentId w16cid:paraId="7140908C" w16cid:durableId="1F78C350"/>
  <w16cid:commentId w16cid:paraId="367B830A" w16cid:durableId="1F7B1DB3"/>
  <w16cid:commentId w16cid:paraId="3433766B" w16cid:durableId="1F733BAF"/>
  <w16cid:commentId w16cid:paraId="34D90074" w16cid:durableId="1F75B233"/>
  <w16cid:commentId w16cid:paraId="30CC7634" w16cid:durableId="1F78C3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84F71" w14:textId="77777777" w:rsidR="00573F02" w:rsidRDefault="00573F02" w:rsidP="004A10BE">
      <w:r>
        <w:separator/>
      </w:r>
    </w:p>
  </w:endnote>
  <w:endnote w:type="continuationSeparator" w:id="0">
    <w:p w14:paraId="27B9C04F" w14:textId="77777777" w:rsidR="00573F02" w:rsidRDefault="00573F02" w:rsidP="004A10BE">
      <w:r>
        <w:continuationSeparator/>
      </w:r>
    </w:p>
  </w:endnote>
  <w:endnote w:type="continuationNotice" w:id="1">
    <w:p w14:paraId="2BB26AC7" w14:textId="77777777" w:rsidR="00573F02" w:rsidRDefault="00573F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114FDC" w:rsidRPr="004021D9" w:rsidRDefault="00114FDC"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4A06A9D6" w14:textId="77777777" w:rsidR="00114FDC" w:rsidRPr="00B547A9" w:rsidRDefault="00114FDC"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114FDC" w:rsidRPr="004021D9" w:rsidRDefault="00114FDC"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335FF4AA" w14:textId="77777777" w:rsidR="00114FDC" w:rsidRDefault="00114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4C7E0" w14:textId="77777777" w:rsidR="00573F02" w:rsidRDefault="00573F02" w:rsidP="004A10BE">
      <w:r>
        <w:separator/>
      </w:r>
    </w:p>
  </w:footnote>
  <w:footnote w:type="continuationSeparator" w:id="0">
    <w:p w14:paraId="61611F2B" w14:textId="77777777" w:rsidR="00573F02" w:rsidRDefault="00573F02" w:rsidP="004A10BE">
      <w:r>
        <w:continuationSeparator/>
      </w:r>
    </w:p>
  </w:footnote>
  <w:footnote w:type="continuationNotice" w:id="1">
    <w:p w14:paraId="1827D963" w14:textId="77777777" w:rsidR="00573F02" w:rsidRDefault="00573F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114FDC" w:rsidRDefault="00114FDC" w:rsidP="004A10BE">
    <w:pPr>
      <w:pStyle w:val="Header"/>
    </w:pPr>
    <w:r>
      <w:tab/>
    </w:r>
  </w:p>
  <w:tbl>
    <w:tblPr>
      <w:tblW w:w="13110" w:type="dxa"/>
      <w:tblInd w:w="738" w:type="dxa"/>
      <w:tblLook w:val="04A0" w:firstRow="1" w:lastRow="0" w:firstColumn="1" w:lastColumn="0" w:noHBand="0" w:noVBand="1"/>
    </w:tblPr>
    <w:tblGrid>
      <w:gridCol w:w="6840"/>
      <w:gridCol w:w="6270"/>
    </w:tblGrid>
    <w:tr w:rsidR="00114FDC" w:rsidRPr="00A96E1E" w14:paraId="027C978C" w14:textId="77777777" w:rsidTr="00C93BCD">
      <w:trPr>
        <w:trHeight w:val="900"/>
      </w:trPr>
      <w:tc>
        <w:tcPr>
          <w:tcW w:w="6840" w:type="dxa"/>
          <w:shd w:val="clear" w:color="auto" w:fill="auto"/>
        </w:tcPr>
        <w:p w14:paraId="1383C287" w14:textId="27A3161B" w:rsidR="00114FDC" w:rsidRPr="00A96E1E" w:rsidRDefault="00114FDC"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114FDC" w:rsidRDefault="00114FDC"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114FDC" w:rsidRPr="00A96E1E" w:rsidRDefault="00114FDC"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114FDC" w:rsidRDefault="00114FDC"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pdmurray">
    <w15:presenceInfo w15:providerId="None" w15:userId="pdmurray"/>
  </w15:person>
  <w15:person w15:author="Yayoi Takamura">
    <w15:presenceInfo w15:providerId="AD" w15:userId="S-1-5-21-3516884288-2819916808-3028616173-8678"/>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000"/>
    <w:rsid w:val="00103379"/>
    <w:rsid w:val="00105226"/>
    <w:rsid w:val="00110560"/>
    <w:rsid w:val="00110C04"/>
    <w:rsid w:val="00111F26"/>
    <w:rsid w:val="0011460B"/>
    <w:rsid w:val="00114FDC"/>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60497"/>
    <w:rsid w:val="00160DD9"/>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3F02"/>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D737B"/>
    <w:rsid w:val="005E2DAF"/>
    <w:rsid w:val="005E5490"/>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0897"/>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2DF3"/>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A7E03"/>
    <w:rsid w:val="007B0C94"/>
    <w:rsid w:val="007B2DD2"/>
    <w:rsid w:val="007B3E9A"/>
    <w:rsid w:val="007B5636"/>
    <w:rsid w:val="007B5679"/>
    <w:rsid w:val="007C3ED5"/>
    <w:rsid w:val="007C4E15"/>
    <w:rsid w:val="007C58A0"/>
    <w:rsid w:val="007C661F"/>
    <w:rsid w:val="007D054D"/>
    <w:rsid w:val="007D2F44"/>
    <w:rsid w:val="007D3F30"/>
    <w:rsid w:val="007D5190"/>
    <w:rsid w:val="007D51DC"/>
    <w:rsid w:val="007D6DAA"/>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40DA"/>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2254"/>
    <w:rsid w:val="009E41EC"/>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19F5"/>
    <w:rsid w:val="00B249E8"/>
    <w:rsid w:val="00B252D0"/>
    <w:rsid w:val="00B315C3"/>
    <w:rsid w:val="00B33C12"/>
    <w:rsid w:val="00B354CC"/>
    <w:rsid w:val="00B43C16"/>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C01254"/>
    <w:rsid w:val="00C034E4"/>
    <w:rsid w:val="00C03DA0"/>
    <w:rsid w:val="00C03DA6"/>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459F8"/>
    <w:rsid w:val="00C51CD0"/>
    <w:rsid w:val="00C56C3B"/>
    <w:rsid w:val="00C61961"/>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D569B"/>
    <w:rsid w:val="00CD5ABB"/>
    <w:rsid w:val="00CD794E"/>
    <w:rsid w:val="00CE3B9E"/>
    <w:rsid w:val="00CE448E"/>
    <w:rsid w:val="00CE6AA7"/>
    <w:rsid w:val="00CF06BF"/>
    <w:rsid w:val="00CF1FED"/>
    <w:rsid w:val="00CF3353"/>
    <w:rsid w:val="00CF4177"/>
    <w:rsid w:val="00CF7E02"/>
    <w:rsid w:val="00D04A98"/>
    <w:rsid w:val="00D1003B"/>
    <w:rsid w:val="00D21EB9"/>
    <w:rsid w:val="00D222DE"/>
    <w:rsid w:val="00D25585"/>
    <w:rsid w:val="00D25FE2"/>
    <w:rsid w:val="00D32376"/>
    <w:rsid w:val="00D327F1"/>
    <w:rsid w:val="00D330FC"/>
    <w:rsid w:val="00D3581E"/>
    <w:rsid w:val="00D372B0"/>
    <w:rsid w:val="00D400D1"/>
    <w:rsid w:val="00D42852"/>
    <w:rsid w:val="00D42C71"/>
    <w:rsid w:val="00D43361"/>
    <w:rsid w:val="00D4368B"/>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1485E"/>
    <w:rsid w:val="00F2120A"/>
    <w:rsid w:val="00F215F7"/>
    <w:rsid w:val="00F2254A"/>
    <w:rsid w:val="00F24FCA"/>
    <w:rsid w:val="00F26F3C"/>
    <w:rsid w:val="00F275AD"/>
    <w:rsid w:val="00F2768D"/>
    <w:rsid w:val="00F34A1C"/>
    <w:rsid w:val="00F41019"/>
    <w:rsid w:val="00F4358F"/>
    <w:rsid w:val="00F43690"/>
    <w:rsid w:val="00F44E40"/>
    <w:rsid w:val="00F46E24"/>
    <w:rsid w:val="00F50EE8"/>
    <w:rsid w:val="00F51386"/>
    <w:rsid w:val="00F516D5"/>
    <w:rsid w:val="00F521A8"/>
    <w:rsid w:val="00F623F3"/>
    <w:rsid w:val="00F62B91"/>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5C09A60-4A7D-4D59-B898-7C4BF7E5D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21</Pages>
  <Words>25556</Words>
  <Characters>145674</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170889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53</cp:revision>
  <cp:lastPrinted>2018-10-04T22:38:00Z</cp:lastPrinted>
  <dcterms:created xsi:type="dcterms:W3CDTF">2018-10-15T21:44:00Z</dcterms:created>
  <dcterms:modified xsi:type="dcterms:W3CDTF">2018-10-25T22:30:00Z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