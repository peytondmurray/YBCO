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87198A" w:rsidRDefault="00FF5437" w:rsidP="00AC2069">
      <w:pPr>
        <w:pStyle w:val="Paragraph"/>
        <w:spacing w:before="0"/>
        <w:ind w:firstLine="0"/>
        <w:rPr>
          <w:b/>
          <w:smallCaps/>
        </w:rPr>
      </w:pPr>
      <w:r w:rsidRPr="0087198A">
        <w:rPr>
          <w:b/>
          <w:smallCaps/>
        </w:rPr>
        <w:t>Front Matter</w:t>
      </w:r>
    </w:p>
    <w:p w14:paraId="62B1D5DC" w14:textId="77777777" w:rsidR="00FF5437" w:rsidRPr="0087198A" w:rsidRDefault="00FF5437" w:rsidP="00AC2069">
      <w:pPr>
        <w:pStyle w:val="Paragraph"/>
        <w:spacing w:before="0"/>
        <w:ind w:firstLine="0"/>
        <w:rPr>
          <w:b/>
          <w:smallCaps/>
        </w:rPr>
      </w:pPr>
    </w:p>
    <w:p w14:paraId="4C27638E" w14:textId="23548D10" w:rsidR="004A10BE" w:rsidRPr="0087198A" w:rsidRDefault="00A16C38" w:rsidP="00EB2373">
      <w:pPr>
        <w:pStyle w:val="Head"/>
        <w:spacing w:before="0" w:after="0"/>
        <w:jc w:val="left"/>
        <w:rPr>
          <w:b w:val="0"/>
          <w:sz w:val="24"/>
          <w:szCs w:val="24"/>
          <w:vertAlign w:val="subscript"/>
        </w:rPr>
      </w:pPr>
      <w:r w:rsidRPr="0087198A">
        <w:rPr>
          <w:sz w:val="24"/>
          <w:szCs w:val="24"/>
        </w:rPr>
        <w:t>Title</w:t>
      </w:r>
      <w:r w:rsidR="00EB6D47" w:rsidRPr="0087198A">
        <w:rPr>
          <w:sz w:val="24"/>
          <w:szCs w:val="24"/>
        </w:rPr>
        <w:t xml:space="preserve"> </w:t>
      </w:r>
      <w:r w:rsidR="0072244C" w:rsidRPr="0087198A">
        <w:rPr>
          <w:b w:val="0"/>
          <w:sz w:val="24"/>
          <w:szCs w:val="24"/>
        </w:rPr>
        <w:tab/>
      </w:r>
      <w:r w:rsidR="0072244C" w:rsidRPr="0087198A">
        <w:rPr>
          <w:b w:val="0"/>
          <w:sz w:val="24"/>
          <w:szCs w:val="24"/>
        </w:rPr>
        <w:tab/>
      </w:r>
      <w:r w:rsidR="00105226" w:rsidRPr="0087198A">
        <w:rPr>
          <w:b w:val="0"/>
          <w:sz w:val="24"/>
          <w:szCs w:val="24"/>
        </w:rPr>
        <w:t xml:space="preserve">Interfacial-Redox-Induced Tuning of Superconductivity in </w:t>
      </w:r>
      <w:bookmarkStart w:id="0" w:name="_Hlk525402495"/>
      <w:r w:rsidR="00105226" w:rsidRPr="0087198A">
        <w:rPr>
          <w:b w:val="0"/>
          <w:sz w:val="24"/>
          <w:szCs w:val="24"/>
        </w:rPr>
        <w:t>YBa</w:t>
      </w:r>
      <w:r w:rsidR="00105226" w:rsidRPr="0087198A">
        <w:rPr>
          <w:b w:val="0"/>
          <w:sz w:val="24"/>
          <w:szCs w:val="24"/>
          <w:vertAlign w:val="subscript"/>
        </w:rPr>
        <w:t>2</w:t>
      </w:r>
      <w:r w:rsidR="00105226" w:rsidRPr="0087198A">
        <w:rPr>
          <w:b w:val="0"/>
          <w:sz w:val="24"/>
          <w:szCs w:val="24"/>
        </w:rPr>
        <w:t>Cu</w:t>
      </w:r>
      <w:r w:rsidR="00105226" w:rsidRPr="0087198A">
        <w:rPr>
          <w:b w:val="0"/>
          <w:sz w:val="24"/>
          <w:szCs w:val="24"/>
          <w:vertAlign w:val="subscript"/>
        </w:rPr>
        <w:t>3</w:t>
      </w:r>
      <w:r w:rsidR="00105226" w:rsidRPr="0087198A">
        <w:rPr>
          <w:b w:val="0"/>
          <w:sz w:val="24"/>
          <w:szCs w:val="24"/>
        </w:rPr>
        <w:t>O</w:t>
      </w:r>
      <w:r w:rsidR="00105226" w:rsidRPr="0087198A">
        <w:rPr>
          <w:b w:val="0"/>
          <w:sz w:val="24"/>
          <w:szCs w:val="24"/>
          <w:vertAlign w:val="subscript"/>
        </w:rPr>
        <w:t>7-δ</w:t>
      </w:r>
      <w:bookmarkEnd w:id="0"/>
    </w:p>
    <w:p w14:paraId="1E23132F" w14:textId="6EB9F37F" w:rsidR="00105226" w:rsidRPr="0087198A" w:rsidRDefault="00105226" w:rsidP="00EB2373">
      <w:pPr>
        <w:pStyle w:val="Head"/>
        <w:spacing w:before="0" w:after="0"/>
        <w:jc w:val="left"/>
        <w:rPr>
          <w:b w:val="0"/>
          <w:sz w:val="24"/>
          <w:szCs w:val="24"/>
          <w:vertAlign w:val="subscript"/>
        </w:rPr>
      </w:pPr>
      <w:r w:rsidRPr="0087198A">
        <w:rPr>
          <w:sz w:val="24"/>
          <w:szCs w:val="24"/>
        </w:rPr>
        <w:t>Short Title:</w:t>
      </w:r>
      <w:r w:rsidRPr="0087198A">
        <w:rPr>
          <w:b w:val="0"/>
          <w:sz w:val="24"/>
          <w:szCs w:val="24"/>
        </w:rPr>
        <w:t xml:space="preserve"> </w:t>
      </w:r>
      <w:r w:rsidR="00EB2373" w:rsidRPr="0087198A">
        <w:rPr>
          <w:b w:val="0"/>
          <w:sz w:val="24"/>
          <w:szCs w:val="24"/>
        </w:rPr>
        <w:tab/>
      </w:r>
      <w:r w:rsidRPr="0087198A">
        <w:rPr>
          <w:b w:val="0"/>
          <w:sz w:val="24"/>
          <w:szCs w:val="24"/>
        </w:rPr>
        <w:t>Interfacial Tuning of Superconductivity in YB</w:t>
      </w:r>
      <w:r w:rsidR="00A2134B" w:rsidRPr="0087198A">
        <w:rPr>
          <w:b w:val="0"/>
          <w:sz w:val="24"/>
          <w:szCs w:val="24"/>
        </w:rPr>
        <w:t>CO</w:t>
      </w:r>
    </w:p>
    <w:p w14:paraId="42A3A853" w14:textId="77777777" w:rsidR="00105226" w:rsidRPr="0087198A" w:rsidRDefault="00105226" w:rsidP="00105226">
      <w:pPr>
        <w:pStyle w:val="Head"/>
        <w:spacing w:before="0" w:after="0"/>
        <w:ind w:firstLine="720"/>
        <w:jc w:val="left"/>
        <w:rPr>
          <w:sz w:val="24"/>
          <w:szCs w:val="24"/>
        </w:rPr>
      </w:pPr>
    </w:p>
    <w:p w14:paraId="1B7D3F1D" w14:textId="77777777" w:rsidR="00A16C38" w:rsidRPr="0087198A" w:rsidRDefault="004A10BE" w:rsidP="00AC2069">
      <w:pPr>
        <w:pStyle w:val="Teaser"/>
        <w:spacing w:before="0"/>
        <w:rPr>
          <w:b/>
        </w:rPr>
      </w:pPr>
      <w:r w:rsidRPr="0087198A">
        <w:rPr>
          <w:b/>
        </w:rPr>
        <w:t>Authors</w:t>
      </w:r>
    </w:p>
    <w:p w14:paraId="2EEAEF89" w14:textId="77777777" w:rsidR="00105226" w:rsidRPr="0087198A" w:rsidRDefault="00105226" w:rsidP="00AC2069">
      <w:pPr>
        <w:pStyle w:val="Teaser"/>
        <w:spacing w:before="0"/>
      </w:pPr>
    </w:p>
    <w:p w14:paraId="66FC7DBA" w14:textId="77777777" w:rsidR="0087198A" w:rsidRPr="0087198A" w:rsidRDefault="00FE7710" w:rsidP="00AC2069">
      <w:pPr>
        <w:pStyle w:val="Paragraph"/>
        <w:spacing w:before="0"/>
        <w:ind w:firstLine="0"/>
      </w:pPr>
      <w:r w:rsidRPr="0087198A">
        <w:t>Peyton D. Murray,</w:t>
      </w:r>
      <w:r w:rsidRPr="0087198A">
        <w:rPr>
          <w:vertAlign w:val="superscript"/>
        </w:rPr>
        <w:t>1ξ</w:t>
      </w:r>
      <w:r w:rsidRPr="0087198A">
        <w:t xml:space="preserve"> Dustin A. Gilbert,</w:t>
      </w:r>
      <w:r w:rsidRPr="0087198A">
        <w:rPr>
          <w:vertAlign w:val="superscript"/>
        </w:rPr>
        <w:t>2ξ</w:t>
      </w:r>
      <w:r w:rsidRPr="0087198A">
        <w:t xml:space="preserve"> Alexander J. Grutter,</w:t>
      </w:r>
      <w:r w:rsidRPr="0087198A">
        <w:rPr>
          <w:vertAlign w:val="superscript"/>
        </w:rPr>
        <w:t>2</w:t>
      </w:r>
      <w:r w:rsidRPr="0087198A">
        <w:t xml:space="preserve"> Brian J. Kirby,</w:t>
      </w:r>
      <w:r w:rsidRPr="0087198A">
        <w:rPr>
          <w:vertAlign w:val="superscript"/>
        </w:rPr>
        <w:t>2</w:t>
      </w:r>
      <w:r w:rsidRPr="0087198A">
        <w:t xml:space="preserve"> </w:t>
      </w:r>
    </w:p>
    <w:p w14:paraId="6AFF092D" w14:textId="77777777" w:rsidR="0087198A" w:rsidRPr="0087198A" w:rsidRDefault="00FE7710" w:rsidP="00AC2069">
      <w:pPr>
        <w:pStyle w:val="Paragraph"/>
        <w:spacing w:before="0"/>
        <w:ind w:firstLine="0"/>
      </w:pPr>
      <w:r w:rsidRPr="0087198A">
        <w:t>David Hernandez-Maldonado,</w:t>
      </w:r>
      <w:r w:rsidRPr="0087198A">
        <w:rPr>
          <w:vertAlign w:val="superscript"/>
        </w:rPr>
        <w:t>3</w:t>
      </w:r>
      <w:r w:rsidRPr="0087198A">
        <w:t xml:space="preserve"> Maria Varela,</w:t>
      </w:r>
      <w:r w:rsidRPr="0087198A">
        <w:rPr>
          <w:vertAlign w:val="superscript"/>
        </w:rPr>
        <w:t>3</w:t>
      </w:r>
      <w:r w:rsidRPr="0087198A">
        <w:t xml:space="preserve"> Zachary E. Brubaker,</w:t>
      </w:r>
      <w:r w:rsidRPr="0087198A">
        <w:rPr>
          <w:vertAlign w:val="superscript"/>
        </w:rPr>
        <w:t>1,4</w:t>
      </w:r>
      <w:r w:rsidRPr="0087198A">
        <w:t xml:space="preserve"> Rajesh V. Chopdekar,</w:t>
      </w:r>
      <w:r w:rsidRPr="0087198A">
        <w:rPr>
          <w:vertAlign w:val="superscript"/>
        </w:rPr>
        <w:t>5,6</w:t>
      </w:r>
      <w:r w:rsidRPr="0087198A">
        <w:t xml:space="preserve"> Valentin Taufour,</w:t>
      </w:r>
      <w:r w:rsidRPr="0087198A">
        <w:rPr>
          <w:vertAlign w:val="superscript"/>
        </w:rPr>
        <w:t>1</w:t>
      </w:r>
      <w:r w:rsidRPr="0087198A">
        <w:t xml:space="preserve"> Rena J. Zieve,</w:t>
      </w:r>
      <w:r w:rsidRPr="0087198A">
        <w:rPr>
          <w:vertAlign w:val="superscript"/>
        </w:rPr>
        <w:t>1</w:t>
      </w:r>
      <w:r w:rsidRPr="0087198A">
        <w:t xml:space="preserve"> Jason R. Jeffries,</w:t>
      </w:r>
      <w:r w:rsidRPr="0087198A">
        <w:rPr>
          <w:vertAlign w:val="superscript"/>
        </w:rPr>
        <w:t>7</w:t>
      </w:r>
      <w:r w:rsidRPr="0087198A">
        <w:t xml:space="preserve"> Elke Arenholz,</w:t>
      </w:r>
      <w:r w:rsidRPr="0087198A">
        <w:rPr>
          <w:vertAlign w:val="superscript"/>
        </w:rPr>
        <w:t>6</w:t>
      </w:r>
      <w:r w:rsidRPr="0087198A">
        <w:t xml:space="preserve"> Yayoi Takamura,</w:t>
      </w:r>
      <w:r w:rsidRPr="0087198A">
        <w:rPr>
          <w:vertAlign w:val="superscript"/>
        </w:rPr>
        <w:t>5</w:t>
      </w:r>
      <w:r w:rsidRPr="0087198A">
        <w:t xml:space="preserve"> </w:t>
      </w:r>
    </w:p>
    <w:p w14:paraId="04E95278" w14:textId="1D29E33B" w:rsidR="00105226" w:rsidRPr="0087198A" w:rsidRDefault="00FE7710" w:rsidP="00AC2069">
      <w:pPr>
        <w:pStyle w:val="Paragraph"/>
        <w:spacing w:before="0"/>
        <w:ind w:firstLine="0"/>
      </w:pPr>
      <w:r w:rsidRPr="0087198A">
        <w:t>Julie A. Borchers,</w:t>
      </w:r>
      <w:r w:rsidRPr="0087198A">
        <w:rPr>
          <w:vertAlign w:val="superscript"/>
        </w:rPr>
        <w:t>2</w:t>
      </w:r>
      <w:r w:rsidRPr="0087198A">
        <w:t xml:space="preserve"> Kai Liu</w:t>
      </w:r>
      <w:r w:rsidRPr="0087198A">
        <w:rPr>
          <w:vertAlign w:val="superscript"/>
        </w:rPr>
        <w:t>1,8*</w:t>
      </w:r>
    </w:p>
    <w:p w14:paraId="292D6409" w14:textId="77777777" w:rsidR="00FE7710" w:rsidRPr="0087198A" w:rsidRDefault="00FE7710" w:rsidP="00AC2069">
      <w:pPr>
        <w:pStyle w:val="Paragraph"/>
        <w:spacing w:before="0"/>
        <w:ind w:firstLine="0"/>
        <w:rPr>
          <w:b/>
        </w:rPr>
      </w:pPr>
    </w:p>
    <w:p w14:paraId="060D7015" w14:textId="77777777" w:rsidR="00A4424B" w:rsidRPr="0087198A" w:rsidRDefault="004A10BE" w:rsidP="00AC2069">
      <w:pPr>
        <w:pStyle w:val="Paragraph"/>
        <w:spacing w:before="0"/>
        <w:ind w:firstLine="0"/>
      </w:pPr>
      <w:r w:rsidRPr="0087198A">
        <w:rPr>
          <w:b/>
        </w:rPr>
        <w:t>Affiliations</w:t>
      </w:r>
      <w:r w:rsidR="00A4424B" w:rsidRPr="0087198A">
        <w:t xml:space="preserve"> </w:t>
      </w:r>
    </w:p>
    <w:p w14:paraId="4C9188BB" w14:textId="77777777" w:rsidR="00105226" w:rsidRPr="0087198A" w:rsidRDefault="00105226" w:rsidP="00AC2069">
      <w:pPr>
        <w:pStyle w:val="Paragraph"/>
        <w:spacing w:before="0"/>
        <w:ind w:firstLine="0"/>
      </w:pPr>
    </w:p>
    <w:p w14:paraId="06374322" w14:textId="77777777" w:rsidR="00105226" w:rsidRPr="0087198A" w:rsidRDefault="00105226" w:rsidP="00DE181E">
      <w:pPr>
        <w:pStyle w:val="Paragraph"/>
        <w:spacing w:line="360" w:lineRule="auto"/>
        <w:ind w:firstLine="0"/>
      </w:pPr>
      <w:r w:rsidRPr="0087198A">
        <w:rPr>
          <w:vertAlign w:val="superscript"/>
        </w:rPr>
        <w:t>1</w:t>
      </w:r>
      <w:r w:rsidRPr="0087198A">
        <w:t>Physics Department, University of California, Davis, CA 95616</w:t>
      </w:r>
      <w:r w:rsidR="007B0C94" w:rsidRPr="0087198A">
        <w:t>, USA.</w:t>
      </w:r>
    </w:p>
    <w:p w14:paraId="1117109F" w14:textId="77777777" w:rsidR="00105226" w:rsidRPr="0087198A" w:rsidRDefault="00105226" w:rsidP="00DE181E">
      <w:pPr>
        <w:pStyle w:val="Paragraph"/>
        <w:spacing w:line="360" w:lineRule="auto"/>
        <w:ind w:firstLine="0"/>
      </w:pPr>
      <w:r w:rsidRPr="0087198A">
        <w:rPr>
          <w:vertAlign w:val="superscript"/>
        </w:rPr>
        <w:t>2</w:t>
      </w:r>
      <w:r w:rsidRPr="0087198A">
        <w:t>NIST Center for Neutron Research, National Institute of Standards and Technology, Gaithersburg, MD 20899</w:t>
      </w:r>
      <w:r w:rsidR="008F5BF9" w:rsidRPr="0087198A">
        <w:t>, USA</w:t>
      </w:r>
      <w:r w:rsidR="007B0C94" w:rsidRPr="0087198A">
        <w:t>.</w:t>
      </w:r>
    </w:p>
    <w:p w14:paraId="3CE5701D" w14:textId="3930659C" w:rsidR="00105226" w:rsidRPr="0087198A" w:rsidRDefault="00105226" w:rsidP="00DE181E">
      <w:pPr>
        <w:pStyle w:val="Paragraph"/>
        <w:spacing w:line="360" w:lineRule="auto"/>
        <w:ind w:firstLine="0"/>
      </w:pPr>
      <w:r w:rsidRPr="00C62A7F">
        <w:rPr>
          <w:vertAlign w:val="superscript"/>
        </w:rPr>
        <w:t>3</w:t>
      </w:r>
      <w:r w:rsidR="00DF4817">
        <w:t xml:space="preserve">Dept. de </w:t>
      </w:r>
      <w:proofErr w:type="spellStart"/>
      <w:r w:rsidR="00DF4817">
        <w:t>Física</w:t>
      </w:r>
      <w:proofErr w:type="spellEnd"/>
      <w:r w:rsidR="00DF4817">
        <w:t xml:space="preserve"> de </w:t>
      </w:r>
      <w:proofErr w:type="spellStart"/>
      <w:r w:rsidR="00DF4817">
        <w:t>Materiales</w:t>
      </w:r>
      <w:proofErr w:type="spellEnd"/>
      <w:r w:rsidR="00DF4817">
        <w:t xml:space="preserve"> &amp; Instituto </w:t>
      </w:r>
      <w:proofErr w:type="spellStart"/>
      <w:r w:rsidR="00DF4817">
        <w:t>Pluridisciplinar</w:t>
      </w:r>
      <w:proofErr w:type="spellEnd"/>
      <w:r w:rsidR="003E7B78">
        <w:t>,</w:t>
      </w:r>
      <w:r w:rsidR="00C62A7F">
        <w:t xml:space="preserve"> </w:t>
      </w:r>
      <w:r w:rsidRPr="003E7B78">
        <w:t>Universidad</w:t>
      </w:r>
      <w:r w:rsidRPr="0087198A">
        <w:t xml:space="preserve"> </w:t>
      </w:r>
      <w:proofErr w:type="spellStart"/>
      <w:r w:rsidRPr="0087198A">
        <w:t>Complutense</w:t>
      </w:r>
      <w:proofErr w:type="spellEnd"/>
      <w:r w:rsidRPr="0087198A">
        <w:t xml:space="preserve"> de Madrid, Madrid 28040, Spain</w:t>
      </w:r>
      <w:r w:rsidR="007B0C94" w:rsidRPr="0087198A">
        <w:t>.</w:t>
      </w:r>
    </w:p>
    <w:p w14:paraId="7DF55D63" w14:textId="77777777" w:rsidR="00261A68" w:rsidRPr="0087198A" w:rsidRDefault="00105226" w:rsidP="00DE181E">
      <w:pPr>
        <w:pStyle w:val="Paragraph"/>
        <w:spacing w:line="360" w:lineRule="auto"/>
        <w:ind w:firstLine="0"/>
      </w:pPr>
      <w:r w:rsidRPr="0087198A">
        <w:rPr>
          <w:vertAlign w:val="superscript"/>
        </w:rPr>
        <w:t>4</w:t>
      </w:r>
      <w:r w:rsidR="00FB1E3C" w:rsidRPr="0087198A">
        <w:t xml:space="preserve">Materials Science </w:t>
      </w:r>
      <w:r w:rsidR="00FE7710" w:rsidRPr="0087198A">
        <w:t>Division,</w:t>
      </w:r>
      <w:r w:rsidR="00FE7710" w:rsidRPr="0087198A">
        <w:rPr>
          <w:vertAlign w:val="superscript"/>
        </w:rPr>
        <w:t xml:space="preserve"> </w:t>
      </w:r>
      <w:r w:rsidRPr="0087198A">
        <w:t>Lawrence Livermore National Laboratory, Livermore, CA 94550</w:t>
      </w:r>
      <w:r w:rsidR="008F5BF9" w:rsidRPr="0087198A">
        <w:t>, USA</w:t>
      </w:r>
      <w:r w:rsidR="007B0C94" w:rsidRPr="0087198A">
        <w:t>.</w:t>
      </w:r>
    </w:p>
    <w:p w14:paraId="42226878" w14:textId="637E43A1" w:rsidR="00105226" w:rsidRPr="0087198A" w:rsidRDefault="00105226" w:rsidP="00DE181E">
      <w:pPr>
        <w:pStyle w:val="Paragraph"/>
        <w:spacing w:line="360" w:lineRule="auto"/>
        <w:ind w:firstLine="0"/>
      </w:pPr>
      <w:r w:rsidRPr="0087198A">
        <w:rPr>
          <w:vertAlign w:val="superscript"/>
        </w:rPr>
        <w:t>5</w:t>
      </w:r>
      <w:r w:rsidRPr="0087198A">
        <w:t>Department of Materials Science and Engineering, University of California, Davis, CA 95616</w:t>
      </w:r>
      <w:r w:rsidR="008F5BF9" w:rsidRPr="0087198A">
        <w:t>, USA</w:t>
      </w:r>
      <w:r w:rsidR="007B0C94" w:rsidRPr="0087198A">
        <w:t>.</w:t>
      </w:r>
    </w:p>
    <w:p w14:paraId="3D0E9B1C" w14:textId="77777777" w:rsidR="00105226" w:rsidRPr="0087198A" w:rsidRDefault="00105226" w:rsidP="00DE181E">
      <w:pPr>
        <w:pStyle w:val="Paragraph"/>
        <w:spacing w:line="360" w:lineRule="auto"/>
        <w:ind w:firstLine="0"/>
      </w:pPr>
      <w:r w:rsidRPr="0087198A">
        <w:rPr>
          <w:vertAlign w:val="superscript"/>
        </w:rPr>
        <w:t>6</w:t>
      </w:r>
      <w:r w:rsidRPr="0087198A">
        <w:t>Advanced Light Source, Lawrence Berkeley National Laboratory, Berkeley, CA 94720</w:t>
      </w:r>
      <w:r w:rsidR="008F5BF9" w:rsidRPr="0087198A">
        <w:t>, USA</w:t>
      </w:r>
      <w:r w:rsidR="007B0C94" w:rsidRPr="0087198A">
        <w:t>.</w:t>
      </w:r>
    </w:p>
    <w:p w14:paraId="2E64A4BD" w14:textId="7658E8CB" w:rsidR="00FE7710" w:rsidRPr="0087198A" w:rsidRDefault="00FE7710" w:rsidP="00DE181E">
      <w:pPr>
        <w:pStyle w:val="Paragraph"/>
        <w:spacing w:line="360" w:lineRule="auto"/>
        <w:ind w:firstLine="0"/>
      </w:pPr>
      <w:r w:rsidRPr="0087198A">
        <w:rPr>
          <w:vertAlign w:val="superscript"/>
        </w:rPr>
        <w:t>7</w:t>
      </w:r>
      <w:r w:rsidR="00FB1E3C" w:rsidRPr="0087198A">
        <w:t>Physics Division</w:t>
      </w:r>
      <w:r w:rsidRPr="0087198A">
        <w:t>,</w:t>
      </w:r>
      <w:r w:rsidRPr="0087198A">
        <w:rPr>
          <w:vertAlign w:val="superscript"/>
        </w:rPr>
        <w:t xml:space="preserve"> </w:t>
      </w:r>
      <w:r w:rsidRPr="0087198A">
        <w:t>Lawrence Livermore National Laboratory, Livermore, CA 94550, USA.</w:t>
      </w:r>
    </w:p>
    <w:p w14:paraId="74616101" w14:textId="728CC0ED" w:rsidR="00105226" w:rsidRPr="0087198A" w:rsidRDefault="00FE7710" w:rsidP="00DE181E">
      <w:pPr>
        <w:pStyle w:val="Paragraph"/>
        <w:spacing w:line="360" w:lineRule="auto"/>
        <w:ind w:firstLine="0"/>
      </w:pPr>
      <w:r w:rsidRPr="0087198A">
        <w:rPr>
          <w:vertAlign w:val="superscript"/>
        </w:rPr>
        <w:t>8</w:t>
      </w:r>
      <w:r w:rsidR="00105226" w:rsidRPr="0087198A">
        <w:t>Physics Department, Georgetown University, Washington, DC 20057</w:t>
      </w:r>
      <w:r w:rsidR="008F5BF9" w:rsidRPr="0087198A">
        <w:t>, USA</w:t>
      </w:r>
      <w:r w:rsidR="007B0C94" w:rsidRPr="0087198A">
        <w:t>.</w:t>
      </w:r>
    </w:p>
    <w:p w14:paraId="34717538" w14:textId="77777777" w:rsidR="00FE7710" w:rsidRPr="0087198A" w:rsidRDefault="00FE7710" w:rsidP="00105226">
      <w:pPr>
        <w:pStyle w:val="Paragraph"/>
        <w:ind w:firstLine="0"/>
      </w:pPr>
    </w:p>
    <w:p w14:paraId="56D3496A" w14:textId="77777777" w:rsidR="00105226" w:rsidRPr="0087198A" w:rsidRDefault="00105226" w:rsidP="00105226">
      <w:pPr>
        <w:pStyle w:val="Paragraph"/>
        <w:spacing w:before="0"/>
        <w:ind w:firstLine="0"/>
      </w:pPr>
    </w:p>
    <w:p w14:paraId="02B450A3" w14:textId="3A53D381" w:rsidR="006B17D7" w:rsidRPr="0087198A" w:rsidRDefault="006B17D7" w:rsidP="006B17D7">
      <w:pPr>
        <w:pStyle w:val="Paragraph"/>
        <w:spacing w:before="0"/>
        <w:ind w:firstLine="0"/>
      </w:pPr>
      <w:r w:rsidRPr="0087198A">
        <w:t xml:space="preserve">* Corresponding author: </w:t>
      </w:r>
      <w:hyperlink r:id="rId8" w:history="1">
        <w:r w:rsidR="00FE7710" w:rsidRPr="0087198A">
          <w:rPr>
            <w:rStyle w:val="Hyperlink"/>
            <w:color w:val="auto"/>
          </w:rPr>
          <w:t>Kai.Liu@georgetown.edu</w:t>
        </w:r>
      </w:hyperlink>
    </w:p>
    <w:p w14:paraId="6793C8D0" w14:textId="0B9D0F1C" w:rsidR="00FE7710" w:rsidRPr="0087198A" w:rsidRDefault="00FE7710" w:rsidP="006B17D7">
      <w:pPr>
        <w:pStyle w:val="Paragraph"/>
        <w:spacing w:before="0"/>
        <w:ind w:firstLine="0"/>
      </w:pPr>
      <w:r w:rsidRPr="0087198A">
        <w:t>ξ These authors contributed equally to this work.</w:t>
      </w:r>
    </w:p>
    <w:p w14:paraId="5A862A9F" w14:textId="77777777" w:rsidR="00A16C38" w:rsidRPr="0087198A" w:rsidRDefault="00A16C38" w:rsidP="00AC2069">
      <w:pPr>
        <w:pStyle w:val="AbstractSummary"/>
        <w:shd w:val="clear" w:color="auto" w:fill="FFFFFF"/>
        <w:spacing w:before="0"/>
        <w:rPr>
          <w:b/>
        </w:rPr>
      </w:pPr>
    </w:p>
    <w:p w14:paraId="04C94C0F" w14:textId="77777777" w:rsidR="0072244C" w:rsidRPr="0087198A" w:rsidRDefault="0072244C">
      <w:pPr>
        <w:rPr>
          <w:rFonts w:eastAsia="Times New Roman"/>
          <w:b/>
          <w:sz w:val="24"/>
          <w:szCs w:val="24"/>
        </w:rPr>
      </w:pPr>
      <w:r w:rsidRPr="0087198A">
        <w:rPr>
          <w:b/>
        </w:rPr>
        <w:br w:type="page"/>
      </w:r>
    </w:p>
    <w:p w14:paraId="681DF273" w14:textId="2F0F9B65" w:rsidR="007E1FBC" w:rsidRPr="0087198A" w:rsidRDefault="004A10BE" w:rsidP="00AC2069">
      <w:pPr>
        <w:pStyle w:val="AbstractSummary"/>
        <w:spacing w:before="0"/>
        <w:rPr>
          <w:b/>
        </w:rPr>
      </w:pPr>
      <w:r w:rsidRPr="0087198A">
        <w:rPr>
          <w:b/>
        </w:rPr>
        <w:lastRenderedPageBreak/>
        <w:t>Abstract</w:t>
      </w:r>
    </w:p>
    <w:p w14:paraId="5FEB0AB4" w14:textId="77777777" w:rsidR="00EC3CBF" w:rsidRPr="0087198A" w:rsidRDefault="00EC3CBF" w:rsidP="00AC2069">
      <w:pPr>
        <w:pStyle w:val="AbstractSummary"/>
        <w:spacing w:before="0"/>
      </w:pPr>
    </w:p>
    <w:p w14:paraId="28B8A24F" w14:textId="4E0223BF" w:rsidR="00033AD2" w:rsidRPr="0087198A" w:rsidRDefault="00F76510" w:rsidP="00090BF6">
      <w:pPr>
        <w:pBdr>
          <w:top w:val="nil"/>
          <w:left w:val="nil"/>
          <w:bottom w:val="nil"/>
          <w:right w:val="nil"/>
          <w:between w:val="nil"/>
        </w:pBdr>
        <w:spacing w:line="480" w:lineRule="auto"/>
        <w:ind w:firstLine="720"/>
        <w:jc w:val="both"/>
        <w:rPr>
          <w:rFonts w:eastAsia="Times New Roman"/>
          <w:sz w:val="24"/>
          <w:szCs w:val="24"/>
        </w:rPr>
      </w:pPr>
      <w:r w:rsidRPr="0087198A">
        <w:rPr>
          <w:rFonts w:eastAsia="Times New Roman"/>
          <w:sz w:val="24"/>
          <w:szCs w:val="24"/>
        </w:rPr>
        <w:t xml:space="preserve">Solid state ionic </w:t>
      </w:r>
      <w:r w:rsidR="00033AD2" w:rsidRPr="0087198A">
        <w:rPr>
          <w:rFonts w:eastAsia="Times New Roman"/>
          <w:sz w:val="24"/>
          <w:szCs w:val="24"/>
        </w:rPr>
        <w:t xml:space="preserve">approaches for modifying ion distributions </w:t>
      </w:r>
      <w:r w:rsidRPr="0087198A">
        <w:rPr>
          <w:rFonts w:eastAsia="Times New Roman"/>
          <w:sz w:val="24"/>
          <w:szCs w:val="24"/>
        </w:rPr>
        <w:t>in getter/oxide heterostructures</w:t>
      </w:r>
      <w:r w:rsidR="00033AD2" w:rsidRPr="0087198A">
        <w:rPr>
          <w:rFonts w:eastAsia="Times New Roman"/>
          <w:sz w:val="24"/>
          <w:szCs w:val="24"/>
        </w:rPr>
        <w:t xml:space="preserve"> offer </w:t>
      </w:r>
      <w:r w:rsidRPr="0087198A">
        <w:rPr>
          <w:rFonts w:eastAsia="Times New Roman"/>
          <w:sz w:val="24"/>
          <w:szCs w:val="24"/>
        </w:rPr>
        <w:t xml:space="preserve">exciting potentials to </w:t>
      </w:r>
      <w:r w:rsidR="00033AD2" w:rsidRPr="0087198A">
        <w:rPr>
          <w:rFonts w:eastAsia="Times New Roman"/>
          <w:sz w:val="24"/>
          <w:szCs w:val="24"/>
        </w:rPr>
        <w:t>control material properties. We report a scalable approach</w:t>
      </w:r>
      <w:r w:rsidR="00125AC7" w:rsidRPr="0087198A">
        <w:rPr>
          <w:rFonts w:eastAsia="Times New Roman"/>
          <w:sz w:val="24"/>
          <w:szCs w:val="24"/>
        </w:rPr>
        <w:t xml:space="preserve"> allowing </w:t>
      </w:r>
      <w:r w:rsidR="00136404" w:rsidRPr="0087198A">
        <w:rPr>
          <w:rFonts w:eastAsia="Times New Roman"/>
          <w:sz w:val="24"/>
          <w:szCs w:val="24"/>
        </w:rPr>
        <w:t xml:space="preserve">for </w:t>
      </w:r>
      <w:r w:rsidR="00125AC7" w:rsidRPr="0087198A">
        <w:rPr>
          <w:rFonts w:eastAsia="Times New Roman"/>
          <w:sz w:val="24"/>
          <w:szCs w:val="24"/>
        </w:rPr>
        <w:t xml:space="preserve">total </w:t>
      </w:r>
      <w:r w:rsidR="00B6340E" w:rsidRPr="0087198A">
        <w:rPr>
          <w:rFonts w:eastAsia="Times New Roman"/>
          <w:sz w:val="24"/>
          <w:szCs w:val="24"/>
        </w:rPr>
        <w:t>control of the superconducting transition</w:t>
      </w:r>
      <w:r w:rsidR="00033AD2" w:rsidRPr="0087198A">
        <w:rPr>
          <w:rFonts w:eastAsia="Times New Roman"/>
          <w:sz w:val="24"/>
          <w:szCs w:val="24"/>
        </w:rPr>
        <w:t xml:space="preserve"> in films of optimally doped 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D25FE2" w:rsidRPr="0087198A">
        <w:rPr>
          <w:rFonts w:eastAsia="Times New Roman"/>
          <w:sz w:val="24"/>
          <w:szCs w:val="24"/>
        </w:rPr>
        <w:t xml:space="preserve"> via a chemically-driven ionic migration mechanism</w:t>
      </w:r>
      <w:r w:rsidR="00033AD2" w:rsidRPr="0087198A">
        <w:rPr>
          <w:rFonts w:eastAsia="Times New Roman"/>
          <w:sz w:val="24"/>
          <w:szCs w:val="24"/>
        </w:rPr>
        <w:t xml:space="preserve">. </w:t>
      </w:r>
      <w:r w:rsidRPr="0087198A">
        <w:rPr>
          <w:rFonts w:eastAsia="Times New Roman"/>
          <w:sz w:val="24"/>
          <w:szCs w:val="24"/>
        </w:rPr>
        <w:t>Using</w:t>
      </w:r>
      <w:r w:rsidR="00033AD2" w:rsidRPr="0087198A">
        <w:rPr>
          <w:rFonts w:eastAsia="Times New Roman"/>
          <w:sz w:val="24"/>
          <w:szCs w:val="24"/>
        </w:rPr>
        <w:t xml:space="preserve"> a</w:t>
      </w:r>
      <w:r w:rsidRPr="0087198A">
        <w:rPr>
          <w:rFonts w:eastAsia="Times New Roman"/>
          <w:sz w:val="24"/>
          <w:szCs w:val="24"/>
        </w:rPr>
        <w:t xml:space="preserve"> thin</w:t>
      </w:r>
      <w:r w:rsidR="00033AD2" w:rsidRPr="0087198A">
        <w:rPr>
          <w:rFonts w:eastAsia="Times New Roman"/>
          <w:sz w:val="24"/>
          <w:szCs w:val="24"/>
        </w:rPr>
        <w:t xml:space="preserve"> Gd cap</w:t>
      </w:r>
      <w:r w:rsidRPr="0087198A">
        <w:rPr>
          <w:rFonts w:eastAsia="Times New Roman"/>
          <w:sz w:val="24"/>
          <w:szCs w:val="24"/>
        </w:rPr>
        <w:t>ping layer of up to 20</w:t>
      </w:r>
      <w:r w:rsidR="00EB2373" w:rsidRPr="0087198A">
        <w:rPr>
          <w:rFonts w:eastAsia="Times New Roman"/>
          <w:sz w:val="24"/>
          <w:szCs w:val="24"/>
        </w:rPr>
        <w:t xml:space="preserve"> </w:t>
      </w:r>
      <w:r w:rsidRPr="0087198A">
        <w:rPr>
          <w:rFonts w:eastAsia="Times New Roman"/>
          <w:sz w:val="24"/>
          <w:szCs w:val="24"/>
        </w:rPr>
        <w:t>nm</w:t>
      </w:r>
      <w:r w:rsidR="00033AD2" w:rsidRPr="0087198A">
        <w:rPr>
          <w:rFonts w:eastAsia="Times New Roman"/>
          <w:sz w:val="24"/>
          <w:szCs w:val="24"/>
        </w:rPr>
        <w:t xml:space="preserve"> deposited onto </w:t>
      </w:r>
      <w:r w:rsidR="00090BF6" w:rsidRPr="0087198A">
        <w:rPr>
          <w:rFonts w:eastAsia="Times New Roman"/>
          <w:sz w:val="24"/>
          <w:szCs w:val="24"/>
        </w:rPr>
        <w:t>100</w:t>
      </w:r>
      <w:r w:rsidR="00EB2373" w:rsidRPr="0087198A">
        <w:rPr>
          <w:rFonts w:eastAsia="Times New Roman"/>
          <w:sz w:val="24"/>
          <w:szCs w:val="24"/>
        </w:rPr>
        <w:t xml:space="preserve"> </w:t>
      </w:r>
      <w:r w:rsidR="00090BF6" w:rsidRPr="0087198A">
        <w:rPr>
          <w:rFonts w:eastAsia="Times New Roman"/>
          <w:sz w:val="24"/>
          <w:szCs w:val="24"/>
        </w:rPr>
        <w:t xml:space="preserve">nm thick </w:t>
      </w:r>
      <w:r w:rsidR="00033AD2" w:rsidRPr="0087198A">
        <w:rPr>
          <w:rFonts w:eastAsia="Times New Roman"/>
          <w:sz w:val="24"/>
          <w:szCs w:val="24"/>
        </w:rPr>
        <w:t>epitaxial YBCO films</w:t>
      </w:r>
      <w:r w:rsidRPr="0087198A">
        <w:rPr>
          <w:rFonts w:eastAsia="Times New Roman"/>
          <w:sz w:val="24"/>
          <w:szCs w:val="24"/>
        </w:rPr>
        <w:t xml:space="preserve">, </w:t>
      </w:r>
      <w:r w:rsidR="00090BF6" w:rsidRPr="0087198A">
        <w:rPr>
          <w:rFonts w:eastAsia="Times New Roman"/>
          <w:sz w:val="24"/>
          <w:szCs w:val="24"/>
        </w:rPr>
        <w:t xml:space="preserve">oxygen is found to leach </w:t>
      </w:r>
      <w:r w:rsidR="00033AD2" w:rsidRPr="0087198A">
        <w:rPr>
          <w:rFonts w:eastAsia="Times New Roman"/>
          <w:sz w:val="24"/>
          <w:szCs w:val="24"/>
        </w:rPr>
        <w:t xml:space="preserve">from </w:t>
      </w:r>
      <w:r w:rsidR="00CF1FED" w:rsidRPr="0087198A">
        <w:rPr>
          <w:rFonts w:eastAsia="Times New Roman"/>
          <w:sz w:val="24"/>
          <w:szCs w:val="24"/>
        </w:rPr>
        <w:t xml:space="preserve">deep within </w:t>
      </w:r>
      <w:r w:rsidR="00033AD2" w:rsidRPr="0087198A">
        <w:rPr>
          <w:rFonts w:eastAsia="Times New Roman"/>
          <w:sz w:val="24"/>
          <w:szCs w:val="24"/>
        </w:rPr>
        <w:t>the YBCO. Progressive reduction of the superconducting transition is observed, with complete suppression possible for a sufficiently thick Gd layer.</w:t>
      </w:r>
      <w:r w:rsidR="00DF4817">
        <w:rPr>
          <w:rFonts w:eastAsia="Times New Roman"/>
          <w:sz w:val="24"/>
          <w:szCs w:val="24"/>
        </w:rPr>
        <w:t xml:space="preserve"> </w:t>
      </w:r>
      <w:r w:rsidR="00ED3B1D" w:rsidRPr="0087198A">
        <w:rPr>
          <w:rFonts w:eastAsia="Times New Roman"/>
          <w:sz w:val="24"/>
          <w:szCs w:val="24"/>
        </w:rPr>
        <w:t xml:space="preserve">These effects </w:t>
      </w:r>
      <w:r w:rsidR="00352ECD" w:rsidRPr="0087198A">
        <w:rPr>
          <w:rFonts w:eastAsia="Times New Roman"/>
          <w:sz w:val="24"/>
          <w:szCs w:val="24"/>
        </w:rPr>
        <w:t>arise</w:t>
      </w:r>
      <w:r w:rsidR="00F75573" w:rsidRPr="0087198A">
        <w:rPr>
          <w:rFonts w:eastAsia="Times New Roman"/>
          <w:sz w:val="24"/>
          <w:szCs w:val="24"/>
        </w:rPr>
        <w:t xml:space="preserve"> from </w:t>
      </w:r>
      <w:r w:rsidR="00ED3B1D" w:rsidRPr="0087198A">
        <w:rPr>
          <w:rFonts w:eastAsia="Times New Roman"/>
          <w:sz w:val="24"/>
          <w:szCs w:val="24"/>
        </w:rPr>
        <w:t xml:space="preserve">the combined </w:t>
      </w:r>
      <w:r w:rsidR="00352ECD" w:rsidRPr="0087198A">
        <w:rPr>
          <w:rFonts w:eastAsia="Times New Roman"/>
          <w:sz w:val="24"/>
          <w:szCs w:val="24"/>
        </w:rPr>
        <w:t>impact</w:t>
      </w:r>
      <w:r w:rsidR="00ED3B1D" w:rsidRPr="0087198A">
        <w:rPr>
          <w:rFonts w:eastAsia="Times New Roman"/>
          <w:sz w:val="24"/>
          <w:szCs w:val="24"/>
        </w:rPr>
        <w:t xml:space="preserve"> of redox-</w:t>
      </w:r>
      <w:r w:rsidR="00F95572" w:rsidRPr="0087198A">
        <w:rPr>
          <w:rFonts w:eastAsia="Times New Roman"/>
          <w:sz w:val="24"/>
          <w:szCs w:val="24"/>
        </w:rPr>
        <w:t>driven</w:t>
      </w:r>
      <w:r w:rsidR="00ED3B1D" w:rsidRPr="0087198A">
        <w:rPr>
          <w:rFonts w:eastAsia="Times New Roman"/>
          <w:sz w:val="24"/>
          <w:szCs w:val="24"/>
        </w:rPr>
        <w:t xml:space="preserve"> electron doping </w:t>
      </w:r>
      <w:r w:rsidR="00DA0E02" w:rsidRPr="0087198A">
        <w:rPr>
          <w:rFonts w:eastAsia="Times New Roman"/>
          <w:sz w:val="24"/>
          <w:szCs w:val="24"/>
        </w:rPr>
        <w:t>and</w:t>
      </w:r>
      <w:r w:rsidR="00ED3B1D" w:rsidRPr="0087198A">
        <w:rPr>
          <w:rFonts w:eastAsia="Times New Roman"/>
          <w:sz w:val="24"/>
          <w:szCs w:val="24"/>
        </w:rPr>
        <w:t xml:space="preserve"> </w:t>
      </w:r>
      <w:r w:rsidR="0087198A">
        <w:rPr>
          <w:rFonts w:eastAsia="Times New Roman"/>
          <w:sz w:val="24"/>
          <w:szCs w:val="24"/>
        </w:rPr>
        <w:t>modification</w:t>
      </w:r>
      <w:r w:rsidR="00ED3B1D" w:rsidRPr="0087198A">
        <w:rPr>
          <w:rFonts w:eastAsia="Times New Roman"/>
          <w:sz w:val="24"/>
          <w:szCs w:val="24"/>
        </w:rPr>
        <w:t xml:space="preserve"> of the YBCO microstructure </w:t>
      </w:r>
      <w:r w:rsidR="00F95572" w:rsidRPr="0087198A">
        <w:rPr>
          <w:rFonts w:eastAsia="Times New Roman"/>
          <w:sz w:val="24"/>
          <w:szCs w:val="24"/>
        </w:rPr>
        <w:t>due to</w:t>
      </w:r>
      <w:r w:rsidR="00DA0E02" w:rsidRPr="0087198A">
        <w:rPr>
          <w:rFonts w:eastAsia="Times New Roman"/>
          <w:sz w:val="24"/>
          <w:szCs w:val="24"/>
        </w:rPr>
        <w:t xml:space="preserve"> oxygen</w:t>
      </w:r>
      <w:r w:rsidR="00ED3B1D" w:rsidRPr="0087198A">
        <w:rPr>
          <w:rFonts w:eastAsia="Times New Roman"/>
          <w:sz w:val="24"/>
          <w:szCs w:val="24"/>
        </w:rPr>
        <w:t xml:space="preserve"> migration</w:t>
      </w:r>
      <w:r w:rsidR="00DA0E02" w:rsidRPr="0087198A">
        <w:rPr>
          <w:rFonts w:eastAsia="Times New Roman"/>
          <w:sz w:val="24"/>
          <w:szCs w:val="24"/>
        </w:rPr>
        <w:t xml:space="preserve"> and depletion</w:t>
      </w:r>
      <w:r w:rsidR="00ED3B1D" w:rsidRPr="0087198A">
        <w:rPr>
          <w:rFonts w:eastAsia="Times New Roman"/>
          <w:sz w:val="24"/>
          <w:szCs w:val="24"/>
        </w:rPr>
        <w:t xml:space="preserve">. </w:t>
      </w:r>
      <w:r w:rsidR="00033AD2" w:rsidRPr="0087198A">
        <w:rPr>
          <w:rFonts w:eastAsia="Times New Roman"/>
          <w:sz w:val="24"/>
          <w:szCs w:val="24"/>
        </w:rPr>
        <w:t>This work demonstrates an effective approach for tuning the superconduct</w:t>
      </w:r>
      <w:r w:rsidR="00090BF6" w:rsidRPr="0087198A">
        <w:rPr>
          <w:rFonts w:eastAsia="Times New Roman"/>
          <w:sz w:val="24"/>
          <w:szCs w:val="24"/>
        </w:rPr>
        <w:t>ivity in</w:t>
      </w:r>
      <w:r w:rsidR="00033AD2" w:rsidRPr="0087198A">
        <w:rPr>
          <w:rFonts w:eastAsia="Times New Roman"/>
          <w:sz w:val="24"/>
          <w:szCs w:val="24"/>
        </w:rPr>
        <w:t xml:space="preserve"> </w:t>
      </w:r>
      <w:r w:rsidR="00090BF6" w:rsidRPr="0087198A">
        <w:rPr>
          <w:rFonts w:eastAsia="Times New Roman"/>
          <w:sz w:val="24"/>
          <w:szCs w:val="24"/>
        </w:rPr>
        <w:t xml:space="preserve">oxides, </w:t>
      </w:r>
      <w:r w:rsidR="00033AD2" w:rsidRPr="0087198A">
        <w:rPr>
          <w:rFonts w:eastAsia="Times New Roman"/>
          <w:sz w:val="24"/>
          <w:szCs w:val="24"/>
        </w:rPr>
        <w:t>extend</w:t>
      </w:r>
      <w:r w:rsidR="00090BF6" w:rsidRPr="0087198A">
        <w:rPr>
          <w:rFonts w:eastAsia="Times New Roman"/>
          <w:sz w:val="24"/>
          <w:szCs w:val="24"/>
        </w:rPr>
        <w:t>ing</w:t>
      </w:r>
      <w:r w:rsidR="00033AD2" w:rsidRPr="0087198A">
        <w:rPr>
          <w:rFonts w:eastAsia="Times New Roman"/>
          <w:sz w:val="24"/>
          <w:szCs w:val="24"/>
        </w:rPr>
        <w:t xml:space="preserve"> the viability of ionic control </w:t>
      </w:r>
      <w:r w:rsidR="00090BF6" w:rsidRPr="0087198A">
        <w:rPr>
          <w:rFonts w:eastAsia="Times New Roman"/>
          <w:sz w:val="24"/>
          <w:szCs w:val="24"/>
        </w:rPr>
        <w:t>of</w:t>
      </w:r>
      <w:r w:rsidR="00033AD2" w:rsidRPr="0087198A">
        <w:rPr>
          <w:rFonts w:eastAsia="Times New Roman"/>
          <w:sz w:val="24"/>
          <w:szCs w:val="24"/>
        </w:rPr>
        <w:t xml:space="preserve"> </w:t>
      </w:r>
      <w:r w:rsidR="00F95572" w:rsidRPr="0087198A">
        <w:rPr>
          <w:rFonts w:eastAsia="Times New Roman"/>
          <w:sz w:val="24"/>
          <w:szCs w:val="24"/>
        </w:rPr>
        <w:t>superconductivity</w:t>
      </w:r>
      <w:r w:rsidR="00033AD2" w:rsidRPr="0087198A">
        <w:rPr>
          <w:rFonts w:eastAsia="Times New Roman"/>
          <w:sz w:val="24"/>
          <w:szCs w:val="24"/>
        </w:rPr>
        <w:t xml:space="preserve"> to the quasi-bulk regime.</w:t>
      </w:r>
    </w:p>
    <w:p w14:paraId="5BA35A22" w14:textId="7DDD07A7" w:rsidR="002E4F3B" w:rsidRPr="0087198A" w:rsidRDefault="007E1FBC" w:rsidP="002E4F3B">
      <w:pPr>
        <w:pStyle w:val="Paragraph"/>
        <w:spacing w:before="0" w:line="480" w:lineRule="auto"/>
        <w:ind w:firstLine="0"/>
        <w:rPr>
          <w:b/>
          <w:smallCaps/>
        </w:rPr>
      </w:pPr>
      <w:r w:rsidRPr="0087198A">
        <w:rPr>
          <w:b/>
          <w:smallCaps/>
        </w:rPr>
        <w:t>MAIN TEXT</w:t>
      </w:r>
    </w:p>
    <w:p w14:paraId="1E2890BE" w14:textId="24C0EA2F" w:rsidR="00AF113A" w:rsidRPr="0087198A" w:rsidRDefault="004A10BE" w:rsidP="002E4F3B">
      <w:pPr>
        <w:pStyle w:val="Paragraph"/>
        <w:spacing w:before="0" w:line="480" w:lineRule="auto"/>
        <w:ind w:firstLine="0"/>
        <w:rPr>
          <w:b/>
        </w:rPr>
      </w:pPr>
      <w:r w:rsidRPr="0087198A">
        <w:rPr>
          <w:b/>
        </w:rPr>
        <w:t>Introduction</w:t>
      </w:r>
    </w:p>
    <w:p w14:paraId="4E7924B0" w14:textId="0F3EA832" w:rsidR="00B179DE"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Many of the properties of the hig</w:t>
      </w:r>
      <w:r w:rsidR="00DC2E97" w:rsidRPr="0087198A">
        <w:rPr>
          <w:rFonts w:eastAsia="Times New Roman"/>
          <w:sz w:val="24"/>
          <w:szCs w:val="24"/>
        </w:rPr>
        <w:t>h-temperature copper</w:t>
      </w:r>
      <w:r w:rsidRPr="0087198A">
        <w:rPr>
          <w:rFonts w:eastAsia="Times New Roman"/>
          <w:sz w:val="24"/>
          <w:szCs w:val="24"/>
        </w:rPr>
        <w:t xml:space="preserve"> oxide superconductors are strongly influenced by charge doping</w:t>
      </w:r>
      <w:r w:rsidR="0067163D" w:rsidRPr="0087198A">
        <w:rPr>
          <w:rFonts w:eastAsia="Times New Roman"/>
          <w:sz w:val="24"/>
          <w:szCs w:val="24"/>
        </w:rPr>
        <w:t xml:space="preserve"> </w:t>
      </w:r>
      <w:r w:rsidR="0067163D" w:rsidRPr="0087198A">
        <w:rPr>
          <w:rFonts w:eastAsia="Times New Roman"/>
          <w:sz w:val="24"/>
          <w:szCs w:val="24"/>
        </w:rPr>
        <w:fldChar w:fldCharType="begin" w:fldLock="1"/>
      </w:r>
      <w:r w:rsidR="00260622" w:rsidRPr="0087198A">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87198A">
        <w:rPr>
          <w:rFonts w:eastAsia="Times New Roman"/>
          <w:sz w:val="24"/>
          <w:szCs w:val="24"/>
        </w:rPr>
        <w:fldChar w:fldCharType="separate"/>
      </w:r>
      <w:r w:rsidR="0067163D" w:rsidRPr="0087198A">
        <w:rPr>
          <w:rFonts w:eastAsia="Times New Roman"/>
          <w:noProof/>
          <w:sz w:val="24"/>
          <w:szCs w:val="24"/>
        </w:rPr>
        <w:t>(</w:t>
      </w:r>
      <w:r w:rsidR="0067163D" w:rsidRPr="0087198A">
        <w:rPr>
          <w:rFonts w:eastAsia="Times New Roman"/>
          <w:i/>
          <w:noProof/>
          <w:sz w:val="24"/>
          <w:szCs w:val="24"/>
        </w:rPr>
        <w:t>1</w:t>
      </w:r>
      <w:r w:rsidR="0067163D" w:rsidRPr="0087198A">
        <w:rPr>
          <w:rFonts w:eastAsia="Times New Roman"/>
          <w:noProof/>
          <w:sz w:val="24"/>
          <w:szCs w:val="24"/>
        </w:rPr>
        <w:t xml:space="preserve">, </w:t>
      </w:r>
      <w:r w:rsidR="0067163D" w:rsidRPr="0087198A">
        <w:rPr>
          <w:rFonts w:eastAsia="Times New Roman"/>
          <w:i/>
          <w:noProof/>
          <w:sz w:val="24"/>
          <w:szCs w:val="24"/>
        </w:rPr>
        <w:t>2</w:t>
      </w:r>
      <w:r w:rsidR="0067163D" w:rsidRPr="0087198A">
        <w:rPr>
          <w:rFonts w:eastAsia="Times New Roman"/>
          <w:noProof/>
          <w:sz w:val="24"/>
          <w:szCs w:val="24"/>
        </w:rPr>
        <w:t>)</w:t>
      </w:r>
      <w:r w:rsidR="0067163D" w:rsidRPr="0087198A">
        <w:rPr>
          <w:rFonts w:eastAsia="Times New Roman"/>
          <w:sz w:val="24"/>
          <w:szCs w:val="24"/>
        </w:rPr>
        <w:fldChar w:fldCharType="end"/>
      </w:r>
      <w:r w:rsidRPr="0087198A">
        <w:rPr>
          <w:rFonts w:eastAsia="Times New Roman"/>
          <w:sz w:val="24"/>
          <w:szCs w:val="24"/>
        </w:rPr>
        <w:t xml:space="preserve">. The ability to control the doping level in these materials is </w:t>
      </w:r>
      <w:r w:rsidR="00DC2E97" w:rsidRPr="0087198A">
        <w:rPr>
          <w:rFonts w:eastAsia="Times New Roman"/>
          <w:sz w:val="24"/>
          <w:szCs w:val="24"/>
        </w:rPr>
        <w:t>not only essential</w:t>
      </w:r>
      <w:r w:rsidRPr="0087198A">
        <w:rPr>
          <w:rFonts w:eastAsia="Times New Roman"/>
          <w:sz w:val="24"/>
          <w:szCs w:val="24"/>
        </w:rPr>
        <w:t xml:space="preserve"> for the development of experimental platforms </w:t>
      </w:r>
      <w:r w:rsidR="00DC2E97" w:rsidRPr="0087198A">
        <w:rPr>
          <w:rFonts w:eastAsia="Times New Roman"/>
          <w:sz w:val="24"/>
          <w:szCs w:val="24"/>
        </w:rPr>
        <w:t>for</w:t>
      </w:r>
      <w:r w:rsidRPr="0087198A">
        <w:rPr>
          <w:rFonts w:eastAsia="Times New Roman"/>
          <w:sz w:val="24"/>
          <w:szCs w:val="24"/>
        </w:rPr>
        <w:t xml:space="preserve"> correlated electron physics, but </w:t>
      </w:r>
      <w:r w:rsidR="00DC2E97" w:rsidRPr="0087198A">
        <w:rPr>
          <w:rFonts w:eastAsia="Times New Roman"/>
          <w:sz w:val="24"/>
          <w:szCs w:val="24"/>
        </w:rPr>
        <w:t xml:space="preserve">also important </w:t>
      </w:r>
      <w:r w:rsidRPr="0087198A">
        <w:rPr>
          <w:rFonts w:eastAsia="Times New Roman"/>
          <w:sz w:val="24"/>
          <w:szCs w:val="24"/>
        </w:rPr>
        <w:t>for multifunctional device applications. While traditionally the doping level is fixed during synthesis via chemical substitution or post-growth annealing</w:t>
      </w:r>
      <w:r w:rsidR="00DC2E97" w:rsidRPr="0087198A">
        <w:rPr>
          <w:rFonts w:eastAsia="Times New Roman"/>
          <w:sz w:val="24"/>
          <w:szCs w:val="24"/>
        </w:rPr>
        <w:t xml:space="preserve"> </w:t>
      </w:r>
      <w:r w:rsidR="00DC2E97" w:rsidRPr="0087198A">
        <w:rPr>
          <w:rFonts w:eastAsia="Times New Roman"/>
          <w:sz w:val="24"/>
          <w:szCs w:val="24"/>
        </w:rPr>
        <w:fldChar w:fldCharType="begin" w:fldLock="1"/>
      </w:r>
      <w:r w:rsidR="00AD3A0C" w:rsidRPr="0087198A">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87198A">
        <w:rPr>
          <w:rFonts w:eastAsia="Times New Roman"/>
          <w:sz w:val="24"/>
          <w:szCs w:val="24"/>
        </w:rPr>
        <w:fldChar w:fldCharType="separate"/>
      </w:r>
      <w:r w:rsidR="00DC2E97" w:rsidRPr="0087198A">
        <w:rPr>
          <w:rFonts w:eastAsia="Times New Roman"/>
          <w:noProof/>
          <w:sz w:val="24"/>
          <w:szCs w:val="24"/>
        </w:rPr>
        <w:t>(</w:t>
      </w:r>
      <w:r w:rsidR="00DC2E97" w:rsidRPr="0087198A">
        <w:rPr>
          <w:rFonts w:eastAsia="Times New Roman"/>
          <w:i/>
          <w:noProof/>
          <w:sz w:val="24"/>
          <w:szCs w:val="24"/>
        </w:rPr>
        <w:t>3</w:t>
      </w:r>
      <w:r w:rsidR="00DC2E97" w:rsidRPr="0087198A">
        <w:rPr>
          <w:rFonts w:eastAsia="Times New Roman"/>
          <w:noProof/>
          <w:sz w:val="24"/>
          <w:szCs w:val="24"/>
        </w:rPr>
        <w:t>–</w:t>
      </w:r>
      <w:r w:rsidR="00DC2E97" w:rsidRPr="0087198A">
        <w:rPr>
          <w:rFonts w:eastAsia="Times New Roman"/>
          <w:i/>
          <w:noProof/>
          <w:sz w:val="24"/>
          <w:szCs w:val="24"/>
        </w:rPr>
        <w:t>6</w:t>
      </w:r>
      <w:r w:rsidR="00DC2E97" w:rsidRPr="0087198A">
        <w:rPr>
          <w:rFonts w:eastAsia="Times New Roman"/>
          <w:noProof/>
          <w:sz w:val="24"/>
          <w:szCs w:val="24"/>
        </w:rPr>
        <w:t>)</w:t>
      </w:r>
      <w:r w:rsidR="00DC2E97" w:rsidRPr="0087198A">
        <w:rPr>
          <w:rFonts w:eastAsia="Times New Roman"/>
          <w:sz w:val="24"/>
          <w:szCs w:val="24"/>
        </w:rPr>
        <w:fldChar w:fldCharType="end"/>
      </w:r>
      <w:r w:rsidRPr="0087198A">
        <w:rPr>
          <w:rFonts w:eastAsia="Times New Roman"/>
          <w:sz w:val="24"/>
          <w:szCs w:val="24"/>
        </w:rPr>
        <w:t xml:space="preserve">, </w:t>
      </w:r>
      <w:r w:rsidR="00BC236B" w:rsidRPr="0087198A">
        <w:rPr>
          <w:rFonts w:eastAsia="Times New Roman"/>
          <w:sz w:val="24"/>
          <w:szCs w:val="24"/>
        </w:rPr>
        <w:t>a number of recent</w:t>
      </w:r>
      <w:r w:rsidR="00DF4817">
        <w:rPr>
          <w:rFonts w:eastAsia="Times New Roman"/>
          <w:sz w:val="24"/>
          <w:szCs w:val="24"/>
        </w:rPr>
        <w:t xml:space="preserve"> </w:t>
      </w:r>
      <w:r w:rsidRPr="0087198A">
        <w:rPr>
          <w:rFonts w:eastAsia="Times New Roman"/>
          <w:sz w:val="24"/>
          <w:szCs w:val="24"/>
        </w:rPr>
        <w:t xml:space="preserve">approaches </w:t>
      </w:r>
      <w:r w:rsidR="00E448F8" w:rsidRPr="0087198A">
        <w:rPr>
          <w:rFonts w:eastAsia="Times New Roman"/>
          <w:sz w:val="24"/>
          <w:szCs w:val="24"/>
        </w:rPr>
        <w:t xml:space="preserve">have demonstrated </w:t>
      </w:r>
      <w:r w:rsidRPr="0087198A">
        <w:rPr>
          <w:rFonts w:eastAsia="Times New Roman"/>
          <w:sz w:val="24"/>
          <w:szCs w:val="24"/>
        </w:rPr>
        <w:t>on-demand control</w:t>
      </w:r>
      <w:r w:rsidR="00E448F8" w:rsidRPr="0087198A">
        <w:rPr>
          <w:rFonts w:eastAsia="Times New Roman"/>
          <w:sz w:val="24"/>
          <w:szCs w:val="24"/>
        </w:rPr>
        <w:t xml:space="preserve"> of the doping level</w:t>
      </w:r>
      <w:r w:rsidRPr="0087198A">
        <w:rPr>
          <w:rFonts w:eastAsia="Times New Roman"/>
          <w:sz w:val="24"/>
          <w:szCs w:val="24"/>
        </w:rPr>
        <w:t>. By leveraging electrolytic double layer techniques, gating experiments</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B83D88" w:rsidRPr="0087198A">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87198A">
        <w:rPr>
          <w:rFonts w:eastAsia="Times New Roman"/>
          <w:sz w:val="24"/>
          <w:szCs w:val="24"/>
        </w:rPr>
        <w:fldChar w:fldCharType="separate"/>
      </w:r>
      <w:r w:rsidR="00B83D88" w:rsidRPr="0087198A">
        <w:rPr>
          <w:rFonts w:eastAsia="Times New Roman"/>
          <w:noProof/>
          <w:sz w:val="24"/>
          <w:szCs w:val="24"/>
        </w:rPr>
        <w:t>(</w:t>
      </w:r>
      <w:r w:rsidR="00B83D88" w:rsidRPr="0087198A">
        <w:rPr>
          <w:rFonts w:eastAsia="Times New Roman"/>
          <w:i/>
          <w:noProof/>
          <w:sz w:val="24"/>
          <w:szCs w:val="24"/>
        </w:rPr>
        <w:t>7</w:t>
      </w:r>
      <w:r w:rsidR="00B83D88" w:rsidRPr="0087198A">
        <w:rPr>
          <w:rFonts w:eastAsia="Times New Roman"/>
          <w:noProof/>
          <w:sz w:val="24"/>
          <w:szCs w:val="24"/>
        </w:rPr>
        <w:t xml:space="preserve">, </w:t>
      </w:r>
      <w:r w:rsidR="00B83D88" w:rsidRPr="0087198A">
        <w:rPr>
          <w:rFonts w:eastAsia="Times New Roman"/>
          <w:i/>
          <w:noProof/>
          <w:sz w:val="24"/>
          <w:szCs w:val="24"/>
        </w:rPr>
        <w:t>8</w:t>
      </w:r>
      <w:r w:rsidR="00B83D88" w:rsidRPr="0087198A">
        <w:rPr>
          <w:rFonts w:eastAsia="Times New Roman"/>
          <w:noProof/>
          <w:sz w:val="24"/>
          <w:szCs w:val="24"/>
        </w:rPr>
        <w:t>)</w:t>
      </w:r>
      <w:r w:rsidR="00B83D88" w:rsidRPr="0087198A">
        <w:rPr>
          <w:rFonts w:eastAsia="Times New Roman"/>
          <w:sz w:val="24"/>
          <w:szCs w:val="24"/>
        </w:rPr>
        <w:fldChar w:fldCharType="end"/>
      </w:r>
      <w:r w:rsidRPr="0087198A">
        <w:rPr>
          <w:rFonts w:eastAsia="Times New Roman"/>
          <w:sz w:val="24"/>
          <w:szCs w:val="24"/>
        </w:rPr>
        <w:t xml:space="preserve"> on RBa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87198A">
        <w:rPr>
          <w:rFonts w:eastAsia="Times New Roman"/>
          <w:sz w:val="24"/>
          <w:szCs w:val="24"/>
          <w:vertAlign w:val="superscript"/>
        </w:rPr>
        <w:t>2-</w:t>
      </w:r>
      <w:r w:rsidRPr="0087198A">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w:t>
      </w:r>
      <w:r w:rsidR="00BA698F">
        <w:rPr>
          <w:rFonts w:eastAsia="Times New Roman"/>
          <w:sz w:val="24"/>
          <w:szCs w:val="24"/>
        </w:rPr>
        <w:t>,</w:t>
      </w:r>
      <w:r w:rsidRPr="0087198A">
        <w:rPr>
          <w:rFonts w:eastAsia="Times New Roman"/>
          <w:sz w:val="24"/>
          <w:szCs w:val="24"/>
        </w:rPr>
        <w:t xml:space="preserve"> </w:t>
      </w:r>
      <w:r w:rsidRPr="0087198A">
        <w:rPr>
          <w:rFonts w:eastAsia="Times New Roman"/>
          <w:sz w:val="24"/>
          <w:szCs w:val="24"/>
        </w:rPr>
        <w:lastRenderedPageBreak/>
        <w:t xml:space="preserve">electrons are returned to the Cu ions within the film, resulting in a reduction in </w:t>
      </w:r>
      <w:r w:rsidR="00BA698F">
        <w:rPr>
          <w:rFonts w:eastAsia="Times New Roman"/>
          <w:sz w:val="24"/>
          <w:szCs w:val="24"/>
        </w:rPr>
        <w:t xml:space="preserve">average </w:t>
      </w:r>
      <w:r w:rsidRPr="0087198A">
        <w:rPr>
          <w:rFonts w:eastAsia="Times New Roman"/>
          <w:sz w:val="24"/>
          <w:szCs w:val="24"/>
        </w:rPr>
        <w:t xml:space="preserve">Cu valence and reducing the hole concentration of the oxide. </w:t>
      </w:r>
      <w:r w:rsidR="00147755" w:rsidRPr="0087198A">
        <w:rPr>
          <w:rFonts w:eastAsia="Times New Roman"/>
          <w:sz w:val="24"/>
          <w:szCs w:val="24"/>
        </w:rPr>
        <w:t>These interfacial</w:t>
      </w:r>
      <w:r w:rsidRPr="0087198A">
        <w:rPr>
          <w:rFonts w:eastAsia="Times New Roman"/>
          <w:sz w:val="24"/>
          <w:szCs w:val="24"/>
        </w:rPr>
        <w:t xml:space="preserve"> effects </w:t>
      </w:r>
      <w:r w:rsidR="00147755" w:rsidRPr="0087198A">
        <w:rPr>
          <w:rFonts w:eastAsia="Times New Roman"/>
          <w:sz w:val="24"/>
          <w:szCs w:val="24"/>
        </w:rPr>
        <w:t xml:space="preserve">have profound impact </w:t>
      </w:r>
      <w:r w:rsidRPr="0087198A">
        <w:rPr>
          <w:rFonts w:eastAsia="Times New Roman"/>
          <w:sz w:val="24"/>
          <w:szCs w:val="24"/>
        </w:rPr>
        <w:t xml:space="preserve">on the electronic order in these materials, and point to the efficacy of </w:t>
      </w:r>
      <w:r w:rsidR="00BA698F">
        <w:rPr>
          <w:rFonts w:eastAsia="Times New Roman"/>
          <w:sz w:val="24"/>
          <w:szCs w:val="24"/>
        </w:rPr>
        <w:t xml:space="preserve">using </w:t>
      </w:r>
      <w:r w:rsidRPr="0087198A">
        <w:rPr>
          <w:rFonts w:eastAsia="Times New Roman"/>
          <w:sz w:val="24"/>
          <w:szCs w:val="24"/>
        </w:rPr>
        <w:t xml:space="preserve">oxygen migration and vacancy formation </w:t>
      </w:r>
      <w:r w:rsidR="00BA698F">
        <w:rPr>
          <w:rFonts w:eastAsia="Times New Roman"/>
          <w:sz w:val="24"/>
          <w:szCs w:val="24"/>
        </w:rPr>
        <w:t xml:space="preserve">to manipulate </w:t>
      </w:r>
      <w:r w:rsidRPr="0087198A">
        <w:rPr>
          <w:rFonts w:eastAsia="Times New Roman"/>
          <w:sz w:val="24"/>
          <w:szCs w:val="24"/>
        </w:rPr>
        <w:t xml:space="preserve">the properties of the cuprate superconductors. Recently, </w:t>
      </w:r>
      <w:r w:rsidR="00B179DE" w:rsidRPr="0087198A">
        <w:rPr>
          <w:rFonts w:eastAsia="Times New Roman"/>
          <w:sz w:val="24"/>
          <w:szCs w:val="24"/>
        </w:rPr>
        <w:t>a</w:t>
      </w:r>
      <w:r w:rsidR="00147755" w:rsidRPr="0087198A">
        <w:rPr>
          <w:rFonts w:eastAsia="Times New Roman"/>
          <w:sz w:val="24"/>
          <w:szCs w:val="24"/>
        </w:rPr>
        <w:t>nother</w:t>
      </w:r>
      <w:r w:rsidR="00B179DE" w:rsidRPr="0087198A">
        <w:rPr>
          <w:rFonts w:eastAsia="Times New Roman"/>
          <w:sz w:val="24"/>
          <w:szCs w:val="24"/>
        </w:rPr>
        <w:t xml:space="preserve"> solid state approach of </w:t>
      </w:r>
      <w:r w:rsidR="00B80EEB" w:rsidRPr="0087198A">
        <w:rPr>
          <w:rFonts w:eastAsia="Times New Roman"/>
          <w:sz w:val="24"/>
          <w:szCs w:val="24"/>
        </w:rPr>
        <w:t>ionic control of interface magnetism has been demonstrated in a number of systems</w:t>
      </w:r>
      <w:r w:rsidR="00B179DE" w:rsidRPr="0087198A">
        <w:rPr>
          <w:rFonts w:eastAsia="Times New Roman"/>
          <w:sz w:val="24"/>
          <w:szCs w:val="24"/>
        </w:rPr>
        <w:t>,</w:t>
      </w:r>
      <w:r w:rsidR="00BD43CD" w:rsidRPr="0087198A" w:rsidDel="00BD43CD">
        <w:rPr>
          <w:rFonts w:eastAsia="Times New Roman"/>
          <w:sz w:val="24"/>
          <w:szCs w:val="24"/>
        </w:rPr>
        <w:t xml:space="preserve"> </w:t>
      </w:r>
      <w:r w:rsidR="00B179DE" w:rsidRPr="0087198A">
        <w:rPr>
          <w:rFonts w:eastAsia="Times New Roman"/>
          <w:sz w:val="24"/>
          <w:szCs w:val="24"/>
        </w:rPr>
        <w:fldChar w:fldCharType="begin" w:fldLock="1"/>
      </w:r>
      <w:r w:rsidR="005D108D">
        <w:rPr>
          <w:rFonts w:eastAsia="Times New Roman"/>
          <w:sz w:val="24"/>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16&lt;/i&gt;)"},"properties":{"noteIndex":0},"schema":"https://github.com/citation-style-language/schema/raw/master/csl-citation.json"}</w:instrText>
      </w:r>
      <w:r w:rsidR="00B179DE"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9</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179DE" w:rsidRPr="0087198A">
        <w:rPr>
          <w:rFonts w:eastAsia="Times New Roman"/>
          <w:sz w:val="24"/>
          <w:szCs w:val="24"/>
        </w:rPr>
        <w:fldChar w:fldCharType="end"/>
      </w:r>
      <w:r w:rsidR="00B179DE" w:rsidRPr="0087198A">
        <w:rPr>
          <w:rFonts w:eastAsia="Times New Roman"/>
          <w:sz w:val="24"/>
          <w:szCs w:val="24"/>
        </w:rPr>
        <w:t xml:space="preserve"> utilizing the oxygen ion/vacancy transport across the metal/oxide interface. </w:t>
      </w:r>
      <w:r w:rsidR="00671B37" w:rsidRPr="0087198A">
        <w:rPr>
          <w:rFonts w:eastAsia="Times New Roman"/>
          <w:sz w:val="24"/>
          <w:szCs w:val="24"/>
        </w:rPr>
        <w:t>For example</w:t>
      </w:r>
      <w:r w:rsidR="00B179DE" w:rsidRPr="0087198A">
        <w:rPr>
          <w:rFonts w:eastAsia="Times New Roman"/>
          <w:sz w:val="24"/>
          <w:szCs w:val="24"/>
        </w:rPr>
        <w:t xml:space="preserve">, we have </w:t>
      </w:r>
      <w:r w:rsidR="00147755" w:rsidRPr="0087198A">
        <w:rPr>
          <w:rFonts w:eastAsia="Times New Roman"/>
          <w:sz w:val="24"/>
          <w:szCs w:val="24"/>
        </w:rPr>
        <w:t>shown</w:t>
      </w:r>
      <w:r w:rsidRPr="0087198A">
        <w:rPr>
          <w:rFonts w:eastAsia="Times New Roman"/>
          <w:sz w:val="24"/>
          <w:szCs w:val="24"/>
        </w:rPr>
        <w:t xml:space="preserve"> </w:t>
      </w:r>
      <w:r w:rsidR="00B179DE" w:rsidRPr="0087198A">
        <w:rPr>
          <w:rFonts w:eastAsia="Times New Roman"/>
          <w:sz w:val="24"/>
          <w:szCs w:val="24"/>
        </w:rPr>
        <w:t xml:space="preserve">effective manipulation of </w:t>
      </w:r>
      <w:r w:rsidRPr="0087198A">
        <w:rPr>
          <w:rFonts w:eastAsia="Times New Roman"/>
          <w:sz w:val="24"/>
          <w:szCs w:val="24"/>
        </w:rPr>
        <w:t xml:space="preserve">ionic distributions in oxide thin films by using a </w:t>
      </w:r>
      <w:r w:rsidR="00F754CF" w:rsidRPr="0087198A">
        <w:rPr>
          <w:rFonts w:eastAsia="Times New Roman"/>
          <w:sz w:val="24"/>
          <w:szCs w:val="24"/>
        </w:rPr>
        <w:t xml:space="preserve">getter </w:t>
      </w:r>
      <w:r w:rsidRPr="0087198A">
        <w:rPr>
          <w:rFonts w:eastAsia="Times New Roman"/>
          <w:sz w:val="24"/>
          <w:szCs w:val="24"/>
        </w:rPr>
        <w:t xml:space="preserve">Gd capping layer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13&lt;/i&gt;–&lt;i&gt;16&lt;/i&gt;)","plainTextFormattedCitation":"(13–16)","previouslyFormattedCitation":"(&lt;i&gt;13&lt;/i&gt;–&lt;i&gt;16&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13</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83D88" w:rsidRPr="0087198A">
        <w:rPr>
          <w:rFonts w:eastAsia="Times New Roman"/>
          <w:sz w:val="24"/>
          <w:szCs w:val="24"/>
        </w:rPr>
        <w:fldChar w:fldCharType="end"/>
      </w:r>
      <w:r w:rsidR="00BD43CD" w:rsidRPr="0087198A">
        <w:rPr>
          <w:rFonts w:eastAsia="Times New Roman"/>
          <w:sz w:val="24"/>
          <w:szCs w:val="24"/>
        </w:rPr>
        <w:t>.</w:t>
      </w:r>
      <w:r w:rsidRPr="0087198A">
        <w:rPr>
          <w:rFonts w:eastAsia="Times New Roman"/>
          <w:sz w:val="24"/>
          <w:szCs w:val="24"/>
        </w:rPr>
        <w:t xml:space="preserve"> Leveraging the reactivity of Gd, these capping layers can extract oxygen from an adjacent oxide film, with the level of oxygen depletion controlled by the thickness of the Gd and the ion mobility in the oxide, often at room-temperature. </w:t>
      </w:r>
      <w:r w:rsidR="00671B37" w:rsidRPr="0087198A">
        <w:rPr>
          <w:rFonts w:eastAsia="Times New Roman"/>
          <w:sz w:val="24"/>
          <w:szCs w:val="24"/>
        </w:rPr>
        <w:t>Interestingly, this ionic approach offers the possibility to manipulate the material properties into the bulk of the oxide films, well beyond the</w:t>
      </w:r>
      <w:r w:rsidR="00BA698F">
        <w:rPr>
          <w:rFonts w:eastAsia="Times New Roman"/>
          <w:sz w:val="24"/>
          <w:szCs w:val="24"/>
        </w:rPr>
        <w:t xml:space="preserve"> Thomas-Fermi screening length of the</w:t>
      </w:r>
      <w:r w:rsidR="00671B37" w:rsidRPr="0087198A">
        <w:rPr>
          <w:rFonts w:eastAsia="Times New Roman"/>
          <w:sz w:val="24"/>
          <w:szCs w:val="24"/>
        </w:rPr>
        <w:t xml:space="preserve"> metal/oxide interface region</w:t>
      </w:r>
      <w:r w:rsidR="00D5357F" w:rsidRPr="0087198A">
        <w:rPr>
          <w:rFonts w:eastAsia="Times New Roman"/>
          <w:sz w:val="24"/>
          <w:szCs w:val="24"/>
        </w:rPr>
        <w:t xml:space="preserve"> </w:t>
      </w:r>
      <w:r w:rsidR="00D5357F" w:rsidRPr="0087198A">
        <w:rPr>
          <w:rFonts w:eastAsia="Times New Roman"/>
          <w:sz w:val="24"/>
          <w:szCs w:val="24"/>
        </w:rPr>
        <w:fldChar w:fldCharType="begin" w:fldLock="1"/>
      </w:r>
      <w:r w:rsidR="005D108D">
        <w:rPr>
          <w:rFonts w:eastAsia="Times New Roman"/>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nanoscale","type":"article-journal","volume":"2"},"uris":["http://www.mendeley.com/documents/?uuid=578d3032-2fb3-449f-9047-05b305b98a0a"]}],"mendeley":{"formattedCitation":"(&lt;i&gt;15&lt;/i&gt;, &lt;i&gt;16&lt;/i&gt;)","plainTextFormattedCitation":"(15, 16)","previouslyFormattedCitation":"(&lt;i&gt;15&lt;/i&gt;, &lt;i&gt;16&lt;/i&gt;)"},"properties":{"noteIndex":0},"schema":"https://github.com/citation-style-language/schema/raw/master/csl-citation.json"}</w:instrText>
      </w:r>
      <w:r w:rsidR="00D5357F"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15</w:t>
      </w:r>
      <w:r w:rsidR="009A0A08" w:rsidRPr="009A0A08">
        <w:rPr>
          <w:rFonts w:eastAsia="Times New Roman"/>
          <w:noProof/>
          <w:sz w:val="24"/>
          <w:szCs w:val="24"/>
        </w:rPr>
        <w:t xml:space="preserve">, </w:t>
      </w:r>
      <w:r w:rsidR="009A0A08" w:rsidRPr="009A0A08">
        <w:rPr>
          <w:rFonts w:eastAsia="Times New Roman"/>
          <w:i/>
          <w:noProof/>
          <w:sz w:val="24"/>
          <w:szCs w:val="24"/>
        </w:rPr>
        <w:t>16</w:t>
      </w:r>
      <w:r w:rsidR="009A0A08" w:rsidRPr="009A0A08">
        <w:rPr>
          <w:rFonts w:eastAsia="Times New Roman"/>
          <w:noProof/>
          <w:sz w:val="24"/>
          <w:szCs w:val="24"/>
        </w:rPr>
        <w:t>)</w:t>
      </w:r>
      <w:r w:rsidR="00D5357F" w:rsidRPr="0087198A">
        <w:rPr>
          <w:rFonts w:eastAsia="Times New Roman"/>
          <w:sz w:val="24"/>
          <w:szCs w:val="24"/>
        </w:rPr>
        <w:fldChar w:fldCharType="end"/>
      </w:r>
      <w:r w:rsidR="00671B37" w:rsidRPr="0087198A">
        <w:rPr>
          <w:rFonts w:eastAsia="Times New Roman"/>
          <w:sz w:val="24"/>
          <w:szCs w:val="24"/>
        </w:rPr>
        <w:t>.</w:t>
      </w:r>
    </w:p>
    <w:p w14:paraId="6B6C5BE0" w14:textId="0945AA6E" w:rsidR="00033AD2" w:rsidRPr="0087198A" w:rsidRDefault="00671B37" w:rsidP="00090BF6">
      <w:pPr>
        <w:spacing w:after="160" w:line="480" w:lineRule="auto"/>
        <w:ind w:firstLine="720"/>
        <w:jc w:val="both"/>
        <w:rPr>
          <w:rFonts w:eastAsia="Times New Roman"/>
          <w:sz w:val="24"/>
          <w:szCs w:val="24"/>
        </w:rPr>
      </w:pPr>
      <w:r w:rsidRPr="0087198A">
        <w:rPr>
          <w:rFonts w:eastAsia="Times New Roman"/>
          <w:sz w:val="24"/>
          <w:szCs w:val="24"/>
        </w:rPr>
        <w:t xml:space="preserve">In this work, we demonstrate </w:t>
      </w:r>
      <w:r w:rsidRPr="0087198A">
        <w:rPr>
          <w:sz w:val="24"/>
          <w:szCs w:val="24"/>
        </w:rPr>
        <w:t xml:space="preserve">interfacial-redox-induced tuning of superconductivity </w:t>
      </w:r>
      <w:r w:rsidR="00CD5ABB" w:rsidRPr="0087198A">
        <w:rPr>
          <w:sz w:val="24"/>
          <w:szCs w:val="24"/>
        </w:rPr>
        <w:t xml:space="preserve">throughout the entire thickness of </w:t>
      </w:r>
      <w:r w:rsidRPr="0087198A">
        <w:rPr>
          <w:sz w:val="24"/>
          <w:szCs w:val="24"/>
        </w:rPr>
        <w:t>100</w:t>
      </w:r>
      <w:r w:rsidR="00487B63">
        <w:rPr>
          <w:sz w:val="24"/>
          <w:szCs w:val="24"/>
        </w:rPr>
        <w:t xml:space="preserve"> </w:t>
      </w:r>
      <w:r w:rsidRPr="0087198A">
        <w:rPr>
          <w:sz w:val="24"/>
          <w:szCs w:val="24"/>
        </w:rPr>
        <w:t xml:space="preserve">nm thick </w:t>
      </w:r>
      <w:r w:rsidR="00033AD2" w:rsidRPr="0087198A">
        <w:rPr>
          <w:rFonts w:eastAsia="Times New Roman"/>
          <w:sz w:val="24"/>
          <w:szCs w:val="24"/>
        </w:rPr>
        <w:t>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CD5ABB" w:rsidRPr="0087198A">
        <w:rPr>
          <w:rFonts w:eastAsia="Times New Roman"/>
          <w:sz w:val="24"/>
          <w:szCs w:val="24"/>
        </w:rPr>
        <w:t xml:space="preserve"> films</w:t>
      </w:r>
      <w:r w:rsidRPr="0087198A">
        <w:rPr>
          <w:rFonts w:eastAsia="Times New Roman"/>
          <w:sz w:val="24"/>
          <w:szCs w:val="24"/>
        </w:rPr>
        <w:t xml:space="preserve">. YBCO </w:t>
      </w:r>
      <w:r w:rsidR="00033AD2" w:rsidRPr="0087198A">
        <w:rPr>
          <w:rFonts w:eastAsia="Times New Roman"/>
          <w:sz w:val="24"/>
          <w:szCs w:val="24"/>
        </w:rPr>
        <w:t>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cuprates, with crystal structure and electronic ordering sensitive to oxygen stoichiometry. Combined with its high ionic conductivity</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B83D88" w:rsidRPr="0087198A">
        <w:rPr>
          <w:rFonts w:eastAsia="Times New Roman"/>
          <w:sz w:val="24"/>
          <w:szCs w:val="24"/>
        </w:rPr>
        <w:fldChar w:fldCharType="end"/>
      </w:r>
      <w:r w:rsidR="00033AD2" w:rsidRPr="0087198A">
        <w:rPr>
          <w:rFonts w:eastAsia="Times New Roman"/>
          <w:sz w:val="24"/>
          <w:szCs w:val="24"/>
        </w:rPr>
        <w:t xml:space="preserve">, these properties make </w:t>
      </w:r>
      <w:r w:rsidR="00962267">
        <w:rPr>
          <w:rFonts w:eastAsia="Times New Roman"/>
          <w:sz w:val="24"/>
          <w:szCs w:val="24"/>
        </w:rPr>
        <w:t>YBCO</w:t>
      </w:r>
      <w:r w:rsidR="00033AD2" w:rsidRPr="0087198A">
        <w:rPr>
          <w:rFonts w:eastAsia="Times New Roman"/>
          <w:sz w:val="24"/>
          <w:szCs w:val="24"/>
        </w:rPr>
        <w:t xml:space="preserve"> an ideal candidate </w:t>
      </w:r>
      <w:r w:rsidR="00CD5ABB" w:rsidRPr="0087198A">
        <w:rPr>
          <w:rFonts w:eastAsia="Times New Roman"/>
          <w:sz w:val="24"/>
          <w:szCs w:val="24"/>
        </w:rPr>
        <w:t>for explorations of ionic control</w:t>
      </w:r>
      <w:r w:rsidR="00033AD2" w:rsidRPr="0087198A">
        <w:rPr>
          <w:rFonts w:eastAsia="Times New Roman"/>
          <w:sz w:val="24"/>
          <w:szCs w:val="24"/>
        </w:rPr>
        <w:t>.</w:t>
      </w:r>
      <w:r w:rsidRPr="0087198A">
        <w:rPr>
          <w:rFonts w:eastAsia="Times New Roman"/>
          <w:sz w:val="24"/>
          <w:szCs w:val="24"/>
        </w:rPr>
        <w:t xml:space="preserve"> </w:t>
      </w:r>
      <w:r w:rsidR="0083332D" w:rsidRPr="0087198A">
        <w:rPr>
          <w:rFonts w:eastAsia="Times New Roman"/>
          <w:sz w:val="24"/>
          <w:szCs w:val="24"/>
        </w:rPr>
        <w:t>We find that</w:t>
      </w:r>
      <w:r w:rsidR="00033AD2" w:rsidRPr="0087198A">
        <w:rPr>
          <w:rFonts w:eastAsia="Times New Roman"/>
          <w:sz w:val="24"/>
          <w:szCs w:val="24"/>
        </w:rPr>
        <w:t xml:space="preserve"> Gd capping layers</w:t>
      </w:r>
      <w:r w:rsidR="0083332D" w:rsidRPr="0087198A">
        <w:rPr>
          <w:rFonts w:eastAsia="Times New Roman"/>
          <w:sz w:val="24"/>
          <w:szCs w:val="24"/>
        </w:rPr>
        <w:t xml:space="preserve"> of up to 20</w:t>
      </w:r>
      <w:r w:rsidR="00BD43CD" w:rsidRPr="0087198A">
        <w:rPr>
          <w:rFonts w:eastAsia="Times New Roman"/>
          <w:sz w:val="24"/>
          <w:szCs w:val="24"/>
        </w:rPr>
        <w:t xml:space="preserve"> </w:t>
      </w:r>
      <w:r w:rsidR="0083332D" w:rsidRPr="0087198A">
        <w:rPr>
          <w:rFonts w:eastAsia="Times New Roman"/>
          <w:sz w:val="24"/>
          <w:szCs w:val="24"/>
        </w:rPr>
        <w:t>nm thickness</w:t>
      </w:r>
      <w:r w:rsidR="00033AD2" w:rsidRPr="0087198A">
        <w:rPr>
          <w:rFonts w:eastAsia="Times New Roman"/>
          <w:sz w:val="24"/>
          <w:szCs w:val="24"/>
        </w:rPr>
        <w:t xml:space="preserve"> deposited on 100 nm thick </w:t>
      </w:r>
      <w:r w:rsidR="0083332D" w:rsidRPr="0087198A">
        <w:rPr>
          <w:rFonts w:eastAsia="Times New Roman"/>
          <w:sz w:val="24"/>
          <w:szCs w:val="24"/>
        </w:rPr>
        <w:t>YBCO</w:t>
      </w:r>
      <w:r w:rsidR="00033AD2" w:rsidRPr="0087198A">
        <w:rPr>
          <w:rFonts w:eastAsia="Times New Roman"/>
          <w:sz w:val="24"/>
          <w:szCs w:val="24"/>
        </w:rPr>
        <w:t xml:space="preserve"> films </w:t>
      </w:r>
      <w:r w:rsidR="0083332D" w:rsidRPr="0087198A">
        <w:rPr>
          <w:rFonts w:eastAsia="Times New Roman"/>
          <w:sz w:val="24"/>
          <w:szCs w:val="24"/>
        </w:rPr>
        <w:t xml:space="preserve">can </w:t>
      </w:r>
      <w:r w:rsidR="00033AD2" w:rsidRPr="0087198A">
        <w:rPr>
          <w:rFonts w:eastAsia="Times New Roman"/>
          <w:sz w:val="24"/>
          <w:szCs w:val="24"/>
        </w:rPr>
        <w:t>dramatically alter the oxygen distribution throughout the underlying film</w:t>
      </w:r>
      <w:r w:rsidR="00BA698F">
        <w:rPr>
          <w:rFonts w:eastAsia="Times New Roman"/>
          <w:sz w:val="24"/>
          <w:szCs w:val="24"/>
        </w:rPr>
        <w:t xml:space="preserve"> in the as-deposited state, </w:t>
      </w:r>
      <w:r w:rsidR="00033AD2" w:rsidRPr="0087198A">
        <w:rPr>
          <w:rFonts w:eastAsia="Times New Roman"/>
          <w:sz w:val="24"/>
          <w:szCs w:val="24"/>
        </w:rPr>
        <w:t xml:space="preserve">without </w:t>
      </w:r>
      <w:r w:rsidR="00BA698F">
        <w:rPr>
          <w:rFonts w:eastAsia="Times New Roman"/>
          <w:sz w:val="24"/>
          <w:szCs w:val="24"/>
        </w:rPr>
        <w:t xml:space="preserve">the need for a post-deposition </w:t>
      </w:r>
      <w:r w:rsidR="00033AD2" w:rsidRPr="0087198A">
        <w:rPr>
          <w:rFonts w:eastAsia="Times New Roman"/>
          <w:sz w:val="24"/>
          <w:szCs w:val="24"/>
        </w:rPr>
        <w:t>annealing</w:t>
      </w:r>
      <w:r w:rsidR="00BA698F">
        <w:rPr>
          <w:rFonts w:eastAsia="Times New Roman"/>
          <w:sz w:val="24"/>
          <w:szCs w:val="24"/>
        </w:rPr>
        <w:t xml:space="preserve"> step</w:t>
      </w:r>
      <w:r w:rsidR="00033AD2" w:rsidRPr="0087198A">
        <w:rPr>
          <w:rFonts w:eastAsia="Times New Roman"/>
          <w:sz w:val="24"/>
          <w:szCs w:val="24"/>
        </w:rPr>
        <w:t>.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is increased</w:t>
      </w:r>
      <w:r w:rsidR="00BA698F">
        <w:rPr>
          <w:rFonts w:eastAsia="Times New Roman"/>
          <w:sz w:val="24"/>
          <w:szCs w:val="24"/>
        </w:rPr>
        <w:t>,</w:t>
      </w:r>
      <w:r w:rsidR="00033AD2" w:rsidRPr="0087198A">
        <w:rPr>
          <w:rFonts w:eastAsia="Times New Roman"/>
          <w:sz w:val="24"/>
          <w:szCs w:val="24"/>
        </w:rPr>
        <w:t xml:space="preserve">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can precisely control the remaining oxygen content of the underlayer. The extraction of oxygen from the YBCO </w:t>
      </w:r>
      <w:r w:rsidR="003B0238" w:rsidRPr="0087198A">
        <w:rPr>
          <w:rFonts w:eastAsia="Times New Roman"/>
          <w:sz w:val="24"/>
          <w:szCs w:val="24"/>
        </w:rPr>
        <w:t>suppresses the</w:t>
      </w:r>
      <w:r w:rsidR="00033AD2" w:rsidRPr="0087198A">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and broaden</w:t>
      </w:r>
      <w:r w:rsidR="003B0238" w:rsidRPr="0087198A">
        <w:rPr>
          <w:rFonts w:eastAsia="Times New Roman"/>
          <w:sz w:val="24"/>
          <w:szCs w:val="24"/>
        </w:rPr>
        <w:t>s</w:t>
      </w:r>
      <w:r w:rsidR="00033AD2" w:rsidRPr="0087198A">
        <w:rPr>
          <w:rFonts w:eastAsia="Times New Roman"/>
          <w:sz w:val="24"/>
          <w:szCs w:val="24"/>
        </w:rPr>
        <w:t xml:space="preserve"> the superconducting transition.</w:t>
      </w:r>
      <w:r w:rsidR="003154F3" w:rsidRPr="0087198A">
        <w:rPr>
          <w:rFonts w:eastAsia="Times New Roman"/>
          <w:sz w:val="24"/>
          <w:szCs w:val="24"/>
        </w:rPr>
        <w:t xml:space="preserve"> Differences between the superconducting transitions observed in resistivity and magnetometry suggest the formation of a percolative network of oxygen deficient regions </w:t>
      </w:r>
      <w:r w:rsidR="00BA698F">
        <w:rPr>
          <w:rFonts w:eastAsia="Times New Roman"/>
          <w:sz w:val="24"/>
          <w:szCs w:val="24"/>
        </w:rPr>
        <w:t>interspersed within</w:t>
      </w:r>
      <w:r w:rsidR="00BA698F" w:rsidRPr="0087198A">
        <w:rPr>
          <w:rFonts w:eastAsia="Times New Roman"/>
          <w:sz w:val="24"/>
          <w:szCs w:val="24"/>
        </w:rPr>
        <w:t xml:space="preserve"> </w:t>
      </w:r>
      <w:r w:rsidR="003154F3" w:rsidRPr="0087198A">
        <w:rPr>
          <w:rFonts w:eastAsia="Times New Roman"/>
          <w:sz w:val="24"/>
          <w:szCs w:val="24"/>
        </w:rPr>
        <w:t xml:space="preserve">the nominally stoichiometric </w:t>
      </w:r>
      <w:r w:rsidR="003154F3" w:rsidRPr="0087198A">
        <w:rPr>
          <w:rFonts w:eastAsia="Times New Roman"/>
          <w:sz w:val="24"/>
          <w:szCs w:val="24"/>
        </w:rPr>
        <w:lastRenderedPageBreak/>
        <w:t xml:space="preserve">YBCO. </w:t>
      </w:r>
      <w:r w:rsidR="00CD5ABB" w:rsidRPr="0087198A">
        <w:rPr>
          <w:rFonts w:eastAsia="Times New Roman"/>
          <w:sz w:val="24"/>
          <w:szCs w:val="24"/>
        </w:rPr>
        <w:t xml:space="preserve">Both the </w:t>
      </w:r>
      <w:r w:rsidR="003154F3" w:rsidRPr="0087198A">
        <w:rPr>
          <w:rFonts w:eastAsia="Times New Roman"/>
          <w:sz w:val="24"/>
          <w:szCs w:val="24"/>
        </w:rPr>
        <w:t>electron doping</w:t>
      </w:r>
      <w:r w:rsidR="00033AD2" w:rsidRPr="0087198A">
        <w:rPr>
          <w:rFonts w:eastAsia="Times New Roman"/>
          <w:sz w:val="24"/>
          <w:szCs w:val="24"/>
        </w:rPr>
        <w:t xml:space="preserve"> </w:t>
      </w:r>
      <w:r w:rsidR="00CD5ABB" w:rsidRPr="0087198A">
        <w:rPr>
          <w:rFonts w:eastAsia="Times New Roman"/>
          <w:sz w:val="24"/>
          <w:szCs w:val="24"/>
        </w:rPr>
        <w:t xml:space="preserve">and </w:t>
      </w:r>
      <w:r w:rsidR="00033AD2" w:rsidRPr="0087198A">
        <w:rPr>
          <w:rFonts w:eastAsia="Times New Roman"/>
          <w:sz w:val="24"/>
          <w:szCs w:val="24"/>
        </w:rPr>
        <w:t>structural changes</w:t>
      </w:r>
      <w:r w:rsidR="00CD5ABB" w:rsidRPr="0087198A">
        <w:rPr>
          <w:rFonts w:eastAsia="Times New Roman"/>
          <w:sz w:val="24"/>
          <w:szCs w:val="24"/>
        </w:rPr>
        <w:t xml:space="preserve"> </w:t>
      </w:r>
      <w:r w:rsidR="00033AD2" w:rsidRPr="0087198A">
        <w:rPr>
          <w:rFonts w:eastAsia="Times New Roman"/>
          <w:sz w:val="24"/>
          <w:szCs w:val="24"/>
        </w:rPr>
        <w:t>induced by Gd-driven oxygen migration</w:t>
      </w:r>
      <w:r w:rsidR="00CD5ABB" w:rsidRPr="0087198A">
        <w:rPr>
          <w:rFonts w:eastAsia="Times New Roman"/>
          <w:sz w:val="24"/>
          <w:szCs w:val="24"/>
        </w:rPr>
        <w:t xml:space="preserve"> contribute to the suppression of superconductivity</w:t>
      </w:r>
      <w:r w:rsidR="00033AD2" w:rsidRPr="0087198A">
        <w:rPr>
          <w:rFonts w:eastAsia="Times New Roman"/>
          <w:sz w:val="24"/>
          <w:szCs w:val="24"/>
        </w:rPr>
        <w:t>.</w:t>
      </w:r>
      <w:r w:rsidR="00635672" w:rsidRPr="0087198A">
        <w:rPr>
          <w:rFonts w:eastAsia="Times New Roman"/>
          <w:sz w:val="24"/>
          <w:szCs w:val="24"/>
        </w:rPr>
        <w:t xml:space="preserve"> These results demonstrate an effective solid-state ionic</w:t>
      </w:r>
      <w:r w:rsidR="007829EE" w:rsidRPr="0087198A">
        <w:rPr>
          <w:rFonts w:eastAsia="Times New Roman"/>
          <w:sz w:val="24"/>
          <w:szCs w:val="24"/>
        </w:rPr>
        <w:t xml:space="preserve"> means to tailor</w:t>
      </w:r>
      <w:r w:rsidR="00635672" w:rsidRPr="0087198A">
        <w:rPr>
          <w:rFonts w:eastAsia="Times New Roman"/>
          <w:sz w:val="24"/>
          <w:szCs w:val="24"/>
        </w:rPr>
        <w:t xml:space="preserve"> superconductivity </w:t>
      </w:r>
      <w:r w:rsidR="007829EE" w:rsidRPr="0087198A">
        <w:rPr>
          <w:rFonts w:eastAsia="Times New Roman"/>
          <w:sz w:val="24"/>
          <w:szCs w:val="24"/>
        </w:rPr>
        <w:t>in cuprates and other systems, including the potential to use an electric field to control superconductivity.</w:t>
      </w:r>
      <w:r w:rsidR="00DF4817">
        <w:rPr>
          <w:rFonts w:eastAsia="Times New Roman"/>
          <w:sz w:val="24"/>
          <w:szCs w:val="24"/>
        </w:rPr>
        <w:t xml:space="preserve"> </w:t>
      </w:r>
    </w:p>
    <w:p w14:paraId="370D80F5" w14:textId="77777777" w:rsidR="00033AD2" w:rsidRPr="0087198A" w:rsidRDefault="00033AD2" w:rsidP="00033AD2">
      <w:pPr>
        <w:pBdr>
          <w:top w:val="nil"/>
          <w:left w:val="nil"/>
          <w:bottom w:val="nil"/>
          <w:right w:val="nil"/>
          <w:between w:val="nil"/>
        </w:pBdr>
        <w:spacing w:line="480" w:lineRule="auto"/>
        <w:rPr>
          <w:rFonts w:eastAsia="Times New Roman"/>
          <w:sz w:val="24"/>
          <w:szCs w:val="24"/>
        </w:rPr>
      </w:pPr>
      <w:r w:rsidRPr="0087198A">
        <w:rPr>
          <w:rFonts w:eastAsia="Times New Roman"/>
          <w:b/>
          <w:sz w:val="24"/>
          <w:szCs w:val="24"/>
        </w:rPr>
        <w:t>Results</w:t>
      </w:r>
    </w:p>
    <w:p w14:paraId="1C191617" w14:textId="015CDC3F" w:rsidR="00033AD2" w:rsidRPr="0087198A" w:rsidRDefault="00033AD2" w:rsidP="00033AD2">
      <w:pPr>
        <w:spacing w:after="160" w:line="480" w:lineRule="auto"/>
        <w:ind w:firstLine="720"/>
        <w:jc w:val="both"/>
        <w:rPr>
          <w:sz w:val="24"/>
        </w:rPr>
      </w:pPr>
      <w:bookmarkStart w:id="1" w:name="_30j0zll" w:colFirst="0" w:colLast="0"/>
      <w:bookmarkEnd w:id="1"/>
      <w:r w:rsidRPr="0087198A">
        <w:rPr>
          <w:sz w:val="24"/>
        </w:rPr>
        <w:t xml:space="preserve">Commercially available </w:t>
      </w:r>
      <w:r w:rsidR="000F2002" w:rsidRPr="0087198A">
        <w:rPr>
          <w:rFonts w:eastAsia="Times New Roman"/>
          <w:sz w:val="24"/>
          <w:szCs w:val="24"/>
        </w:rPr>
        <w:t xml:space="preserve">epitaxial </w:t>
      </w:r>
      <w:r w:rsidRPr="0087198A">
        <w:rPr>
          <w:sz w:val="24"/>
        </w:rPr>
        <w:t xml:space="preserve">films of pulsed-laser-deposited </w:t>
      </w:r>
      <w:r w:rsidR="0049195D" w:rsidRPr="000B35C1">
        <w:rPr>
          <w:i/>
          <w:sz w:val="24"/>
        </w:rPr>
        <w:t>c</w:t>
      </w:r>
      <w:r w:rsidR="0049195D">
        <w:rPr>
          <w:sz w:val="24"/>
        </w:rPr>
        <w:t xml:space="preserve">-axis oriented </w:t>
      </w:r>
      <w:r w:rsidRPr="0087198A">
        <w:rPr>
          <w:sz w:val="24"/>
        </w:rPr>
        <w:t>YBa</w:t>
      </w:r>
      <w:r w:rsidRPr="0087198A">
        <w:rPr>
          <w:sz w:val="24"/>
          <w:vertAlign w:val="subscript"/>
        </w:rPr>
        <w:t>2</w:t>
      </w:r>
      <w:r w:rsidRPr="0087198A">
        <w:rPr>
          <w:sz w:val="24"/>
        </w:rPr>
        <w:t>Cu</w:t>
      </w:r>
      <w:r w:rsidRPr="0087198A">
        <w:rPr>
          <w:sz w:val="24"/>
          <w:vertAlign w:val="subscript"/>
        </w:rPr>
        <w:t>3</w:t>
      </w:r>
      <w:r w:rsidRPr="0087198A">
        <w:rPr>
          <w:sz w:val="24"/>
        </w:rPr>
        <w:t>O</w:t>
      </w:r>
      <w:r w:rsidRPr="0087198A">
        <w:rPr>
          <w:sz w:val="24"/>
          <w:vertAlign w:val="subscript"/>
        </w:rPr>
        <w:t>7-δ</w:t>
      </w:r>
      <w:r w:rsidRPr="0087198A">
        <w:rPr>
          <w:sz w:val="24"/>
        </w:rPr>
        <w:t xml:space="preserve"> (100 nm) grown on (001)</w:t>
      </w:r>
      <w:r w:rsidR="00476425">
        <w:rPr>
          <w:sz w:val="24"/>
        </w:rPr>
        <w:t>-oriented</w:t>
      </w:r>
      <w:r w:rsidRPr="0087198A">
        <w:rPr>
          <w:sz w:val="24"/>
        </w:rPr>
        <w:t xml:space="preserve"> SrTiO</w:t>
      </w:r>
      <w:r w:rsidRPr="0087198A">
        <w:rPr>
          <w:sz w:val="24"/>
          <w:vertAlign w:val="subscript"/>
        </w:rPr>
        <w:t>3</w:t>
      </w:r>
      <w:r w:rsidRPr="0087198A">
        <w:rPr>
          <w:sz w:val="24"/>
        </w:rPr>
        <w:t xml:space="preserve"> (STO) substrates were </w:t>
      </w:r>
      <w:r w:rsidR="000F2002" w:rsidRPr="0087198A">
        <w:rPr>
          <w:rFonts w:eastAsia="Times New Roman"/>
          <w:sz w:val="24"/>
          <w:szCs w:val="24"/>
        </w:rPr>
        <w:t>used</w:t>
      </w:r>
      <w:r w:rsidRPr="0087198A">
        <w:rPr>
          <w:sz w:val="24"/>
        </w:rPr>
        <w:t xml:space="preserve"> for this </w:t>
      </w:r>
      <w:r w:rsidR="00A44266" w:rsidRPr="0087198A">
        <w:rPr>
          <w:sz w:val="24"/>
        </w:rPr>
        <w:t xml:space="preserve">study </w:t>
      </w:r>
      <w:r w:rsidR="00B83D88" w:rsidRPr="0087198A">
        <w:rPr>
          <w:sz w:val="24"/>
        </w:rPr>
        <w:fldChar w:fldCharType="begin" w:fldLock="1"/>
      </w:r>
      <w:r w:rsidR="009A0A08">
        <w:rPr>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19</w:t>
      </w:r>
      <w:r w:rsidR="009A0A08" w:rsidRPr="009A0A08">
        <w:rPr>
          <w:noProof/>
          <w:sz w:val="24"/>
        </w:rPr>
        <w:t>)</w:t>
      </w:r>
      <w:r w:rsidR="00B83D88" w:rsidRPr="0087198A">
        <w:rPr>
          <w:sz w:val="24"/>
        </w:rPr>
        <w:fldChar w:fldCharType="end"/>
      </w:r>
      <w:r w:rsidRPr="0087198A">
        <w:rPr>
          <w:sz w:val="24"/>
        </w:rPr>
        <w:t>. The high-symmetry STO substrate (cubic, lattice parameter of 3.905 Å) is known to yield YBCO films with 90° twinned domains</w:t>
      </w:r>
      <w:r w:rsidR="00B83D88" w:rsidRPr="0087198A">
        <w:rPr>
          <w:sz w:val="24"/>
        </w:rPr>
        <w:t xml:space="preserve"> </w:t>
      </w:r>
      <w:r w:rsidR="00B83D88" w:rsidRPr="0087198A">
        <w:rPr>
          <w:sz w:val="24"/>
        </w:rPr>
        <w:fldChar w:fldCharType="begin" w:fldLock="1"/>
      </w:r>
      <w:r w:rsidR="009A0A08">
        <w:rPr>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20</w:t>
      </w:r>
      <w:r w:rsidR="009A0A08" w:rsidRPr="009A0A08">
        <w:rPr>
          <w:noProof/>
          <w:sz w:val="24"/>
        </w:rPr>
        <w:t>)</w:t>
      </w:r>
      <w:r w:rsidR="00B83D88" w:rsidRPr="0087198A">
        <w:rPr>
          <w:sz w:val="24"/>
        </w:rPr>
        <w:fldChar w:fldCharType="end"/>
      </w:r>
      <w:r w:rsidRPr="0087198A">
        <w:rPr>
          <w:sz w:val="24"/>
        </w:rPr>
        <w:t xml:space="preserve">, with up-to 2% tensile strain exerted at the interface due to lattice mismatch </w:t>
      </w:r>
      <w:r w:rsidR="00B83D88"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 xml:space="preserve">, </w:t>
      </w:r>
      <w:r w:rsidR="009A0A08" w:rsidRPr="009A0A08">
        <w:rPr>
          <w:i/>
          <w:noProof/>
          <w:sz w:val="24"/>
        </w:rPr>
        <w:t>22</w:t>
      </w:r>
      <w:r w:rsidR="009A0A08" w:rsidRPr="009A0A08">
        <w:rPr>
          <w:noProof/>
          <w:sz w:val="24"/>
        </w:rPr>
        <w:t>)</w:t>
      </w:r>
      <w:r w:rsidR="00B83D88" w:rsidRPr="0087198A">
        <w:rPr>
          <w:sz w:val="24"/>
        </w:rPr>
        <w:fldChar w:fldCharType="end"/>
      </w:r>
      <w:r w:rsidRPr="0087198A">
        <w:rPr>
          <w:sz w:val="24"/>
        </w:rPr>
        <w:t xml:space="preserve"> (bulk lattice parameters of YBCO are </w:t>
      </w:r>
      <w:r w:rsidRPr="0087198A">
        <w:rPr>
          <w:i/>
          <w:sz w:val="24"/>
        </w:rPr>
        <w:t>a</w:t>
      </w:r>
      <w:r w:rsidRPr="0087198A">
        <w:rPr>
          <w:sz w:val="24"/>
        </w:rPr>
        <w:t xml:space="preserve"> = 3.827 Å, </w:t>
      </w:r>
      <w:r w:rsidRPr="0087198A">
        <w:rPr>
          <w:i/>
          <w:sz w:val="24"/>
        </w:rPr>
        <w:t>b</w:t>
      </w:r>
      <w:r w:rsidRPr="0087198A">
        <w:rPr>
          <w:sz w:val="24"/>
        </w:rPr>
        <w:t xml:space="preserve"> = 3.893 Å, and </w:t>
      </w:r>
      <w:r w:rsidRPr="0087198A">
        <w:rPr>
          <w:i/>
          <w:sz w:val="24"/>
        </w:rPr>
        <w:t>c</w:t>
      </w:r>
      <w:r w:rsidRPr="0087198A">
        <w:rPr>
          <w:sz w:val="24"/>
        </w:rPr>
        <w:t xml:space="preserve"> = 11.699 Å </w:t>
      </w:r>
      <w:r w:rsidR="00B83D8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B83D88" w:rsidRPr="0087198A">
        <w:rPr>
          <w:sz w:val="24"/>
        </w:rPr>
        <w:fldChar w:fldCharType="end"/>
      </w:r>
      <w:r w:rsidRPr="0087198A">
        <w:rPr>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the films are expected to relax away from the substrate/film interface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24</w:t>
      </w:r>
      <w:r w:rsidR="009A0A08" w:rsidRPr="009A0A08">
        <w:rPr>
          <w:rFonts w:eastAsia="Times New Roman"/>
          <w:noProof/>
          <w:sz w:val="24"/>
          <w:szCs w:val="24"/>
        </w:rPr>
        <w:t xml:space="preserve">, </w:t>
      </w:r>
      <w:r w:rsidR="009A0A08" w:rsidRPr="009A0A08">
        <w:rPr>
          <w:rFonts w:eastAsia="Times New Roman"/>
          <w:i/>
          <w:noProof/>
          <w:sz w:val="24"/>
          <w:szCs w:val="24"/>
        </w:rPr>
        <w:t>25</w:t>
      </w:r>
      <w:r w:rsidR="009A0A08" w:rsidRPr="009A0A08">
        <w:rPr>
          <w:rFonts w:eastAsia="Times New Roman"/>
          <w:noProof/>
          <w:sz w:val="24"/>
          <w:szCs w:val="24"/>
        </w:rPr>
        <w:t>)</w:t>
      </w:r>
      <w:r w:rsidR="00B83D88" w:rsidRPr="0087198A">
        <w:rPr>
          <w:rFonts w:eastAsia="Times New Roman"/>
          <w:sz w:val="24"/>
          <w:szCs w:val="24"/>
        </w:rPr>
        <w:fldChar w:fldCharType="end"/>
      </w:r>
      <w:r w:rsidRPr="0087198A">
        <w:rPr>
          <w:sz w:val="24"/>
        </w:rPr>
        <w:t xml:space="preserve"> and show near bulk-like superconducting behavior </w:t>
      </w:r>
      <w:r w:rsidR="00D400D1"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D400D1" w:rsidRPr="0087198A">
        <w:rPr>
          <w:sz w:val="24"/>
        </w:rPr>
        <w:fldChar w:fldCharType="end"/>
      </w:r>
      <w:r w:rsidRPr="0087198A">
        <w:rPr>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87198A">
        <w:rPr>
          <w:sz w:val="24"/>
        </w:rPr>
        <w:t xml:space="preserve"> 3 nm, 7 nm, 20 nm) and an Au (5 nm) protective cap, with one witness sample of YBCO/STO kept in the as-grown state for comparison. </w:t>
      </w:r>
    </w:p>
    <w:p w14:paraId="16CA34DD" w14:textId="57855EC9" w:rsidR="007B3E9A" w:rsidRPr="0087198A" w:rsidRDefault="002746C5" w:rsidP="006C61EB">
      <w:pPr>
        <w:spacing w:after="160" w:line="480" w:lineRule="auto"/>
        <w:ind w:firstLine="720"/>
        <w:jc w:val="both"/>
        <w:rPr>
          <w:sz w:val="24"/>
          <w:szCs w:val="24"/>
        </w:rPr>
      </w:pPr>
      <w:bookmarkStart w:id="2" w:name="_1fob9te" w:colFirst="0" w:colLast="0"/>
      <w:bookmarkEnd w:id="2"/>
      <w:r>
        <w:rPr>
          <w:sz w:val="24"/>
        </w:rPr>
        <w:t xml:space="preserve">A </w:t>
      </w:r>
      <w:r w:rsidR="00033AD2" w:rsidRPr="0087198A">
        <w:rPr>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family of peaks, corresponding to a lattice parameter of </w:t>
      </w:r>
      <w:r w:rsidR="00033AD2" w:rsidRPr="0087198A">
        <w:rPr>
          <w:i/>
          <w:sz w:val="24"/>
        </w:rPr>
        <w:t>c</w:t>
      </w:r>
      <w:r w:rsidR="00033AD2" w:rsidRPr="0087198A">
        <w:rPr>
          <w:sz w:val="24"/>
        </w:rPr>
        <w:t xml:space="preserve"> =11.678 Å, similar to the bulk value of 11.699 Å </w:t>
      </w:r>
      <w:r w:rsidR="002D1BA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2D1BA8" w:rsidRPr="0087198A">
        <w:rPr>
          <w:sz w:val="24"/>
        </w:rPr>
        <w:fldChar w:fldCharType="end"/>
      </w:r>
      <w:r w:rsidR="00033AD2" w:rsidRPr="0087198A">
        <w:rPr>
          <w:sz w:val="24"/>
        </w:rPr>
        <w:t xml:space="preserve">. The slightly smaller </w:t>
      </w:r>
      <w:r w:rsidR="00033AD2" w:rsidRPr="0087198A">
        <w:rPr>
          <w:i/>
          <w:sz w:val="24"/>
        </w:rPr>
        <w:t>c</w:t>
      </w:r>
      <w:r w:rsidR="00033AD2" w:rsidRPr="0087198A">
        <w:rPr>
          <w:sz w:val="24"/>
        </w:rPr>
        <w:t xml:space="preserve">-axis lattice parameter </w:t>
      </w:r>
      <w:r w:rsidR="000B1FCA" w:rsidRPr="0087198A">
        <w:rPr>
          <w:rFonts w:eastAsia="Times New Roman"/>
          <w:sz w:val="24"/>
          <w:szCs w:val="24"/>
        </w:rPr>
        <w:t xml:space="preserve">is </w:t>
      </w:r>
      <w:commentRangeStart w:id="3"/>
      <w:commentRangeStart w:id="4"/>
      <w:commentRangeStart w:id="5"/>
      <w:r w:rsidR="000B1FCA" w:rsidRPr="0087198A">
        <w:rPr>
          <w:rFonts w:eastAsia="Times New Roman"/>
          <w:sz w:val="24"/>
          <w:szCs w:val="24"/>
        </w:rPr>
        <w:t>likely</w:t>
      </w:r>
      <w:r w:rsidR="00033AD2" w:rsidRPr="0087198A">
        <w:rPr>
          <w:sz w:val="24"/>
        </w:rPr>
        <w:t xml:space="preserve"> due to the tensile strain from the substrate </w:t>
      </w:r>
      <w:r w:rsidR="001B6D2C" w:rsidRPr="0087198A">
        <w:rPr>
          <w:sz w:val="24"/>
        </w:rPr>
        <w:fldChar w:fldCharType="begin" w:fldLock="1"/>
      </w:r>
      <w:r w:rsidR="009A0A08">
        <w:rPr>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87198A">
        <w:rPr>
          <w:sz w:val="24"/>
        </w:rPr>
        <w:fldChar w:fldCharType="separate"/>
      </w:r>
      <w:r w:rsidR="009A0A08" w:rsidRPr="009A0A08">
        <w:rPr>
          <w:noProof/>
          <w:sz w:val="24"/>
        </w:rPr>
        <w:t>(</w:t>
      </w:r>
      <w:r w:rsidR="009A0A08" w:rsidRPr="009A0A08">
        <w:rPr>
          <w:i/>
          <w:noProof/>
          <w:sz w:val="24"/>
        </w:rPr>
        <w:t>26</w:t>
      </w:r>
      <w:r w:rsidR="009A0A08" w:rsidRPr="009A0A08">
        <w:rPr>
          <w:noProof/>
          <w:sz w:val="24"/>
        </w:rPr>
        <w:t>)</w:t>
      </w:r>
      <w:r w:rsidR="001B6D2C" w:rsidRPr="0087198A">
        <w:rPr>
          <w:sz w:val="24"/>
        </w:rPr>
        <w:fldChar w:fldCharType="end"/>
      </w:r>
      <w:r w:rsidR="00033AD2" w:rsidRPr="0087198A">
        <w:rPr>
          <w:sz w:val="24"/>
        </w:rPr>
        <w:t>.</w:t>
      </w:r>
      <w:commentRangeEnd w:id="3"/>
      <w:r w:rsidR="00CD794E">
        <w:rPr>
          <w:rStyle w:val="CommentReference"/>
          <w:rFonts w:eastAsia="Times New Roman"/>
        </w:rPr>
        <w:commentReference w:id="3"/>
      </w:r>
      <w:commentRangeEnd w:id="4"/>
      <w:r w:rsidR="00CF06BF">
        <w:rPr>
          <w:rStyle w:val="CommentReference"/>
          <w:rFonts w:eastAsia="Times New Roman"/>
        </w:rPr>
        <w:commentReference w:id="4"/>
      </w:r>
      <w:commentRangeEnd w:id="5"/>
      <w:r w:rsidR="00476425">
        <w:rPr>
          <w:rStyle w:val="CommentReference"/>
          <w:rFonts w:eastAsia="Times New Roman"/>
        </w:rPr>
        <w:commentReference w:id="5"/>
      </w:r>
      <w:r w:rsidR="00033AD2" w:rsidRPr="0087198A">
        <w:rPr>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00033AD2" w:rsidRPr="0087198A">
        <w:rPr>
          <w:sz w:val="24"/>
        </w:rPr>
        <w:t xml:space="preserve"> is increased, a monotonic shift towards lower </w:t>
      </w:r>
      <m:oMath>
        <m:r>
          <w:rPr>
            <w:rFonts w:ascii="Cambria Math" w:hAnsi="Cambria Math"/>
            <w:sz w:val="24"/>
          </w:rPr>
          <m:t>2θ</m:t>
        </m:r>
      </m:oMath>
      <w:r w:rsidR="00033AD2" w:rsidRPr="0087198A">
        <w:rPr>
          <w:sz w:val="24"/>
        </w:rPr>
        <w:t xml:space="preserve"> is observed in the YBCO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diffraction peaks, indicating expansion in the </w:t>
      </w:r>
      <w:r w:rsidR="00033AD2" w:rsidRPr="0087198A">
        <w:rPr>
          <w:i/>
          <w:sz w:val="24"/>
        </w:rPr>
        <w:t>c</w:t>
      </w:r>
      <w:r w:rsidR="00033AD2" w:rsidRPr="0087198A">
        <w:rPr>
          <w:sz w:val="24"/>
        </w:rPr>
        <w:t xml:space="preserve">-axis, similar to those previously reported in other perovskite systems </w:t>
      </w:r>
      <w:r w:rsidR="005E7E8C" w:rsidRPr="0087198A">
        <w:rPr>
          <w:sz w:val="24"/>
        </w:rPr>
        <w:fldChar w:fldCharType="begin" w:fldLock="1"/>
      </w:r>
      <w:r w:rsidR="009A0A08">
        <w:rPr>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27</w:t>
      </w:r>
      <w:r w:rsidR="009A0A08" w:rsidRPr="009A0A08">
        <w:rPr>
          <w:noProof/>
          <w:sz w:val="24"/>
        </w:rPr>
        <w:t>)</w:t>
      </w:r>
      <w:r w:rsidR="005E7E8C" w:rsidRPr="0087198A">
        <w:rPr>
          <w:sz w:val="24"/>
        </w:rPr>
        <w:fldChar w:fldCharType="end"/>
      </w:r>
      <w:r w:rsidR="00033AD2" w:rsidRPr="0087198A">
        <w:rPr>
          <w:sz w:val="24"/>
        </w:rPr>
        <w:t xml:space="preserve"> as a signature of oxygen depletion.</w:t>
      </w:r>
      <w:del w:id="6" w:author="pdmurray" w:date="2018-10-23T21:42:00Z">
        <w:r w:rsidR="00A12CE4" w:rsidRPr="0087198A" w:rsidDel="00114FDC">
          <w:rPr>
            <w:sz w:val="24"/>
          </w:rPr>
          <w:delText xml:space="preserve"> </w:delText>
        </w:r>
        <w:r w:rsidR="00351FEB" w:rsidRPr="0087198A" w:rsidDel="00114FDC">
          <w:rPr>
            <w:sz w:val="24"/>
          </w:rPr>
          <w:delText xml:space="preserve">From the </w:delText>
        </w:r>
        <w:r w:rsidR="00BB66B7" w:rsidRPr="0087198A" w:rsidDel="00114FDC">
          <w:rPr>
            <w:sz w:val="24"/>
          </w:rPr>
          <w:delText>full widths at half maximum (FWHMs) of the diffraction peaks</w:delText>
        </w:r>
        <w:r w:rsidR="00351FEB" w:rsidRPr="0087198A" w:rsidDel="00114FDC">
          <w:rPr>
            <w:sz w:val="24"/>
          </w:rPr>
          <w:delText xml:space="preserve">, corrected for the instrument width, the crystallite size </w:delText>
        </w:r>
        <w:r w:rsidR="00232AAB" w:rsidDel="00114FDC">
          <w:rPr>
            <w:sz w:val="24"/>
          </w:rPr>
          <w:delText xml:space="preserve">along the growth axis </w:delText>
        </w:r>
        <w:r w:rsidR="00351FEB" w:rsidRPr="0087198A" w:rsidDel="00114FDC">
          <w:rPr>
            <w:sz w:val="24"/>
          </w:rPr>
          <w:delText>is determined to be 103</w:delText>
        </w:r>
        <w:r w:rsidR="00A44266" w:rsidRPr="0087198A" w:rsidDel="00114FDC">
          <w:rPr>
            <w:sz w:val="24"/>
          </w:rPr>
          <w:delText xml:space="preserve"> </w:delText>
        </w:r>
        <w:r w:rsidR="00351FEB" w:rsidRPr="0087198A" w:rsidDel="00114FDC">
          <w:rPr>
            <w:sz w:val="24"/>
          </w:rPr>
          <w:delText>nm</w:delText>
        </w:r>
        <w:r w:rsidR="00E95DEF" w:rsidRPr="0087198A" w:rsidDel="00114FDC">
          <w:rPr>
            <w:sz w:val="24"/>
          </w:rPr>
          <w:delText xml:space="preserve"> and </w:delText>
        </w:r>
        <w:r w:rsidR="00363535" w:rsidRPr="0087198A" w:rsidDel="00114FDC">
          <w:rPr>
            <w:sz w:val="24"/>
          </w:rPr>
          <w:delText>65</w:delText>
        </w:r>
        <w:r w:rsidR="00A44266" w:rsidRPr="0087198A" w:rsidDel="00114FDC">
          <w:rPr>
            <w:sz w:val="24"/>
          </w:rPr>
          <w:delText xml:space="preserve"> </w:delText>
        </w:r>
        <w:r w:rsidR="00E95DEF" w:rsidRPr="0087198A" w:rsidDel="00114FDC">
          <w:rPr>
            <w:sz w:val="24"/>
          </w:rPr>
          <w:delText>nm</w:delText>
        </w:r>
        <w:r w:rsidR="00351FEB" w:rsidRPr="0087198A" w:rsidDel="00114FDC">
          <w:rPr>
            <w:sz w:val="24"/>
          </w:rPr>
          <w:delText xml:space="preserve"> for the as-grown</w:delText>
        </w:r>
        <w:r w:rsidR="00E95DEF" w:rsidRPr="0087198A" w:rsidDel="00114FDC">
          <w:rPr>
            <w:sz w:val="24"/>
          </w:rPr>
          <w:delText xml:space="preserve"> and</w:delText>
        </w:r>
        <w:r w:rsidR="00DF4817" w:rsidDel="00114FDC">
          <w:rPr>
            <w:sz w:val="24"/>
          </w:rPr>
          <w:delText xml:space="preserve"> </w:delTex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sidDel="00114FDC">
          <w:rPr>
            <w:sz w:val="24"/>
          </w:rPr>
          <w:delText xml:space="preserve"> 7 nm sample, respectively.</w:delText>
        </w:r>
        <w:r w:rsidR="00A44266" w:rsidRPr="0087198A" w:rsidDel="00114FDC">
          <w:rPr>
            <w:sz w:val="24"/>
          </w:rPr>
          <w:delText xml:space="preserve"> The former is consistent with</w:delText>
        </w:r>
        <w:r w:rsidR="00351FEB" w:rsidRPr="0087198A" w:rsidDel="00114FDC">
          <w:rPr>
            <w:sz w:val="24"/>
          </w:rPr>
          <w:delText xml:space="preserve"> the entire YBCO film thickness</w:delText>
        </w:r>
        <w:r w:rsidR="00A44266" w:rsidRPr="0087198A" w:rsidDel="00114FDC">
          <w:rPr>
            <w:sz w:val="24"/>
          </w:rPr>
          <w:delText xml:space="preserve"> for the as-grown sample, while the latter indicates that </w:delText>
        </w:r>
        <w:r w:rsidR="00351FEB" w:rsidRPr="0087198A" w:rsidDel="00114FDC">
          <w:rPr>
            <w:sz w:val="24"/>
          </w:rPr>
          <w:delText xml:space="preserve">for a </w:delText>
        </w:r>
        <w:r w:rsidR="00A44266" w:rsidRPr="0087198A" w:rsidDel="00114FDC">
          <w:rPr>
            <w:sz w:val="24"/>
          </w:rPr>
          <w:delText>7</w:delText>
        </w:r>
        <w:r w:rsidR="00487B63" w:rsidDel="00114FDC">
          <w:rPr>
            <w:sz w:val="24"/>
          </w:rPr>
          <w:delText xml:space="preserve"> </w:delText>
        </w:r>
        <w:r w:rsidR="00A44266" w:rsidRPr="0087198A" w:rsidDel="00114FDC">
          <w:rPr>
            <w:sz w:val="24"/>
          </w:rPr>
          <w:delText>nm</w:delText>
        </w:r>
        <w:r w:rsidR="00351FEB" w:rsidRPr="0087198A" w:rsidDel="00114FDC">
          <w:rPr>
            <w:sz w:val="24"/>
          </w:rPr>
          <w:delText xml:space="preserve"> Gd capping layer, </w:delText>
        </w:r>
        <w:r w:rsidR="00AA15BC" w:rsidRPr="0087198A" w:rsidDel="00114FDC">
          <w:rPr>
            <w:sz w:val="24"/>
          </w:rPr>
          <w:delText>some structural change and reduction of the crystallite size ha</w:delText>
        </w:r>
        <w:r w:rsidR="00BB66B7" w:rsidRPr="0087198A" w:rsidDel="00114FDC">
          <w:rPr>
            <w:sz w:val="24"/>
          </w:rPr>
          <w:delText>ve</w:delText>
        </w:r>
        <w:r w:rsidR="00AA15BC" w:rsidRPr="0087198A" w:rsidDel="00114FDC">
          <w:rPr>
            <w:sz w:val="24"/>
          </w:rPr>
          <w:delText xml:space="preserve"> occurred. </w:delText>
        </w:r>
        <w:r w:rsidR="00351FEB" w:rsidRPr="0087198A" w:rsidDel="00114FDC">
          <w:rPr>
            <w:sz w:val="24"/>
          </w:rPr>
          <w:delText>However, for the</w:delText>
        </w:r>
        <w:r w:rsidR="00DF4817" w:rsidDel="00114FDC">
          <w:rPr>
            <w:sz w:val="24"/>
          </w:rPr>
          <w:delText xml:space="preserve"> </w:delTex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sidDel="00114FDC">
          <w:rPr>
            <w:sz w:val="24"/>
          </w:rPr>
          <w:delText xml:space="preserve"> 20 nm sample,</w:delText>
        </w:r>
        <w:r w:rsidR="006C61EB" w:rsidRPr="0087198A" w:rsidDel="00114FDC">
          <w:rPr>
            <w:sz w:val="24"/>
          </w:rPr>
          <w:delText xml:space="preserve"> </w:delText>
        </w:r>
        <w:r w:rsidR="00F521A8" w:rsidRPr="0087198A" w:rsidDel="00114FDC">
          <w:rPr>
            <w:sz w:val="24"/>
          </w:rPr>
          <w:delText xml:space="preserve">a significant shift and broadening of the </w:delText>
        </w:r>
        <m:oMath>
          <m:r>
            <w:rPr>
              <w:rFonts w:ascii="Cambria Math" w:hAnsi="Cambria Math"/>
              <w:sz w:val="24"/>
            </w:rPr>
            <m:t>(00L)</m:t>
          </m:r>
        </m:oMath>
        <w:r w:rsidR="00F521A8" w:rsidRPr="0087198A" w:rsidDel="00114FDC">
          <w:rPr>
            <w:sz w:val="24"/>
          </w:rPr>
          <w:delText xml:space="preserve"> peaks is observed, </w:delText>
        </w:r>
        <w:r w:rsidR="000C10ED" w:rsidRPr="0087198A" w:rsidDel="00114FDC">
          <w:rPr>
            <w:sz w:val="24"/>
          </w:rPr>
          <w:delText>indicating</w:delText>
        </w:r>
        <w:r w:rsidR="00F521A8" w:rsidRPr="0087198A" w:rsidDel="00114FDC">
          <w:rPr>
            <w:sz w:val="24"/>
          </w:rPr>
          <w:delText xml:space="preserve"> </w:delText>
        </w:r>
        <w:r w:rsidR="000A7527" w:rsidRPr="0087198A" w:rsidDel="00114FDC">
          <w:rPr>
            <w:sz w:val="24"/>
          </w:rPr>
          <w:delText xml:space="preserve">further </w:delText>
        </w:r>
        <w:r w:rsidR="000A7527" w:rsidRPr="0087198A" w:rsidDel="00114FDC">
          <w:rPr>
            <w:i/>
            <w:sz w:val="24"/>
          </w:rPr>
          <w:delText>c</w:delText>
        </w:r>
        <w:r w:rsidR="000A7527" w:rsidRPr="0087198A" w:rsidDel="00114FDC">
          <w:rPr>
            <w:sz w:val="24"/>
          </w:rPr>
          <w:delText xml:space="preserve">-axis expansion as well as </w:delText>
        </w:r>
        <w:r w:rsidR="006C61EB" w:rsidRPr="0087198A" w:rsidDel="00114FDC">
          <w:rPr>
            <w:sz w:val="24"/>
          </w:rPr>
          <w:delText xml:space="preserve">modification </w:delText>
        </w:r>
        <w:r w:rsidR="00F521A8" w:rsidRPr="0087198A" w:rsidDel="00114FDC">
          <w:rPr>
            <w:sz w:val="24"/>
          </w:rPr>
          <w:delText>of the crystalline structure</w:delText>
        </w:r>
        <w:r w:rsidR="00F521A8" w:rsidRPr="0087198A" w:rsidDel="00114FDC">
          <w:rPr>
            <w:sz w:val="24"/>
            <w:szCs w:val="24"/>
          </w:rPr>
          <w:delText xml:space="preserve">. </w:delText>
        </w:r>
        <w:r w:rsidR="006C61EB" w:rsidRPr="0087198A" w:rsidDel="00114FDC">
          <w:rPr>
            <w:sz w:val="24"/>
            <w:szCs w:val="24"/>
          </w:rPr>
          <w:delText>The much broade</w:delText>
        </w:r>
        <w:r w:rsidR="00290100" w:rsidRPr="0087198A" w:rsidDel="00114FDC">
          <w:rPr>
            <w:sz w:val="24"/>
            <w:szCs w:val="24"/>
          </w:rPr>
          <w:delText>r</w:delText>
        </w:r>
        <w:r w:rsidR="006C61EB" w:rsidRPr="0087198A" w:rsidDel="00114FDC">
          <w:rPr>
            <w:sz w:val="24"/>
            <w:szCs w:val="24"/>
          </w:rPr>
          <w:delText xml:space="preserve"> peak width corresponds to a crystallite size of 14</w:delText>
        </w:r>
        <w:r w:rsidR="006E62C1" w:rsidRPr="0087198A" w:rsidDel="00114FDC">
          <w:rPr>
            <w:sz w:val="24"/>
            <w:szCs w:val="24"/>
          </w:rPr>
          <w:delText xml:space="preserve"> </w:delText>
        </w:r>
        <w:r w:rsidR="006C61EB" w:rsidRPr="0087198A" w:rsidDel="00114FDC">
          <w:rPr>
            <w:sz w:val="24"/>
            <w:szCs w:val="24"/>
          </w:rPr>
          <w:delText>nm, much smaller than the</w:delText>
        </w:r>
        <w:r w:rsidR="00BB66B7" w:rsidRPr="0087198A" w:rsidDel="00114FDC">
          <w:rPr>
            <w:sz w:val="24"/>
            <w:szCs w:val="24"/>
          </w:rPr>
          <w:delText xml:space="preserve"> YBCO</w:delText>
        </w:r>
        <w:r w:rsidR="006C61EB" w:rsidRPr="0087198A" w:rsidDel="00114FDC">
          <w:rPr>
            <w:sz w:val="24"/>
            <w:szCs w:val="24"/>
          </w:rPr>
          <w:delText xml:space="preserve"> film thickness</w:delText>
        </w:r>
        <w:r w:rsidR="00BB66B7" w:rsidRPr="0087198A" w:rsidDel="00114FDC">
          <w:rPr>
            <w:sz w:val="24"/>
            <w:szCs w:val="24"/>
          </w:rPr>
          <w:delText xml:space="preserve"> or the crystallite size of the </w:delTex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BB66B7" w:rsidRPr="0087198A" w:rsidDel="00114FDC">
          <w:rPr>
            <w:sz w:val="24"/>
            <w:szCs w:val="24"/>
          </w:rPr>
          <w:delText>7</w:delText>
        </w:r>
        <w:r w:rsidR="00487B63" w:rsidDel="00114FDC">
          <w:rPr>
            <w:sz w:val="24"/>
            <w:szCs w:val="24"/>
          </w:rPr>
          <w:delText xml:space="preserve"> </w:delText>
        </w:r>
        <w:r w:rsidR="00BB66B7" w:rsidRPr="0087198A" w:rsidDel="00114FDC">
          <w:rPr>
            <w:sz w:val="24"/>
            <w:szCs w:val="24"/>
          </w:rPr>
          <w:delText>nm sample, indicating significant changes in the film crystallinity.</w:delText>
        </w:r>
      </w:del>
      <w:r w:rsidR="00BB66B7" w:rsidRPr="0087198A">
        <w:rPr>
          <w:sz w:val="24"/>
          <w:szCs w:val="24"/>
        </w:rPr>
        <w:t xml:space="preserve"> </w:t>
      </w:r>
      <w:ins w:id="7" w:author="pdmurray" w:date="2018-10-23T21:09:00Z">
        <w:r w:rsidR="007B3E9A">
          <w:rPr>
            <w:sz w:val="24"/>
            <w:szCs w:val="24"/>
          </w:rPr>
          <w:t>The full widths at half maximum (FWHMs) of the diffraction peaks, corrected for the instrument width, match</w:t>
        </w:r>
      </w:ins>
      <w:ins w:id="8" w:author="pdmurray" w:date="2018-10-23T21:10:00Z">
        <w:r w:rsidR="007B3E9A">
          <w:rPr>
            <w:sz w:val="24"/>
            <w:szCs w:val="24"/>
          </w:rPr>
          <w:t xml:space="preserve"> the expected width</w:t>
        </w:r>
      </w:ins>
      <w:ins w:id="9" w:author="pdmurray" w:date="2018-10-23T21:31:00Z">
        <w:r w:rsidR="009E2254">
          <w:rPr>
            <w:sz w:val="24"/>
            <w:szCs w:val="24"/>
          </w:rPr>
          <w:t>s</w:t>
        </w:r>
      </w:ins>
      <w:ins w:id="10" w:author="pdmurray" w:date="2018-10-23T21:10:00Z">
        <w:r w:rsidR="007B3E9A">
          <w:rPr>
            <w:sz w:val="24"/>
            <w:szCs w:val="24"/>
          </w:rPr>
          <w:t xml:space="preserve"> due to finite size effects from the film in the as-grown </w:t>
        </w:r>
      </w:ins>
      <w:ins w:id="11" w:author="pdmurray" w:date="2018-10-23T21:31:00Z">
        <w:r w:rsidR="00F50EE8">
          <w:rPr>
            <w:sz w:val="24"/>
            <w:szCs w:val="24"/>
          </w:rPr>
          <w:t>sample</w:t>
        </w:r>
      </w:ins>
      <w:ins w:id="12" w:author="pdmurray" w:date="2018-10-23T21:10:00Z">
        <w:r w:rsidR="007B3E9A">
          <w:rPr>
            <w:sz w:val="24"/>
            <w:szCs w:val="24"/>
          </w:rPr>
          <w:t xml:space="preserve">. </w:t>
        </w:r>
      </w:ins>
      <w:ins w:id="13" w:author="pdmurray" w:date="2018-10-23T21:31:00Z">
        <w:r w:rsidR="00F50EE8">
          <w:rPr>
            <w:sz w:val="24"/>
            <w:szCs w:val="24"/>
          </w:rPr>
          <w:t xml:space="preserve">Because the nominal </w:t>
        </w:r>
      </w:ins>
      <w:ins w:id="14" w:author="pdmurray" w:date="2018-10-23T21:35:00Z">
        <w:r w:rsidR="00630897">
          <w:rPr>
            <w:sz w:val="24"/>
            <w:szCs w:val="24"/>
          </w:rPr>
          <w:t xml:space="preserve">YBCO </w:t>
        </w:r>
      </w:ins>
      <w:ins w:id="15" w:author="pdmurray" w:date="2018-10-23T21:31:00Z">
        <w:r w:rsidR="00F50EE8">
          <w:rPr>
            <w:sz w:val="24"/>
            <w:szCs w:val="24"/>
          </w:rPr>
          <w:t>thickness</w:t>
        </w:r>
      </w:ins>
      <w:ins w:id="16" w:author="pdmurray" w:date="2018-10-23T21:35:00Z">
        <w:r w:rsidR="00630897">
          <w:rPr>
            <w:sz w:val="24"/>
            <w:szCs w:val="24"/>
          </w:rPr>
          <w:t>es</w:t>
        </w:r>
      </w:ins>
      <w:ins w:id="17" w:author="pdmurray" w:date="2018-10-23T21:31:00Z">
        <w:r w:rsidR="00F50EE8">
          <w:rPr>
            <w:sz w:val="24"/>
            <w:szCs w:val="24"/>
          </w:rPr>
          <w:t xml:space="preserve"> of the </w:t>
        </w:r>
      </w:ins>
      <w:ins w:id="18" w:author="pdmurray" w:date="2018-10-23T21:34:00Z">
        <w:r w:rsidR="00630897">
          <w:rPr>
            <w:sz w:val="24"/>
            <w:szCs w:val="24"/>
          </w:rPr>
          <w:t>as-grown and Gd-capped samples</w:t>
        </w:r>
      </w:ins>
      <w:ins w:id="19" w:author="pdmurray" w:date="2018-10-23T21:32:00Z">
        <w:r w:rsidR="00F50EE8">
          <w:rPr>
            <w:sz w:val="24"/>
            <w:szCs w:val="24"/>
          </w:rPr>
          <w:t xml:space="preserve"> </w:t>
        </w:r>
      </w:ins>
      <w:ins w:id="20" w:author="pdmurray" w:date="2018-10-23T21:35:00Z">
        <w:r w:rsidR="00630897">
          <w:rPr>
            <w:sz w:val="24"/>
            <w:szCs w:val="24"/>
          </w:rPr>
          <w:t xml:space="preserve">are </w:t>
        </w:r>
      </w:ins>
      <w:ins w:id="21" w:author="pdmurray" w:date="2018-10-23T21:32:00Z">
        <w:r w:rsidR="00F50EE8">
          <w:rPr>
            <w:sz w:val="24"/>
            <w:szCs w:val="24"/>
          </w:rPr>
          <w:t>the same, t</w:t>
        </w:r>
      </w:ins>
      <w:ins w:id="22" w:author="pdmurray" w:date="2018-10-23T21:12:00Z">
        <w:r w:rsidR="007B3E9A">
          <w:rPr>
            <w:sz w:val="24"/>
            <w:szCs w:val="24"/>
          </w:rPr>
          <w:t xml:space="preserve">he </w:t>
        </w:r>
      </w:ins>
      <w:ins w:id="23" w:author="pdmurray" w:date="2018-10-23T21:23:00Z">
        <w:r w:rsidR="009E2254">
          <w:rPr>
            <w:sz w:val="24"/>
            <w:szCs w:val="24"/>
          </w:rPr>
          <w:t xml:space="preserve">broadening </w:t>
        </w:r>
      </w:ins>
      <w:ins w:id="24" w:author="pdmurray" w:date="2018-10-23T21:13:00Z">
        <w:r w:rsidR="007B3E9A">
          <w:rPr>
            <w:sz w:val="24"/>
            <w:szCs w:val="24"/>
          </w:rPr>
          <w:t xml:space="preserve">observed </w:t>
        </w:r>
      </w:ins>
      <w:ins w:id="25" w:author="pdmurray" w:date="2018-10-23T21:24:00Z">
        <w:r w:rsidR="009E2254">
          <w:rPr>
            <w:sz w:val="24"/>
            <w:szCs w:val="24"/>
          </w:rPr>
          <w:t>in the diffraction peaks</w:t>
        </w:r>
      </w:ins>
      <w:ins w:id="26" w:author="pdmurray" w:date="2018-10-23T21:25:00Z">
        <w:r w:rsidR="009E2254">
          <w:rPr>
            <w:sz w:val="24"/>
            <w:szCs w:val="24"/>
          </w:rPr>
          <w:t xml:space="preserve"> of the </w:t>
        </w:r>
      </w:ins>
      <w:ins w:id="27" w:author="pdmurray" w:date="2018-10-23T21:35:00Z">
        <w:r w:rsidR="00630897">
          <w:rPr>
            <w:sz w:val="24"/>
            <w:szCs w:val="24"/>
          </w:rPr>
          <w:t>latter samples</w:t>
        </w:r>
      </w:ins>
      <w:ins w:id="28" w:author="pdmurray" w:date="2018-10-23T21:32:00Z">
        <w:r w:rsidR="00F50EE8">
          <w:rPr>
            <w:sz w:val="24"/>
            <w:szCs w:val="24"/>
          </w:rPr>
          <w:t xml:space="preserve"> can be attributed to variations in the out-of-plane lattice </w:t>
        </w:r>
        <w:r w:rsidR="00F50EE8">
          <w:rPr>
            <w:sz w:val="24"/>
            <w:szCs w:val="24"/>
          </w:rPr>
          <w:lastRenderedPageBreak/>
          <w:t>parameter</w:t>
        </w:r>
      </w:ins>
      <w:ins w:id="29" w:author="pdmurray" w:date="2018-10-23T21:33:00Z">
        <w:r w:rsidR="00F50EE8">
          <w:rPr>
            <w:sz w:val="24"/>
            <w:szCs w:val="24"/>
          </w:rPr>
          <w:t xml:space="preserve">, </w:t>
        </w:r>
      </w:ins>
      <w:ins w:id="30" w:author="pdmurray" w:date="2018-10-23T21:36:00Z">
        <w:r w:rsidR="00630897">
          <w:rPr>
            <w:sz w:val="24"/>
            <w:szCs w:val="24"/>
          </w:rPr>
          <w:t xml:space="preserve">as a </w:t>
        </w:r>
      </w:ins>
      <w:ins w:id="31" w:author="pdmurray" w:date="2018-10-23T21:33:00Z">
        <w:r w:rsidR="00F50EE8">
          <w:rPr>
            <w:sz w:val="24"/>
            <w:szCs w:val="24"/>
          </w:rPr>
          <w:t>result of structural modification to the film</w:t>
        </w:r>
      </w:ins>
      <w:ins w:id="32" w:author="pdmurray" w:date="2018-10-23T21:14:00Z">
        <w:r w:rsidR="007B3E9A">
          <w:rPr>
            <w:sz w:val="24"/>
            <w:szCs w:val="24"/>
          </w:rPr>
          <w:t xml:space="preserve">. For the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Gd</m:t>
              </m:r>
            </m:sub>
          </m:sSub>
          <m:r>
            <w:rPr>
              <w:rFonts w:ascii="Cambria Math" w:hAnsi="Cambria Math"/>
              <w:sz w:val="24"/>
              <w:szCs w:val="24"/>
            </w:rPr>
            <m:t>=20</m:t>
          </m:r>
        </m:oMath>
        <w:r w:rsidR="007B3E9A">
          <w:rPr>
            <w:sz w:val="24"/>
            <w:szCs w:val="24"/>
          </w:rPr>
          <w:t xml:space="preserve"> nm</w:t>
        </w:r>
      </w:ins>
      <w:ins w:id="33" w:author="pdmurray" w:date="2018-10-23T21:15:00Z">
        <w:r w:rsidR="007B3E9A">
          <w:rPr>
            <w:sz w:val="24"/>
            <w:szCs w:val="24"/>
          </w:rPr>
          <w:t xml:space="preserve"> sample, a significant shift and broadening of the (</w:t>
        </w:r>
        <m:oMath>
          <m:r>
            <w:rPr>
              <w:rFonts w:ascii="Cambria Math" w:hAnsi="Cambria Math"/>
              <w:sz w:val="24"/>
              <w:szCs w:val="24"/>
            </w:rPr>
            <m:t>00L</m:t>
          </m:r>
        </m:oMath>
        <w:r w:rsidR="007B3E9A">
          <w:rPr>
            <w:sz w:val="24"/>
            <w:szCs w:val="24"/>
          </w:rPr>
          <w:t xml:space="preserve">) peaks is observed, indicating further </w:t>
        </w:r>
        <m:oMath>
          <m:r>
            <w:rPr>
              <w:rFonts w:ascii="Cambria Math" w:hAnsi="Cambria Math"/>
              <w:sz w:val="24"/>
              <w:szCs w:val="24"/>
            </w:rPr>
            <m:t>c</m:t>
          </m:r>
        </m:oMath>
        <w:r w:rsidR="007B3E9A">
          <w:rPr>
            <w:sz w:val="24"/>
            <w:szCs w:val="24"/>
          </w:rPr>
          <w:t>-axis expansion as well as modification of the crystalline structure. The much broader peak wi</w:t>
        </w:r>
      </w:ins>
      <w:ins w:id="34" w:author="pdmurray" w:date="2018-10-23T21:16:00Z">
        <w:r w:rsidR="007B3E9A">
          <w:rPr>
            <w:sz w:val="24"/>
            <w:szCs w:val="24"/>
          </w:rPr>
          <w:t>d</w:t>
        </w:r>
      </w:ins>
      <w:ins w:id="35" w:author="pdmurray" w:date="2018-10-23T21:15:00Z">
        <w:r w:rsidR="007B3E9A">
          <w:rPr>
            <w:sz w:val="24"/>
            <w:szCs w:val="24"/>
          </w:rPr>
          <w:t xml:space="preserve">th </w:t>
        </w:r>
      </w:ins>
      <w:ins w:id="36" w:author="pdmurray" w:date="2018-10-23T21:16:00Z">
        <w:r w:rsidR="007B3E9A">
          <w:rPr>
            <w:sz w:val="24"/>
            <w:szCs w:val="24"/>
          </w:rPr>
          <w:t>indicates a greater variation in the out-of-plane lattice parameter</w:t>
        </w:r>
      </w:ins>
      <w:ins w:id="37" w:author="pdmurray" w:date="2018-10-23T21:38:00Z">
        <w:r w:rsidR="00630897">
          <w:rPr>
            <w:sz w:val="24"/>
            <w:szCs w:val="24"/>
          </w:rPr>
          <w:t>, indicating significant changes in the film crystallinity.</w:t>
        </w:r>
      </w:ins>
      <w:ins w:id="38" w:author="pdmurray" w:date="2018-10-23T21:16:00Z">
        <w:r w:rsidR="007B3E9A">
          <w:rPr>
            <w:sz w:val="24"/>
            <w:szCs w:val="24"/>
          </w:rPr>
          <w:t xml:space="preserve"> </w:t>
        </w:r>
      </w:ins>
    </w:p>
    <w:p w14:paraId="09713717" w14:textId="6417C528" w:rsidR="00033AD2" w:rsidRPr="0087198A" w:rsidRDefault="00033AD2" w:rsidP="006C61EB">
      <w:pPr>
        <w:spacing w:after="160" w:line="480" w:lineRule="auto"/>
        <w:ind w:firstLine="720"/>
        <w:jc w:val="both"/>
        <w:rPr>
          <w:sz w:val="24"/>
        </w:rPr>
      </w:pPr>
      <w:r w:rsidRPr="0087198A">
        <w:rPr>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87198A">
        <w:rPr>
          <w:sz w:val="24"/>
        </w:rPr>
        <w:t xml:space="preserve"> STO substrate reflection (Figs. 1B-E, G-J). Coordinates of the RSMs identify the </w:t>
      </w:r>
      <m:oMath>
        <m:r>
          <w:rPr>
            <w:rFonts w:ascii="Cambria Math" w:hAnsi="Cambria Math"/>
            <w:sz w:val="24"/>
          </w:rPr>
          <m:t>H</m:t>
        </m:r>
      </m:oMath>
      <w:r w:rsidRPr="0087198A">
        <w:rPr>
          <w:sz w:val="24"/>
        </w:rPr>
        <w:t xml:space="preserve"> (</w:t>
      </w:r>
      <w:r w:rsidRPr="0087198A">
        <w:rPr>
          <w:i/>
          <w:sz w:val="24"/>
        </w:rPr>
        <w:t>x</w:t>
      </w:r>
      <w:r w:rsidRPr="0087198A">
        <w:rPr>
          <w:sz w:val="24"/>
        </w:rPr>
        <w:t xml:space="preserve">-axis) and </w:t>
      </w:r>
      <m:oMath>
        <m:r>
          <w:rPr>
            <w:rFonts w:ascii="Cambria Math" w:hAnsi="Cambria Math"/>
            <w:sz w:val="24"/>
          </w:rPr>
          <m:t>L</m:t>
        </m:r>
      </m:oMath>
      <w:commentRangeStart w:id="39"/>
      <w:commentRangeEnd w:id="39"/>
      <w:r w:rsidR="00CD794E">
        <w:rPr>
          <w:rStyle w:val="CommentReference"/>
          <w:rFonts w:eastAsia="Times New Roman"/>
        </w:rPr>
        <w:commentReference w:id="39"/>
      </w:r>
      <w:commentRangeStart w:id="40"/>
      <w:commentRangeEnd w:id="40"/>
      <w:r w:rsidR="004C7CC1">
        <w:rPr>
          <w:rStyle w:val="CommentReference"/>
          <w:rFonts w:eastAsia="Times New Roman"/>
        </w:rPr>
        <w:commentReference w:id="40"/>
      </w:r>
      <w:r w:rsidRPr="0087198A">
        <w:rPr>
          <w:sz w:val="24"/>
        </w:rPr>
        <w:t xml:space="preserve"> (</w:t>
      </w:r>
      <w:r w:rsidRPr="0087198A">
        <w:rPr>
          <w:i/>
          <w:sz w:val="24"/>
        </w:rPr>
        <w:t>y</w:t>
      </w:r>
      <w:r w:rsidRPr="0087198A">
        <w:rPr>
          <w:sz w:val="24"/>
        </w:rPr>
        <w:t>-axis) Miller indices relative to the STO substrate</w:t>
      </w:r>
      <w:r w:rsidR="00364987" w:rsidRPr="0087198A">
        <w:rPr>
          <w:rFonts w:eastAsia="Times New Roman"/>
          <w:sz w:val="24"/>
          <w:szCs w:val="24"/>
        </w:rPr>
        <w:t xml:space="preserve"> lattice parameters</w:t>
      </w:r>
      <w:r w:rsidR="00F908D2" w:rsidRPr="0087198A">
        <w:rPr>
          <w:rFonts w:eastAsia="Times New Roman"/>
          <w:sz w:val="24"/>
          <w:szCs w:val="24"/>
        </w:rPr>
        <w:t xml:space="preserve">. </w:t>
      </w:r>
      <w:r w:rsidRPr="0087198A">
        <w:rPr>
          <w:sz w:val="24"/>
        </w:rPr>
        <w:t>When grown on cubic STO substrate</w:t>
      </w:r>
      <w:ins w:id="41" w:author="Yayoi Takamura" w:date="2018-10-22T09:04:00Z">
        <w:r w:rsidR="0000372C">
          <w:rPr>
            <w:sz w:val="24"/>
          </w:rPr>
          <w:t>s</w:t>
        </w:r>
      </w:ins>
      <w:r w:rsidRPr="0087198A">
        <w:rPr>
          <w:sz w:val="24"/>
        </w:rPr>
        <w:t xml:space="preserve">, nominally orthorhombic YBCO is expected to form a twinned crystal structure, resulting in a splitting of the in-plane Bragg reflections </w:t>
      </w:r>
      <w:r w:rsidR="005E7E8C"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w:t>
      </w:r>
      <w:r w:rsidR="005E7E8C" w:rsidRPr="0087198A">
        <w:rPr>
          <w:sz w:val="24"/>
        </w:rPr>
        <w:fldChar w:fldCharType="end"/>
      </w:r>
      <w:r w:rsidRPr="0087198A">
        <w:rPr>
          <w:sz w:val="24"/>
        </w:rPr>
        <w:t>. For each sample, the RSM shows a bright</w:t>
      </w:r>
      <w:r w:rsidR="0013252F" w:rsidRPr="0087198A">
        <w:rPr>
          <w:rFonts w:eastAsia="Times New Roman"/>
          <w:sz w:val="24"/>
          <w:szCs w:val="24"/>
        </w:rPr>
        <w:t>, sharp</w:t>
      </w:r>
      <w:r w:rsidRPr="0087198A">
        <w:rPr>
          <w:sz w:val="24"/>
        </w:rPr>
        <w:t xml:space="preserve"> substrate peak (Figs. 1B-E), </w:t>
      </w:r>
      <w:r w:rsidR="00B20D77" w:rsidRPr="0087198A">
        <w:rPr>
          <w:rFonts w:eastAsia="Times New Roman"/>
          <w:sz w:val="24"/>
          <w:szCs w:val="24"/>
        </w:rPr>
        <w:t>while</w:t>
      </w:r>
      <w:r w:rsidR="00F521A8" w:rsidRPr="0087198A">
        <w:rPr>
          <w:sz w:val="24"/>
        </w:rPr>
        <w:t xml:space="preserve"> the</w:t>
      </w:r>
      <w:r w:rsidR="007F4259" w:rsidRPr="0087198A">
        <w:rPr>
          <w:sz w:val="24"/>
        </w:rPr>
        <w:t xml:space="preserve"> </w:t>
      </w:r>
      <w:r w:rsidR="00B20D77" w:rsidRPr="0087198A">
        <w:rPr>
          <w:rFonts w:eastAsia="Times New Roman"/>
          <w:sz w:val="24"/>
          <w:szCs w:val="24"/>
        </w:rPr>
        <w:t>streaking of the substrate peak</w:t>
      </w:r>
      <w:r w:rsidR="007F4259" w:rsidRPr="0087198A">
        <w:rPr>
          <w:sz w:val="24"/>
        </w:rPr>
        <w:t xml:space="preserve"> in the</w:t>
      </w:r>
      <w:r w:rsidR="00F521A8"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87198A">
        <w:rPr>
          <w:sz w:val="24"/>
        </w:rPr>
        <w:t xml:space="preserve"> nm and 7 nm samples </w:t>
      </w:r>
      <w:r w:rsidR="00B20D77" w:rsidRPr="0087198A">
        <w:rPr>
          <w:rFonts w:eastAsia="Times New Roman"/>
          <w:sz w:val="24"/>
          <w:szCs w:val="24"/>
        </w:rPr>
        <w:t xml:space="preserve">is </w:t>
      </w:r>
      <w:r w:rsidR="00F521A8" w:rsidRPr="0087198A">
        <w:rPr>
          <w:sz w:val="24"/>
        </w:rPr>
        <w:t xml:space="preserve">likely due to </w:t>
      </w:r>
      <w:r w:rsidR="00A65998" w:rsidRPr="0087198A">
        <w:rPr>
          <w:sz w:val="24"/>
        </w:rPr>
        <w:t xml:space="preserve">some </w:t>
      </w:r>
      <w:commentRangeStart w:id="42"/>
      <w:commentRangeStart w:id="43"/>
      <w:r w:rsidR="00B20D77" w:rsidRPr="0087198A">
        <w:rPr>
          <w:rFonts w:eastAsia="Times New Roman"/>
          <w:sz w:val="24"/>
          <w:szCs w:val="24"/>
        </w:rPr>
        <w:t>inhomogeneities</w:t>
      </w:r>
      <w:r w:rsidR="00A65998" w:rsidRPr="0087198A">
        <w:rPr>
          <w:rFonts w:eastAsia="Times New Roman"/>
          <w:sz w:val="24"/>
          <w:szCs w:val="24"/>
        </w:rPr>
        <w:t xml:space="preserve"> </w:t>
      </w:r>
      <w:commentRangeEnd w:id="42"/>
      <w:r w:rsidR="00EF3549">
        <w:rPr>
          <w:rStyle w:val="CommentReference"/>
          <w:rFonts w:eastAsia="Times New Roman"/>
        </w:rPr>
        <w:commentReference w:id="42"/>
      </w:r>
      <w:commentRangeEnd w:id="43"/>
      <w:r w:rsidR="00752DF3">
        <w:rPr>
          <w:rStyle w:val="CommentReference"/>
          <w:rFonts w:eastAsia="Times New Roman"/>
        </w:rPr>
        <w:commentReference w:id="43"/>
      </w:r>
      <w:r w:rsidR="00A65998" w:rsidRPr="0087198A">
        <w:rPr>
          <w:rFonts w:eastAsia="Times New Roman"/>
          <w:sz w:val="24"/>
          <w:szCs w:val="24"/>
        </w:rPr>
        <w:t>in the substrate</w:t>
      </w:r>
      <w:r w:rsidR="00F521A8" w:rsidRPr="0087198A">
        <w:rPr>
          <w:sz w:val="24"/>
        </w:rPr>
        <w:t>.</w:t>
      </w:r>
      <w:r w:rsidR="002D7E56" w:rsidRPr="0087198A">
        <w:rPr>
          <w:sz w:val="24"/>
        </w:rPr>
        <w:t xml:space="preserve"> </w:t>
      </w:r>
      <w:r w:rsidR="00844703" w:rsidRPr="0087198A">
        <w:rPr>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87198A">
        <w:rPr>
          <w:sz w:val="24"/>
        </w:rPr>
        <w:t xml:space="preserve"> nm, 3</w:t>
      </w:r>
      <w:r w:rsidR="00364C33">
        <w:rPr>
          <w:sz w:val="24"/>
        </w:rPr>
        <w:t xml:space="preserve"> </w:t>
      </w:r>
      <w:r w:rsidR="00844703" w:rsidRPr="0087198A">
        <w:rPr>
          <w:sz w:val="24"/>
        </w:rPr>
        <w:t>nm, and 7 nm samples also shows a</w:t>
      </w:r>
      <w:r w:rsidRPr="0087198A">
        <w:rPr>
          <w:sz w:val="24"/>
        </w:rPr>
        <w:t xml:space="preserve"> lower-intensity, broadened YBCO peak near </w:t>
      </w:r>
      <m:oMath>
        <m:r>
          <w:rPr>
            <w:rFonts w:ascii="Cambria Math" w:hAnsi="Cambria Math"/>
            <w:sz w:val="24"/>
          </w:rPr>
          <m:t>H=-1.01,L=2.67</m:t>
        </m:r>
      </m:oMath>
      <w:r w:rsidR="008E602B" w:rsidRPr="0087198A">
        <w:rPr>
          <w:sz w:val="24"/>
        </w:rPr>
        <w:t xml:space="preserve">; </w:t>
      </w:r>
      <w:r w:rsidR="008B617B" w:rsidRPr="0087198A">
        <w:rPr>
          <w:sz w:val="24"/>
        </w:rPr>
        <w:t>for</w:t>
      </w:r>
      <w:r w:rsidR="008E602B"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87198A">
        <w:rPr>
          <w:sz w:val="24"/>
        </w:rPr>
        <w:t xml:space="preserve"> this peak is </w:t>
      </w:r>
      <w:r w:rsidR="000B35C1">
        <w:rPr>
          <w:sz w:val="24"/>
        </w:rPr>
        <w:t>below our detection limit</w:t>
      </w:r>
      <w:commentRangeStart w:id="44"/>
      <w:commentRangeStart w:id="45"/>
      <w:r w:rsidR="00224D1A" w:rsidRPr="0087198A">
        <w:rPr>
          <w:rFonts w:eastAsia="Times New Roman"/>
          <w:sz w:val="24"/>
          <w:szCs w:val="24"/>
        </w:rPr>
        <w:t xml:space="preserve"> </w:t>
      </w:r>
      <w:commentRangeEnd w:id="44"/>
      <w:r w:rsidR="00DF2629">
        <w:rPr>
          <w:rStyle w:val="CommentReference"/>
          <w:rFonts w:eastAsia="Times New Roman"/>
        </w:rPr>
        <w:commentReference w:id="44"/>
      </w:r>
      <w:commentRangeEnd w:id="45"/>
      <w:r w:rsidR="00752DF3">
        <w:rPr>
          <w:rStyle w:val="CommentReference"/>
          <w:rFonts w:eastAsia="Times New Roman"/>
        </w:rPr>
        <w:commentReference w:id="45"/>
      </w:r>
      <w:r w:rsidR="00224D1A" w:rsidRPr="0087198A">
        <w:rPr>
          <w:rFonts w:eastAsia="Times New Roman"/>
          <w:sz w:val="24"/>
          <w:szCs w:val="24"/>
        </w:rPr>
        <w:t>(Fig. 1G-J)</w:t>
      </w:r>
      <w:r w:rsidR="00844703" w:rsidRPr="0087198A">
        <w:rPr>
          <w:rFonts w:eastAsia="Times New Roman"/>
          <w:sz w:val="24"/>
          <w:szCs w:val="24"/>
        </w:rPr>
        <w:t>.</w:t>
      </w:r>
      <w:r w:rsidR="009940A0" w:rsidRPr="0087198A">
        <w:rPr>
          <w:sz w:val="24"/>
        </w:rPr>
        <w:t xml:space="preserve"> </w:t>
      </w:r>
      <w:r w:rsidR="00F908D2" w:rsidRPr="0087198A">
        <w:rPr>
          <w:rFonts w:eastAsia="Times New Roman"/>
          <w:sz w:val="24"/>
          <w:szCs w:val="24"/>
        </w:rPr>
        <w:t xml:space="preserve">The RSMs </w:t>
      </w:r>
      <w:r w:rsidR="00042B27" w:rsidRPr="0087198A">
        <w:rPr>
          <w:rFonts w:eastAsia="Times New Roman"/>
          <w:sz w:val="24"/>
          <w:szCs w:val="24"/>
        </w:rPr>
        <w:t>integrated along the</w:t>
      </w:r>
      <w:r w:rsidR="00042B27" w:rsidRPr="0087198A">
        <w:rPr>
          <w:rFonts w:eastAsia="Times New Roman"/>
          <w:i/>
          <w:sz w:val="24"/>
          <w:szCs w:val="24"/>
        </w:rPr>
        <w:t xml:space="preserve"> </w:t>
      </w:r>
      <m:oMath>
        <m:r>
          <w:rPr>
            <w:rFonts w:ascii="Cambria Math" w:eastAsia="Times New Roman" w:hAnsi="Cambria Math"/>
            <w:sz w:val="24"/>
            <w:szCs w:val="24"/>
          </w:rPr>
          <m:t>L</m:t>
        </m:r>
      </m:oMath>
      <w:r w:rsidR="00042B27" w:rsidRPr="0087198A">
        <w:rPr>
          <w:rFonts w:eastAsia="Times New Roman"/>
          <w:sz w:val="24"/>
          <w:szCs w:val="24"/>
        </w:rPr>
        <w:t xml:space="preserve">-index </w:t>
      </w:r>
      <w:r w:rsidR="00F908D2" w:rsidRPr="0087198A">
        <w:rPr>
          <w:rFonts w:eastAsia="Times New Roman"/>
          <w:sz w:val="24"/>
          <w:szCs w:val="24"/>
        </w:rPr>
        <w:t>show the evolution of the</w:t>
      </w:r>
      <w:r w:rsidR="000D10EB" w:rsidRPr="0087198A">
        <w:rPr>
          <w:rFonts w:eastAsia="Times New Roman"/>
          <w:sz w:val="24"/>
          <w:szCs w:val="24"/>
        </w:rPr>
        <w:t xml:space="preserve"> substrate and film</w:t>
      </w:r>
      <w:r w:rsidR="00F908D2" w:rsidRPr="0087198A">
        <w:rPr>
          <w:rFonts w:eastAsia="Times New Roman"/>
          <w:sz w:val="24"/>
          <w:szCs w:val="24"/>
        </w:rPr>
        <w:t xml:space="preserve"> peaks </w:t>
      </w:r>
      <w:r w:rsidR="00A92786" w:rsidRPr="0087198A">
        <w:rPr>
          <w:rFonts w:eastAsia="Times New Roman"/>
          <w:sz w:val="24"/>
          <w:szCs w:val="24"/>
        </w:rPr>
        <w:t>across</w:t>
      </w:r>
      <w:r w:rsidR="00F945F9" w:rsidRPr="0087198A">
        <w:rPr>
          <w:rFonts w:eastAsia="Times New Roman"/>
          <w:sz w:val="24"/>
          <w:szCs w:val="24"/>
        </w:rPr>
        <w:t xml:space="preserve"> the different samples</w:t>
      </w:r>
      <w:r w:rsidR="00F908D2" w:rsidRPr="0087198A">
        <w:rPr>
          <w:rFonts w:eastAsia="Times New Roman"/>
          <w:sz w:val="24"/>
          <w:szCs w:val="24"/>
        </w:rPr>
        <w:t xml:space="preserve"> </w:t>
      </w:r>
      <w:r w:rsidR="00F945F9" w:rsidRPr="0087198A">
        <w:rPr>
          <w:rFonts w:eastAsia="Times New Roman"/>
          <w:sz w:val="24"/>
          <w:szCs w:val="24"/>
        </w:rPr>
        <w:t>(</w:t>
      </w:r>
      <w:r w:rsidR="00F908D2" w:rsidRPr="0087198A">
        <w:rPr>
          <w:rFonts w:eastAsia="Times New Roman"/>
          <w:sz w:val="24"/>
          <w:szCs w:val="24"/>
        </w:rPr>
        <w:t>Figs. 1F</w:t>
      </w:r>
      <w:r w:rsidR="00A65998" w:rsidRPr="0087198A">
        <w:rPr>
          <w:rFonts w:eastAsia="Times New Roman"/>
          <w:sz w:val="24"/>
          <w:szCs w:val="24"/>
        </w:rPr>
        <w:t xml:space="preserve"> and 1</w:t>
      </w:r>
      <w:r w:rsidR="00F908D2" w:rsidRPr="0087198A">
        <w:rPr>
          <w:rFonts w:eastAsia="Times New Roman"/>
          <w:sz w:val="24"/>
          <w:szCs w:val="24"/>
        </w:rPr>
        <w:t>K</w:t>
      </w:r>
      <w:r w:rsidR="00A65998" w:rsidRPr="0087198A">
        <w:rPr>
          <w:rFonts w:eastAsia="Times New Roman"/>
          <w:sz w:val="24"/>
          <w:szCs w:val="24"/>
        </w:rPr>
        <w:t>, respectively</w:t>
      </w:r>
      <w:r w:rsidR="00F945F9" w:rsidRPr="0087198A">
        <w:rPr>
          <w:rFonts w:eastAsia="Times New Roman"/>
          <w:sz w:val="24"/>
          <w:szCs w:val="24"/>
        </w:rPr>
        <w:t xml:space="preserve">). </w:t>
      </w:r>
      <w:r w:rsidRPr="0087198A">
        <w:rPr>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87198A">
        <w:rPr>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87198A">
        <w:rPr>
          <w:sz w:val="24"/>
        </w:rPr>
        <w:t xml:space="preserve"> YBCO crystal planes; however, only </w:t>
      </w:r>
      <w:r w:rsidR="00B20D77" w:rsidRPr="0087198A">
        <w:rPr>
          <w:rFonts w:eastAsia="Times New Roman"/>
          <w:sz w:val="24"/>
          <w:szCs w:val="24"/>
        </w:rPr>
        <w:t>one broad</w:t>
      </w:r>
      <w:r w:rsidRPr="0087198A">
        <w:rPr>
          <w:sz w:val="24"/>
        </w:rPr>
        <w:t xml:space="preserve"> peak is observed in the as-grown YBCO (Fig. 1G).</w:t>
      </w:r>
      <w:r w:rsidR="009B33F2" w:rsidRPr="0087198A">
        <w:rPr>
          <w:sz w:val="24"/>
        </w:rPr>
        <w:t xml:space="preserve"> </w:t>
      </w:r>
      <w:r w:rsidR="00DE677B" w:rsidRPr="0087198A">
        <w:rPr>
          <w:rFonts w:eastAsia="Times New Roman"/>
          <w:sz w:val="24"/>
          <w:szCs w:val="24"/>
        </w:rPr>
        <w:t>The center of this peak</w:t>
      </w:r>
      <w:r w:rsidR="009B33F2" w:rsidRPr="0087198A">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sidRPr="0087198A">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sidRPr="0087198A">
        <w:rPr>
          <w:rFonts w:eastAsia="Times New Roman"/>
          <w:sz w:val="24"/>
          <w:szCs w:val="24"/>
        </w:rPr>
        <w:t xml:space="preserve"> STO peak</w:t>
      </w:r>
      <w:r w:rsidR="0087642B" w:rsidRPr="0087198A">
        <w:rPr>
          <w:rFonts w:eastAsia="Times New Roman"/>
          <w:sz w:val="24"/>
          <w:szCs w:val="24"/>
        </w:rPr>
        <w:t xml:space="preserve">, </w:t>
      </w:r>
      <w:r w:rsidR="007D3F30" w:rsidRPr="0087198A">
        <w:rPr>
          <w:rFonts w:eastAsia="Times New Roman"/>
          <w:sz w:val="24"/>
          <w:szCs w:val="24"/>
        </w:rPr>
        <w:t xml:space="preserve">indicating that </w:t>
      </w:r>
      <w:r w:rsidR="0087642B" w:rsidRPr="0087198A">
        <w:rPr>
          <w:rFonts w:eastAsia="Times New Roman"/>
          <w:sz w:val="24"/>
          <w:szCs w:val="24"/>
        </w:rPr>
        <w:t>these film</w:t>
      </w:r>
      <w:commentRangeStart w:id="46"/>
      <w:commentRangeStart w:id="47"/>
      <w:r w:rsidR="0087642B" w:rsidRPr="0087198A">
        <w:rPr>
          <w:rFonts w:eastAsia="Times New Roman"/>
          <w:sz w:val="24"/>
          <w:szCs w:val="24"/>
        </w:rPr>
        <w:t xml:space="preserve">s are </w:t>
      </w:r>
      <w:r w:rsidR="0087642B" w:rsidRPr="0087198A">
        <w:rPr>
          <w:sz w:val="24"/>
        </w:rPr>
        <w:t xml:space="preserve">relaxed in-plane </w:t>
      </w:r>
      <w:r w:rsidR="0087642B" w:rsidRPr="0087198A">
        <w:rPr>
          <w:rFonts w:eastAsia="Times New Roman"/>
          <w:sz w:val="24"/>
          <w:szCs w:val="24"/>
        </w:rPr>
        <w:t>before Gd capping layers are deposited</w:t>
      </w:r>
      <w:r w:rsidR="00BE5D86" w:rsidRPr="0087198A">
        <w:rPr>
          <w:rFonts w:eastAsia="Times New Roman"/>
          <w:sz w:val="24"/>
          <w:szCs w:val="24"/>
        </w:rPr>
        <w:t>.</w:t>
      </w:r>
      <w:r w:rsidR="00B74A0B" w:rsidRPr="0087198A">
        <w:rPr>
          <w:rFonts w:eastAsia="Times New Roman"/>
          <w:sz w:val="24"/>
          <w:szCs w:val="24"/>
        </w:rPr>
        <w:t xml:space="preserve"> </w:t>
      </w:r>
      <w:r w:rsidRPr="0087198A">
        <w:rPr>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the YBCO film peak broadens along the </w:t>
      </w:r>
      <m:oMath>
        <m:r>
          <w:rPr>
            <w:rFonts w:ascii="Cambria Math" w:hAnsi="Cambria Math"/>
            <w:sz w:val="24"/>
          </w:rPr>
          <m:t>(00L)</m:t>
        </m:r>
      </m:oMath>
      <w:r w:rsidRPr="0087198A">
        <w:rPr>
          <w:sz w:val="24"/>
        </w:rPr>
        <w:t xml:space="preserve"> directi</w:t>
      </w:r>
      <w:commentRangeEnd w:id="46"/>
      <w:r w:rsidR="00F46E24">
        <w:rPr>
          <w:rStyle w:val="CommentReference"/>
          <w:rFonts w:eastAsia="Times New Roman"/>
        </w:rPr>
        <w:commentReference w:id="46"/>
      </w:r>
      <w:commentRangeEnd w:id="47"/>
      <w:r w:rsidR="00FE0683">
        <w:rPr>
          <w:rStyle w:val="CommentReference"/>
          <w:rFonts w:eastAsia="Times New Roman"/>
        </w:rPr>
        <w:commentReference w:id="47"/>
      </w:r>
      <w:r w:rsidRPr="0087198A">
        <w:rPr>
          <w:sz w:val="24"/>
        </w:rPr>
        <w:t xml:space="preserve">on and shifts to lower </w:t>
      </w:r>
      <m:oMath>
        <m:r>
          <w:rPr>
            <w:rFonts w:ascii="Cambria Math" w:hAnsi="Cambria Math"/>
            <w:sz w:val="24"/>
          </w:rPr>
          <m:t>L</m:t>
        </m:r>
      </m:oMath>
      <w:r w:rsidRPr="0087198A">
        <w:rPr>
          <w:sz w:val="24"/>
        </w:rPr>
        <w:t xml:space="preserve">, consistent with an expansion in the </w:t>
      </w:r>
      <w:r w:rsidRPr="0087198A">
        <w:rPr>
          <w:i/>
          <w:sz w:val="24"/>
        </w:rPr>
        <w:t>c</w:t>
      </w:r>
      <w:r w:rsidRPr="0087198A">
        <w:rPr>
          <w:sz w:val="24"/>
        </w:rPr>
        <w:t>-axis lattice parameter discussed above.</w:t>
      </w:r>
    </w:p>
    <w:p w14:paraId="575B32D0" w14:textId="0D66949C" w:rsidR="00033AD2" w:rsidRPr="0087198A" w:rsidRDefault="00033AD2" w:rsidP="00033AD2">
      <w:pPr>
        <w:spacing w:after="160" w:line="480" w:lineRule="auto"/>
        <w:ind w:firstLine="720"/>
        <w:jc w:val="both"/>
        <w:rPr>
          <w:rFonts w:eastAsia="Times New Roman"/>
          <w:sz w:val="24"/>
          <w:szCs w:val="24"/>
        </w:rPr>
      </w:pPr>
      <w:bookmarkStart w:id="48" w:name="_3znysh7" w:colFirst="0" w:colLast="0"/>
      <w:bookmarkEnd w:id="48"/>
      <w:r w:rsidRPr="0087198A">
        <w:rPr>
          <w:sz w:val="24"/>
        </w:rPr>
        <w:t>The effects of Gd deposition on the YBCO superconducting properties</w:t>
      </w:r>
      <w:r w:rsidR="00AD6E95" w:rsidRPr="0087198A">
        <w:rPr>
          <w:sz w:val="24"/>
        </w:rPr>
        <w:t xml:space="preserve"> were investigated by</w:t>
      </w:r>
      <w:r w:rsidRPr="0087198A">
        <w:rPr>
          <w:sz w:val="24"/>
        </w:rPr>
        <w:t xml:space="preserve"> magnetometry</w:t>
      </w:r>
      <w:r w:rsidR="000C01A2">
        <w:rPr>
          <w:sz w:val="24"/>
        </w:rPr>
        <w:t xml:space="preserve">, as well as </w:t>
      </w:r>
      <w:r w:rsidRPr="0087198A">
        <w:rPr>
          <w:rFonts w:eastAsia="Times New Roman"/>
          <w:sz w:val="24"/>
          <w:szCs w:val="24"/>
        </w:rPr>
        <w:t>resistivity</w:t>
      </w:r>
      <w:r w:rsidR="00FD0A32" w:rsidRPr="0087198A">
        <w:rPr>
          <w:rFonts w:eastAsia="Times New Roman"/>
          <w:sz w:val="24"/>
          <w:szCs w:val="24"/>
        </w:rPr>
        <w:t xml:space="preserve"> measurement</w:t>
      </w:r>
      <w:r w:rsidR="000C01A2">
        <w:rPr>
          <w:rFonts w:eastAsia="Times New Roman"/>
          <w:sz w:val="24"/>
          <w:szCs w:val="24"/>
        </w:rPr>
        <w:t>s</w:t>
      </w:r>
      <w:r w:rsidR="00FD0A32" w:rsidRPr="0087198A">
        <w:rPr>
          <w:rFonts w:eastAsia="Times New Roman"/>
          <w:sz w:val="24"/>
          <w:szCs w:val="24"/>
        </w:rPr>
        <w:t xml:space="preserve"> in the </w:t>
      </w:r>
      <w:r w:rsidR="000C01A2">
        <w:rPr>
          <w:sz w:val="24"/>
        </w:rPr>
        <w:t>v</w:t>
      </w:r>
      <w:r w:rsidRPr="0087198A">
        <w:rPr>
          <w:sz w:val="24"/>
        </w:rPr>
        <w:t xml:space="preserve">an der Paw </w:t>
      </w:r>
      <w:r w:rsidR="00FD0A32" w:rsidRPr="0087198A">
        <w:rPr>
          <w:rFonts w:eastAsia="Times New Roman"/>
          <w:sz w:val="24"/>
          <w:szCs w:val="24"/>
        </w:rPr>
        <w:t>geometry.</w:t>
      </w:r>
      <w:r w:rsidRPr="0087198A">
        <w:rPr>
          <w:rFonts w:eastAsia="Times New Roman"/>
          <w:sz w:val="24"/>
          <w:szCs w:val="24"/>
        </w:rPr>
        <w:t xml:space="preserve"> </w:t>
      </w:r>
      <w:r w:rsidR="00FD0A32" w:rsidRPr="0087198A">
        <w:rPr>
          <w:rFonts w:eastAsia="Times New Roman"/>
          <w:sz w:val="24"/>
          <w:szCs w:val="24"/>
        </w:rPr>
        <w:t>For</w:t>
      </w:r>
      <w:r w:rsidR="006B2F1E" w:rsidRPr="0087198A">
        <w:rPr>
          <w:sz w:val="24"/>
        </w:rPr>
        <w:t xml:space="preserve"> </w:t>
      </w:r>
      <w:r w:rsidR="006B2F1E" w:rsidRPr="0087198A">
        <w:rPr>
          <w:sz w:val="24"/>
        </w:rPr>
        <w:lastRenderedPageBreak/>
        <w:t>magnetometry</w:t>
      </w:r>
      <w:r w:rsidR="001E14BA" w:rsidRPr="0087198A">
        <w:rPr>
          <w:sz w:val="24"/>
        </w:rPr>
        <w:t xml:space="preserve"> </w:t>
      </w:r>
      <w:r w:rsidR="00F516D5" w:rsidRPr="0087198A">
        <w:rPr>
          <w:sz w:val="24"/>
        </w:rPr>
        <w:t>measurements</w:t>
      </w:r>
      <w:r w:rsidR="00FD0A32" w:rsidRPr="0087198A">
        <w:rPr>
          <w:rFonts w:eastAsia="Times New Roman"/>
          <w:sz w:val="24"/>
          <w:szCs w:val="24"/>
        </w:rPr>
        <w:t>,</w:t>
      </w:r>
      <w:r w:rsidR="001E14BA" w:rsidRPr="0087198A">
        <w:rPr>
          <w:sz w:val="24"/>
        </w:rPr>
        <w:t xml:space="preserve"> each sample</w:t>
      </w:r>
      <w:r w:rsidR="006B2F1E" w:rsidRPr="0087198A">
        <w:rPr>
          <w:sz w:val="24"/>
        </w:rPr>
        <w:t xml:space="preserve"> </w:t>
      </w:r>
      <w:r w:rsidR="00FD0A32" w:rsidRPr="0087198A">
        <w:rPr>
          <w:rFonts w:eastAsia="Times New Roman"/>
          <w:sz w:val="24"/>
          <w:szCs w:val="24"/>
        </w:rPr>
        <w:t>was</w:t>
      </w:r>
      <w:r w:rsidR="006B2F1E" w:rsidRPr="0087198A">
        <w:rPr>
          <w:sz w:val="24"/>
        </w:rPr>
        <w:t xml:space="preserve"> zero</w:t>
      </w:r>
      <w:r w:rsidR="00FD0A32" w:rsidRPr="0087198A">
        <w:rPr>
          <w:rFonts w:eastAsia="Times New Roman"/>
          <w:sz w:val="24"/>
          <w:szCs w:val="24"/>
        </w:rPr>
        <w:t>-</w:t>
      </w:r>
      <w:r w:rsidR="006B2F1E" w:rsidRPr="0087198A">
        <w:rPr>
          <w:sz w:val="24"/>
        </w:rPr>
        <w:t xml:space="preserve">field </w:t>
      </w:r>
      <w:r w:rsidR="00FD0A32" w:rsidRPr="0087198A">
        <w:rPr>
          <w:rFonts w:eastAsia="Times New Roman"/>
          <w:sz w:val="24"/>
          <w:szCs w:val="24"/>
        </w:rPr>
        <w:t xml:space="preserve">cooled </w:t>
      </w:r>
      <w:r w:rsidR="006B2F1E" w:rsidRPr="0087198A">
        <w:rPr>
          <w:sz w:val="24"/>
        </w:rPr>
        <w:t xml:space="preserve">to 5 K </w:t>
      </w:r>
      <w:r w:rsidR="00FD0A32" w:rsidRPr="0087198A">
        <w:rPr>
          <w:rFonts w:eastAsia="Times New Roman"/>
          <w:sz w:val="24"/>
          <w:szCs w:val="24"/>
        </w:rPr>
        <w:t>and</w:t>
      </w:r>
      <w:r w:rsidR="001E14BA" w:rsidRPr="0087198A">
        <w:rPr>
          <w:sz w:val="24"/>
        </w:rPr>
        <w:t xml:space="preserve"> </w:t>
      </w:r>
      <w:r w:rsidR="006B2F1E" w:rsidRPr="0087198A">
        <w:rPr>
          <w:sz w:val="24"/>
        </w:rPr>
        <w:t xml:space="preserve">measured </w:t>
      </w:r>
      <w:r w:rsidR="00417B9A">
        <w:rPr>
          <w:sz w:val="24"/>
        </w:rPr>
        <w:t xml:space="preserve">on heating </w:t>
      </w:r>
      <w:r w:rsidR="005F3835" w:rsidRPr="0087198A">
        <w:rPr>
          <w:sz w:val="24"/>
        </w:rPr>
        <w:t xml:space="preserve">from 5 K </w:t>
      </w:r>
      <w:r w:rsidR="006B2F1E" w:rsidRPr="0087198A">
        <w:rPr>
          <w:sz w:val="24"/>
        </w:rPr>
        <w:t>to 100 K</w:t>
      </w:r>
      <w:r w:rsidR="00FD0A32" w:rsidRPr="0087198A">
        <w:rPr>
          <w:rFonts w:eastAsia="Times New Roman"/>
          <w:sz w:val="24"/>
          <w:szCs w:val="24"/>
        </w:rPr>
        <w:t xml:space="preserve"> in</w:t>
      </w:r>
      <w:r w:rsidR="001E14BA" w:rsidRPr="0087198A">
        <w:rPr>
          <w:rFonts w:eastAsia="Times New Roman"/>
          <w:sz w:val="24"/>
          <w:szCs w:val="24"/>
        </w:rPr>
        <w:t xml:space="preserve"> a</w:t>
      </w:r>
      <w:r w:rsidR="006B2F1E" w:rsidRPr="0087198A">
        <w:rPr>
          <w:rFonts w:eastAsia="Times New Roman"/>
          <w:sz w:val="24"/>
          <w:szCs w:val="24"/>
        </w:rPr>
        <w:t xml:space="preserve"> </w:t>
      </w:r>
      <w:r w:rsidR="000C4DE3" w:rsidRPr="0087198A">
        <w:rPr>
          <w:rFonts w:eastAsia="Times New Roman"/>
          <w:sz w:val="24"/>
          <w:szCs w:val="24"/>
        </w:rPr>
        <w:t>1</w:t>
      </w:r>
      <w:r w:rsidR="003404A1" w:rsidRPr="0087198A">
        <w:rPr>
          <w:rFonts w:eastAsia="Times New Roman"/>
          <w:sz w:val="24"/>
          <w:szCs w:val="24"/>
        </w:rPr>
        <w:t xml:space="preserve"> </w:t>
      </w:r>
      <w:proofErr w:type="spellStart"/>
      <w:r w:rsidR="000C4DE3" w:rsidRPr="0087198A">
        <w:rPr>
          <w:rFonts w:eastAsia="Times New Roman"/>
          <w:sz w:val="24"/>
          <w:szCs w:val="24"/>
        </w:rPr>
        <w:t>mT</w:t>
      </w:r>
      <w:proofErr w:type="spellEnd"/>
      <w:r w:rsidR="006B2F1E" w:rsidRPr="0087198A">
        <w:rPr>
          <w:rFonts w:eastAsia="Times New Roman"/>
          <w:sz w:val="24"/>
          <w:szCs w:val="24"/>
        </w:rPr>
        <w:t xml:space="preserve"> magnetic field</w:t>
      </w:r>
      <w:r w:rsidR="001E14BA" w:rsidRPr="0087198A">
        <w:rPr>
          <w:rFonts w:eastAsia="Times New Roman"/>
          <w:sz w:val="24"/>
          <w:szCs w:val="24"/>
        </w:rPr>
        <w:t>.</w:t>
      </w:r>
      <w:r w:rsidR="006B2F1E" w:rsidRPr="0087198A">
        <w:rPr>
          <w:rFonts w:eastAsia="Times New Roman"/>
          <w:sz w:val="24"/>
          <w:szCs w:val="24"/>
        </w:rPr>
        <w:t xml:space="preserve"> </w:t>
      </w:r>
      <w:r w:rsidR="00D54DA9" w:rsidRPr="0087198A">
        <w:rPr>
          <w:rFonts w:eastAsia="Times New Roman"/>
          <w:sz w:val="24"/>
          <w:szCs w:val="24"/>
        </w:rPr>
        <w:t>Temperature dependence of the magnetization</w:t>
      </w:r>
      <w:r w:rsidR="00A6285C" w:rsidRPr="0087198A">
        <w:rPr>
          <w:sz w:val="24"/>
        </w:rPr>
        <w:t xml:space="preserve"> </w:t>
      </w:r>
      <w:r w:rsidR="00621554" w:rsidRPr="0087198A">
        <w:rPr>
          <w:sz w:val="24"/>
        </w:rPr>
        <w:t xml:space="preserve">of the as-grown YBCO film </w:t>
      </w:r>
      <w:r w:rsidRPr="0087198A">
        <w:rPr>
          <w:sz w:val="24"/>
        </w:rPr>
        <w:t>show</w:t>
      </w:r>
      <w:r w:rsidR="00A6285C" w:rsidRPr="0087198A">
        <w:rPr>
          <w:sz w:val="24"/>
        </w:rPr>
        <w:t>s</w:t>
      </w:r>
      <w:r w:rsidRPr="0087198A">
        <w:rPr>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87198A">
        <w:rPr>
          <w:sz w:val="24"/>
        </w:rPr>
        <w:t xml:space="preserve"> K</w:t>
      </w:r>
      <w:r w:rsidR="00D54DA9" w:rsidRPr="0087198A">
        <w:rPr>
          <w:rFonts w:eastAsia="Times New Roman"/>
          <w:sz w:val="24"/>
          <w:szCs w:val="24"/>
        </w:rPr>
        <w:t xml:space="preserve"> (Fig. 2)</w:t>
      </w:r>
      <w:r w:rsidRPr="0087198A">
        <w:rPr>
          <w:rFonts w:eastAsia="Times New Roman"/>
          <w:sz w:val="24"/>
          <w:szCs w:val="24"/>
        </w:rPr>
        <w:t>,</w:t>
      </w:r>
      <w:r w:rsidRPr="0087198A">
        <w:rPr>
          <w:sz w:val="24"/>
        </w:rPr>
        <w:t xml:space="preserve"> which is typical of YBCO films grown on STO substrates</w:t>
      </w:r>
      <w:r w:rsidR="009B35D3" w:rsidRPr="0087198A">
        <w:rPr>
          <w:sz w:val="24"/>
        </w:rPr>
        <w:t xml:space="preserve"> </w:t>
      </w:r>
      <w:r w:rsidR="009B35D3"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9B35D3" w:rsidRPr="0087198A">
        <w:rPr>
          <w:sz w:val="24"/>
        </w:rPr>
        <w:fldChar w:fldCharType="end"/>
      </w:r>
      <w:r w:rsidRPr="0087198A">
        <w:rPr>
          <w:rFonts w:eastAsia="Times New Roman"/>
          <w:sz w:val="24"/>
          <w:szCs w:val="24"/>
        </w:rPr>
        <w:t>.</w:t>
      </w:r>
      <w:r w:rsidRPr="0087198A">
        <w:rPr>
          <w:sz w:val="24"/>
        </w:rPr>
        <w:t xml:space="preserve"> </w:t>
      </w:r>
      <w:r w:rsidR="001D0D36" w:rsidRPr="0087198A">
        <w:rPr>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87198A">
        <w:rPr>
          <w:sz w:val="24"/>
        </w:rPr>
        <w:t xml:space="preserve">, </w:t>
      </w:r>
      <w:r w:rsidR="001D0D36" w:rsidRPr="0087198A">
        <w:rPr>
          <w:rFonts w:eastAsia="Times New Roman"/>
          <w:sz w:val="24"/>
          <w:szCs w:val="24"/>
        </w:rPr>
        <w:t xml:space="preserve">the </w:t>
      </w:r>
      <w:r w:rsidR="00D54DA9" w:rsidRPr="0087198A">
        <w:rPr>
          <w:rFonts w:eastAsia="Times New Roman"/>
          <w:sz w:val="24"/>
          <w:szCs w:val="24"/>
        </w:rPr>
        <w:t>magnetic flux is expelled from the superconducting YBCO due to</w:t>
      </w:r>
      <w:r w:rsidR="001D0D36" w:rsidRPr="0087198A">
        <w:rPr>
          <w:sz w:val="24"/>
        </w:rPr>
        <w:t xml:space="preserve"> the Meissner effect</w:t>
      </w:r>
      <w:r w:rsidR="001D0D36" w:rsidRPr="0087198A">
        <w:rPr>
          <w:rFonts w:eastAsia="Times New Roman"/>
          <w:sz w:val="24"/>
          <w:szCs w:val="24"/>
        </w:rPr>
        <w:t>.</w:t>
      </w:r>
      <w:r w:rsidR="001340B5" w:rsidRPr="0087198A">
        <w:rPr>
          <w:sz w:val="24"/>
        </w:rPr>
        <w:t xml:space="preserve"> </w:t>
      </w:r>
      <w:r w:rsidRPr="0087198A">
        <w:rPr>
          <w:sz w:val="24"/>
        </w:rPr>
        <w:t xml:space="preserve">Accompanying the magnetic transition is a precipitous </w:t>
      </w:r>
      <w:r w:rsidR="000F561B" w:rsidRPr="0087198A">
        <w:rPr>
          <w:sz w:val="24"/>
        </w:rPr>
        <w:t xml:space="preserve">drop in </w:t>
      </w:r>
      <w:r w:rsidRPr="0087198A">
        <w:rPr>
          <w:sz w:val="24"/>
        </w:rPr>
        <w:t>resistivity to zero, further confirming the superconducting transition. With increasing Gd capping layer thickness</w:t>
      </w:r>
      <w:r w:rsidR="00A12B2E" w:rsidRPr="0087198A">
        <w:rPr>
          <w:rFonts w:eastAsia="Times New Roman"/>
          <w:sz w:val="24"/>
          <w:szCs w:val="24"/>
        </w:rPr>
        <w:t>,</w:t>
      </w:r>
      <w:r w:rsidRPr="0087198A">
        <w:rPr>
          <w:sz w:val="24"/>
        </w:rPr>
        <w:t xml:space="preserve"> the </w:t>
      </w:r>
      <w:r w:rsidR="00A12B2E" w:rsidRPr="0087198A">
        <w:rPr>
          <w:rFonts w:eastAsia="Times New Roman"/>
          <w:sz w:val="24"/>
          <w:szCs w:val="24"/>
        </w:rPr>
        <w:t>Meissner effect</w:t>
      </w:r>
      <w:r w:rsidRPr="0087198A">
        <w:rPr>
          <w:sz w:val="24"/>
        </w:rPr>
        <w:t xml:space="preserve"> shows a reduction </w:t>
      </w:r>
      <w:r w:rsidR="00A12B2E" w:rsidRPr="0087198A">
        <w:rPr>
          <w:rFonts w:eastAsia="Times New Roman"/>
          <w:sz w:val="24"/>
          <w:szCs w:val="24"/>
        </w:rPr>
        <w:t xml:space="preserve">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c</m:t>
            </m:r>
          </m:sub>
        </m:sSub>
      </m:oMath>
      <w:r w:rsidR="0085721E" w:rsidRPr="0087198A">
        <w:rPr>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87198A">
        <w:rPr>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87198A">
        <w:rPr>
          <w:sz w:val="24"/>
        </w:rPr>
        <w:t xml:space="preserve">, </w:t>
      </w:r>
      <w:r w:rsidR="001C4AB8" w:rsidRPr="0087198A">
        <w:rPr>
          <w:rFonts w:eastAsia="Times New Roman"/>
          <w:sz w:val="24"/>
          <w:szCs w:val="24"/>
        </w:rPr>
        <w:t xml:space="preserve">along with a broadened transition, </w:t>
      </w:r>
      <w:r w:rsidR="00A12B2E" w:rsidRPr="0087198A">
        <w:rPr>
          <w:rFonts w:eastAsia="Times New Roman"/>
          <w:sz w:val="24"/>
          <w:szCs w:val="24"/>
        </w:rPr>
        <w:t xml:space="preserve">and a </w:t>
      </w:r>
      <w:r w:rsidRPr="0087198A">
        <w:rPr>
          <w:sz w:val="24"/>
        </w:rPr>
        <w:t xml:space="preserve">complete suppression of </w:t>
      </w:r>
      <w:r w:rsidR="00A12B2E" w:rsidRPr="0087198A">
        <w:rPr>
          <w:rFonts w:eastAsia="Times New Roman"/>
          <w:sz w:val="24"/>
          <w:szCs w:val="24"/>
        </w:rPr>
        <w:t xml:space="preserve">superconductivity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87198A">
        <w:rPr>
          <w:sz w:val="24"/>
        </w:rPr>
        <w:t xml:space="preserve"> nm</w:t>
      </w:r>
      <w:commentRangeStart w:id="49"/>
      <w:commentRangeStart w:id="50"/>
      <w:r w:rsidRPr="0087198A">
        <w:rPr>
          <w:sz w:val="24"/>
        </w:rPr>
        <w:t xml:space="preserve">.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w:t>
      </w:r>
      <w:r w:rsidR="00A12B2E" w:rsidRPr="0087198A">
        <w:rPr>
          <w:rFonts w:eastAsia="Times New Roman"/>
          <w:sz w:val="24"/>
          <w:szCs w:val="24"/>
        </w:rPr>
        <w:t>reduction</w:t>
      </w:r>
      <w:r w:rsidR="00E82C61">
        <w:rPr>
          <w:rFonts w:eastAsia="Times New Roman"/>
          <w:sz w:val="24"/>
          <w:szCs w:val="24"/>
        </w:rPr>
        <w:t xml:space="preserve"> from</w:t>
      </w:r>
      <w:r w:rsidR="006D1240">
        <w:rPr>
          <w:rFonts w:eastAsia="Times New Roman"/>
          <w:sz w:val="24"/>
          <w:szCs w:val="24"/>
        </w:rPr>
        <w:t xml:space="preserve"> 78 K in the as grown state to 76 K</w:t>
      </w:r>
      <w:r w:rsidR="00A12B2E" w:rsidRPr="0087198A">
        <w:rPr>
          <w:rFonts w:eastAsia="Times New Roman"/>
          <w:sz w:val="24"/>
          <w:szCs w:val="24"/>
        </w:rPr>
        <w:t xml:space="preserve">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87198A">
        <w:rPr>
          <w:sz w:val="24"/>
        </w:rPr>
        <w:t xml:space="preserve"> nm. </w:t>
      </w:r>
      <w:commentRangeEnd w:id="49"/>
      <w:r w:rsidR="00F4358F">
        <w:rPr>
          <w:rStyle w:val="CommentReference"/>
          <w:rFonts w:eastAsia="Times New Roman"/>
        </w:rPr>
        <w:commentReference w:id="49"/>
      </w:r>
      <w:commentRangeEnd w:id="50"/>
      <w:r w:rsidR="005758CA">
        <w:rPr>
          <w:rStyle w:val="CommentReference"/>
          <w:rFonts w:eastAsia="Times New Roman"/>
        </w:rPr>
        <w:commentReference w:id="50"/>
      </w:r>
      <w:r w:rsidRPr="0087198A">
        <w:rPr>
          <w:sz w:val="24"/>
        </w:rPr>
        <w:t xml:space="preserve">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87198A">
        <w:rPr>
          <w:sz w:val="24"/>
        </w:rPr>
        <w:t xml:space="preserve"> nm and </w:t>
      </w:r>
      <m:oMath>
        <m:r>
          <w:rPr>
            <w:rFonts w:ascii="Cambria Math" w:hAnsi="Cambria Math"/>
            <w:sz w:val="24"/>
          </w:rPr>
          <m:t>20</m:t>
        </m:r>
      </m:oMath>
      <w:r w:rsidRPr="0087198A">
        <w:rPr>
          <w:sz w:val="24"/>
        </w:rPr>
        <w:t xml:space="preserve"> nm the</w:t>
      </w:r>
      <w:r w:rsidR="00836434" w:rsidRPr="0087198A">
        <w:rPr>
          <w:sz w:val="24"/>
        </w:rPr>
        <w:t xml:space="preserve"> resistive</w:t>
      </w:r>
      <w:r w:rsidRPr="0087198A">
        <w:rPr>
          <w:sz w:val="24"/>
        </w:rPr>
        <w:t xml:space="preserve"> superconducting transition is completely suppressed, with no apparent transition down to the lowest measured temperature (5 K).</w:t>
      </w:r>
    </w:p>
    <w:p w14:paraId="60B93E03" w14:textId="5C89673B" w:rsidR="00033AD2" w:rsidRPr="0087198A" w:rsidRDefault="00981D83" w:rsidP="00033AD2">
      <w:pPr>
        <w:spacing w:after="160" w:line="480" w:lineRule="auto"/>
        <w:ind w:firstLine="720"/>
        <w:jc w:val="both"/>
        <w:rPr>
          <w:rFonts w:eastAsia="Times New Roman"/>
          <w:sz w:val="24"/>
          <w:szCs w:val="24"/>
        </w:rPr>
      </w:pPr>
      <w:commentRangeStart w:id="51"/>
      <w:commentRangeStart w:id="52"/>
      <w:commentRangeStart w:id="53"/>
      <w:commentRangeStart w:id="54"/>
      <w:r w:rsidRPr="0087198A">
        <w:rPr>
          <w:sz w:val="24"/>
        </w:rPr>
        <w:t xml:space="preserve">While </w:t>
      </w:r>
      <w:r w:rsidR="00A12B2E" w:rsidRPr="0087198A">
        <w:rPr>
          <w:rFonts w:eastAsia="Times New Roman"/>
          <w:sz w:val="24"/>
          <w:szCs w:val="24"/>
        </w:rPr>
        <w:t>transport measurement</w:t>
      </w:r>
      <w:r w:rsidR="0005499E" w:rsidRPr="0087198A">
        <w:rPr>
          <w:rFonts w:eastAsia="Times New Roman"/>
          <w:sz w:val="24"/>
          <w:szCs w:val="24"/>
        </w:rPr>
        <w:t xml:space="preserve"> </w:t>
      </w:r>
      <w:r w:rsidR="0005499E" w:rsidRPr="0087198A">
        <w:rPr>
          <w:sz w:val="24"/>
        </w:rPr>
        <w:t xml:space="preserve">probes a contiguous </w:t>
      </w:r>
      <w:r w:rsidR="002124CC" w:rsidRPr="0087198A">
        <w:rPr>
          <w:sz w:val="24"/>
        </w:rPr>
        <w:t>super</w:t>
      </w:r>
      <w:r w:rsidR="0005499E" w:rsidRPr="0087198A">
        <w:rPr>
          <w:sz w:val="24"/>
        </w:rPr>
        <w:t xml:space="preserve">conducting path, </w:t>
      </w:r>
      <w:r w:rsidRPr="0087198A">
        <w:rPr>
          <w:sz w:val="24"/>
        </w:rPr>
        <w:t xml:space="preserve">magnetometry is sensitive to </w:t>
      </w:r>
      <w:r w:rsidR="00A12B2E" w:rsidRPr="0087198A">
        <w:rPr>
          <w:rFonts w:eastAsia="Times New Roman"/>
          <w:sz w:val="24"/>
          <w:szCs w:val="24"/>
        </w:rPr>
        <w:t>the</w:t>
      </w:r>
      <w:r w:rsidRPr="0087198A">
        <w:rPr>
          <w:sz w:val="24"/>
        </w:rPr>
        <w:t xml:space="preserve"> Meissner effect</w:t>
      </w:r>
      <w:r w:rsidR="00A12B2E" w:rsidRPr="0087198A">
        <w:rPr>
          <w:rFonts w:eastAsia="Times New Roman"/>
          <w:sz w:val="24"/>
          <w:szCs w:val="24"/>
        </w:rPr>
        <w:t xml:space="preserve"> with contributions from the entire sample</w:t>
      </w:r>
      <w:r w:rsidRPr="0087198A">
        <w:rPr>
          <w:rFonts w:eastAsia="Times New Roman"/>
          <w:sz w:val="24"/>
          <w:szCs w:val="24"/>
        </w:rPr>
        <w:t>.</w:t>
      </w:r>
      <w:r w:rsidRPr="0087198A">
        <w:rPr>
          <w:sz w:val="24"/>
        </w:rPr>
        <w:t xml:space="preserve"> </w:t>
      </w:r>
      <w:commentRangeEnd w:id="51"/>
      <w:r w:rsidR="000070E3">
        <w:rPr>
          <w:rStyle w:val="CommentReference"/>
          <w:rFonts w:eastAsia="Times New Roman"/>
        </w:rPr>
        <w:commentReference w:id="51"/>
      </w:r>
      <w:commentRangeEnd w:id="52"/>
      <w:r w:rsidR="005758CA">
        <w:rPr>
          <w:rStyle w:val="CommentReference"/>
          <w:rFonts w:eastAsia="Times New Roman"/>
        </w:rPr>
        <w:commentReference w:id="52"/>
      </w:r>
      <w:commentRangeEnd w:id="53"/>
      <w:r w:rsidR="001C58C0">
        <w:rPr>
          <w:rStyle w:val="CommentReference"/>
          <w:rFonts w:eastAsia="Times New Roman"/>
        </w:rPr>
        <w:commentReference w:id="53"/>
      </w:r>
      <w:commentRangeEnd w:id="54"/>
      <w:r w:rsidR="006A0616">
        <w:rPr>
          <w:rStyle w:val="CommentReference"/>
          <w:rFonts w:eastAsia="Times New Roman"/>
        </w:rPr>
        <w:commentReference w:id="54"/>
      </w:r>
      <w:r w:rsidRPr="0087198A">
        <w:rPr>
          <w:sz w:val="24"/>
        </w:rPr>
        <w:t xml:space="preserve">The different temperature dependence observed in magnetometry and resistivity therefore reflects </w:t>
      </w:r>
      <w:r w:rsidR="00A12B2E" w:rsidRPr="0087198A">
        <w:rPr>
          <w:rFonts w:eastAsia="Times New Roman"/>
          <w:sz w:val="24"/>
          <w:szCs w:val="24"/>
        </w:rPr>
        <w:t>the inhomogeneities in</w:t>
      </w:r>
      <w:r w:rsidRPr="0087198A">
        <w:rPr>
          <w:sz w:val="24"/>
        </w:rPr>
        <w:t xml:space="preserve"> the YBCO</w:t>
      </w:r>
      <w:r w:rsidR="00A12B2E" w:rsidRPr="0087198A">
        <w:rPr>
          <w:rFonts w:eastAsia="Times New Roman"/>
          <w:sz w:val="24"/>
          <w:szCs w:val="24"/>
        </w:rPr>
        <w:t xml:space="preserve"> film</w:t>
      </w:r>
      <w:r w:rsidRPr="0087198A">
        <w:rPr>
          <w:sz w:val="24"/>
        </w:rPr>
        <w:t xml:space="preserve">, with magnetometry </w:t>
      </w:r>
      <w:r w:rsidR="00A12B2E" w:rsidRPr="0087198A">
        <w:rPr>
          <w:rFonts w:eastAsia="Times New Roman"/>
          <w:sz w:val="24"/>
          <w:szCs w:val="24"/>
        </w:rPr>
        <w:t>probing superconducting</w:t>
      </w:r>
      <w:r w:rsidRPr="0087198A">
        <w:rPr>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and resistivity </w:t>
      </w:r>
      <w:r w:rsidR="004E170D" w:rsidRPr="0087198A">
        <w:rPr>
          <w:rFonts w:eastAsia="Times New Roman"/>
          <w:sz w:val="24"/>
          <w:szCs w:val="24"/>
        </w:rPr>
        <w:t xml:space="preserve">measurement being most </w:t>
      </w:r>
      <w:r w:rsidRPr="0087198A">
        <w:rPr>
          <w:sz w:val="24"/>
        </w:rPr>
        <w:t xml:space="preserve">sensitive to </w:t>
      </w:r>
      <w:r w:rsidR="005548E8" w:rsidRPr="0087198A">
        <w:rPr>
          <w:sz w:val="24"/>
        </w:rPr>
        <w:t xml:space="preserve">regions of the film with </w:t>
      </w:r>
      <w:r w:rsidR="004E170D" w:rsidRPr="0087198A">
        <w:rPr>
          <w:rFonts w:eastAsia="Times New Roman"/>
          <w:sz w:val="24"/>
          <w:szCs w:val="24"/>
        </w:rPr>
        <w:t xml:space="preserve">the </w:t>
      </w:r>
      <w:r w:rsidR="005548E8" w:rsidRPr="0087198A">
        <w:rPr>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87198A">
        <w:rPr>
          <w:sz w:val="24"/>
        </w:rPr>
        <w:t xml:space="preserve"> – so long as a superconducting path is maintained. </w:t>
      </w:r>
      <w:r w:rsidR="00033AD2" w:rsidRPr="0087198A">
        <w:rPr>
          <w:sz w:val="24"/>
        </w:rPr>
        <w:t>T</w:t>
      </w:r>
      <w:r w:rsidR="005548E8" w:rsidRPr="0087198A">
        <w:rPr>
          <w:sz w:val="24"/>
        </w:rPr>
        <w:t xml:space="preserve">he observed </w:t>
      </w:r>
      <w:r w:rsidR="00033AD2" w:rsidRPr="0087198A">
        <w:rPr>
          <w:sz w:val="24"/>
        </w:rPr>
        <w:t>transitions can be explained by the presence of a</w:t>
      </w:r>
      <w:r w:rsidR="00376155" w:rsidRPr="0087198A">
        <w:rPr>
          <w:sz w:val="24"/>
        </w:rPr>
        <w:t>n</w:t>
      </w:r>
      <w:r w:rsidR="00033AD2" w:rsidRPr="0087198A">
        <w:rPr>
          <w:sz w:val="24"/>
        </w:rPr>
        <w:t xml:space="preserve"> oxygen-deficient phase with lower</w:t>
      </w:r>
      <w:r w:rsidR="00FE1BFC"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stabilized alongside the optimally doped YBCO phase. </w:t>
      </w:r>
      <w:r w:rsidR="002124CC" w:rsidRPr="0087198A">
        <w:rPr>
          <w:sz w:val="24"/>
        </w:rPr>
        <w:t>For the</w:t>
      </w:r>
      <w:r w:rsidR="00033AD2"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87198A">
        <w:rPr>
          <w:sz w:val="24"/>
        </w:rPr>
        <w:t xml:space="preserve"> nm sample</w:t>
      </w:r>
      <w:r w:rsidR="00FA708C">
        <w:rPr>
          <w:sz w:val="24"/>
        </w:rPr>
        <w:t xml:space="preserve"> </w:t>
      </w:r>
      <w:r w:rsidR="006776D5">
        <w:rPr>
          <w:sz w:val="24"/>
        </w:rPr>
        <w:t>much</w:t>
      </w:r>
      <w:r w:rsidR="00033AD2" w:rsidRPr="0087198A">
        <w:rPr>
          <w:sz w:val="24"/>
        </w:rPr>
        <w:t xml:space="preserve"> of the film possesses the </w:t>
      </w:r>
      <w:r w:rsidR="004E170D" w:rsidRPr="0087198A">
        <w:rPr>
          <w:rFonts w:eastAsia="Times New Roman"/>
          <w:sz w:val="24"/>
          <w:szCs w:val="24"/>
        </w:rPr>
        <w:t>as-</w:t>
      </w:r>
      <w:r w:rsidR="00366F85">
        <w:rPr>
          <w:rFonts w:eastAsia="Times New Roman"/>
          <w:sz w:val="24"/>
          <w:szCs w:val="24"/>
        </w:rPr>
        <w:t>deposited</w:t>
      </w:r>
      <w:r w:rsidR="00366F85" w:rsidRPr="0087198A">
        <w:rPr>
          <w:rFonts w:eastAsia="Times New Roman"/>
          <w:sz w:val="24"/>
          <w:szCs w:val="24"/>
        </w:rPr>
        <w:t xml:space="preserve"> </w:t>
      </w:r>
      <w:r w:rsidR="004E170D" w:rsidRPr="0087198A">
        <w:rPr>
          <w:rFonts w:eastAsia="Times New Roman"/>
          <w:sz w:val="24"/>
          <w:szCs w:val="24"/>
        </w:rPr>
        <w:t>YBCO</w:t>
      </w:r>
      <w:r w:rsidR="00033AD2" w:rsidRPr="0087198A">
        <w:rPr>
          <w:sz w:val="24"/>
        </w:rPr>
        <w:t xml:space="preserve"> structure and </w:t>
      </w:r>
      <w:r w:rsidR="004E170D" w:rsidRPr="0087198A">
        <w:rPr>
          <w:rFonts w:eastAsia="Times New Roman"/>
          <w:sz w:val="24"/>
          <w:szCs w:val="24"/>
        </w:rPr>
        <w:t>the optimal</w:t>
      </w:r>
      <w:r w:rsidR="00033AD2" w:rsidRPr="0087198A">
        <w:rPr>
          <w:sz w:val="24"/>
        </w:rPr>
        <w:t xml:space="preserve"> stoichiometry of YBa</w:t>
      </w:r>
      <w:r w:rsidR="00033AD2" w:rsidRPr="0087198A">
        <w:rPr>
          <w:sz w:val="24"/>
          <w:vertAlign w:val="subscript"/>
        </w:rPr>
        <w:t>2</w:t>
      </w:r>
      <w:r w:rsidR="00033AD2" w:rsidRPr="0087198A">
        <w:rPr>
          <w:sz w:val="24"/>
        </w:rPr>
        <w:t>Cu</w:t>
      </w:r>
      <w:r w:rsidR="00033AD2" w:rsidRPr="0087198A">
        <w:rPr>
          <w:sz w:val="24"/>
          <w:vertAlign w:val="subscript"/>
        </w:rPr>
        <w:t>3</w:t>
      </w:r>
      <w:r w:rsidR="00033AD2" w:rsidRPr="0087198A">
        <w:rPr>
          <w:sz w:val="24"/>
        </w:rPr>
        <w:t>O</w:t>
      </w:r>
      <w:r w:rsidR="00033AD2" w:rsidRPr="0087198A">
        <w:rPr>
          <w:sz w:val="24"/>
          <w:vertAlign w:val="subscript"/>
        </w:rPr>
        <w:t>7-δ</w:t>
      </w:r>
      <w:r w:rsidR="004E170D" w:rsidRPr="0087198A">
        <w:rPr>
          <w:rFonts w:eastAsia="Times New Roman"/>
          <w:sz w:val="24"/>
          <w:szCs w:val="24"/>
        </w:rPr>
        <w:t xml:space="preserve">; </w:t>
      </w:r>
      <w:proofErr w:type="gramStart"/>
      <w:r w:rsidR="004E170D" w:rsidRPr="0087198A">
        <w:rPr>
          <w:rFonts w:eastAsia="Times New Roman"/>
          <w:sz w:val="24"/>
          <w:szCs w:val="24"/>
        </w:rPr>
        <w:t>thus</w:t>
      </w:r>
      <w:proofErr w:type="gramEnd"/>
      <w:r w:rsidR="002124CC" w:rsidRPr="0087198A">
        <w:rPr>
          <w:sz w:val="24"/>
        </w:rPr>
        <w:t xml:space="preserve"> a contiguous path </w:t>
      </w:r>
      <w:r w:rsidR="004E170D" w:rsidRPr="0087198A">
        <w:rPr>
          <w:rFonts w:eastAsia="Times New Roman"/>
          <w:sz w:val="24"/>
          <w:szCs w:val="24"/>
        </w:rPr>
        <w:t>exists</w:t>
      </w:r>
      <w:r w:rsidR="002124CC" w:rsidRPr="0087198A">
        <w:rPr>
          <w:rFonts w:eastAsia="Times New Roman"/>
          <w:sz w:val="24"/>
          <w:szCs w:val="24"/>
        </w:rPr>
        <w:t xml:space="preserve"> </w:t>
      </w:r>
      <w:r w:rsidR="002124CC" w:rsidRPr="0087198A">
        <w:rPr>
          <w:sz w:val="24"/>
        </w:rPr>
        <w:t xml:space="preserve">through the </w:t>
      </w:r>
      <w:r w:rsidR="004E170D" w:rsidRPr="0087198A">
        <w:rPr>
          <w:rFonts w:eastAsia="Times New Roman"/>
          <w:sz w:val="24"/>
          <w:szCs w:val="24"/>
        </w:rPr>
        <w:t>optimally doped</w:t>
      </w:r>
      <w:r w:rsidR="002124CC" w:rsidRPr="0087198A">
        <w:rPr>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87198A">
        <w:rPr>
          <w:sz w:val="24"/>
        </w:rPr>
        <w:t xml:space="preserve"> of the as-grown film</w:t>
      </w:r>
      <w:r w:rsidR="004E170D" w:rsidRPr="0087198A">
        <w:rPr>
          <w:rFonts w:eastAsia="Times New Roman"/>
          <w:sz w:val="24"/>
          <w:szCs w:val="24"/>
        </w:rPr>
        <w:t xml:space="preserve">, even though the </w:t>
      </w:r>
      <w:r w:rsidR="00417B9A">
        <w:rPr>
          <w:rFonts w:eastAsia="Times New Roman"/>
          <w:sz w:val="24"/>
          <w:szCs w:val="24"/>
        </w:rPr>
        <w:t xml:space="preserve">sample-averaged </w:t>
      </w:r>
      <w:r w:rsidR="004E170D" w:rsidRPr="0087198A">
        <w:rPr>
          <w:rFonts w:eastAsia="Times New Roman"/>
          <w:sz w:val="24"/>
          <w:szCs w:val="24"/>
        </w:rPr>
        <w:t xml:space="preserve">Meissner effect shows a much lower </w:t>
      </w:r>
      <w:r w:rsidR="004E170D" w:rsidRPr="0087198A">
        <w:rPr>
          <w:rFonts w:eastAsia="Times New Roman"/>
          <w:i/>
          <w:sz w:val="24"/>
          <w:szCs w:val="24"/>
        </w:rPr>
        <w:t>T</w:t>
      </w:r>
      <w:r w:rsidR="004E170D" w:rsidRPr="0087198A">
        <w:rPr>
          <w:rFonts w:eastAsia="Times New Roman"/>
          <w:i/>
          <w:sz w:val="24"/>
          <w:szCs w:val="24"/>
          <w:vertAlign w:val="subscript"/>
        </w:rPr>
        <w:t>c</w:t>
      </w:r>
      <w:r w:rsidR="004832E9" w:rsidRPr="0087198A">
        <w:rPr>
          <w:rFonts w:eastAsia="Times New Roman"/>
          <w:sz w:val="24"/>
          <w:szCs w:val="24"/>
        </w:rPr>
        <w:t xml:space="preserve"> with a more gradual transition.</w:t>
      </w:r>
      <w:r w:rsidR="00DF4817">
        <w:rPr>
          <w:rFonts w:eastAsia="Times New Roman"/>
          <w:sz w:val="24"/>
          <w:szCs w:val="24"/>
        </w:rPr>
        <w:t xml:space="preserve"> </w:t>
      </w:r>
      <w:r w:rsidR="0020115A" w:rsidRPr="0087198A">
        <w:rPr>
          <w:rFonts w:eastAsia="Times New Roman"/>
          <w:sz w:val="24"/>
          <w:szCs w:val="24"/>
        </w:rPr>
        <w:t>For</w:t>
      </w:r>
      <w:r w:rsidR="00033AD2" w:rsidRPr="0087198A">
        <w:rPr>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87198A">
        <w:rPr>
          <w:sz w:val="24"/>
        </w:rPr>
        <w:t xml:space="preserve"> nm sample</w:t>
      </w:r>
      <w:r w:rsidR="0020115A" w:rsidRPr="0087198A">
        <w:rPr>
          <w:rFonts w:eastAsia="Times New Roman"/>
          <w:sz w:val="24"/>
          <w:szCs w:val="24"/>
        </w:rPr>
        <w:t>,</w:t>
      </w:r>
      <w:r w:rsidR="00033AD2" w:rsidRPr="0087198A">
        <w:rPr>
          <w:rFonts w:eastAsia="Times New Roman"/>
          <w:sz w:val="24"/>
          <w:szCs w:val="24"/>
        </w:rPr>
        <w:t xml:space="preserve"> a</w:t>
      </w:r>
      <w:r w:rsidR="0020115A" w:rsidRPr="0087198A">
        <w:rPr>
          <w:rFonts w:eastAsia="Times New Roman"/>
          <w:sz w:val="24"/>
          <w:szCs w:val="24"/>
        </w:rPr>
        <w:t xml:space="preserve">n even more </w:t>
      </w:r>
      <w:r w:rsidR="00417B9A">
        <w:rPr>
          <w:rFonts w:eastAsia="Times New Roman"/>
          <w:sz w:val="24"/>
          <w:szCs w:val="24"/>
        </w:rPr>
        <w:t>broadened</w:t>
      </w:r>
      <w:r w:rsidR="00417B9A" w:rsidRPr="0087198A">
        <w:rPr>
          <w:sz w:val="24"/>
        </w:rPr>
        <w:t xml:space="preserve"> </w:t>
      </w:r>
      <w:r w:rsidR="00033AD2" w:rsidRPr="0087198A">
        <w:rPr>
          <w:sz w:val="24"/>
        </w:rPr>
        <w:t>transition</w:t>
      </w:r>
      <w:r w:rsidR="00033AD2" w:rsidRPr="0087198A">
        <w:rPr>
          <w:rFonts w:eastAsia="Times New Roman"/>
          <w:sz w:val="24"/>
          <w:szCs w:val="24"/>
        </w:rPr>
        <w:t xml:space="preserve"> </w:t>
      </w:r>
      <w:r w:rsidR="0020115A" w:rsidRPr="0087198A">
        <w:rPr>
          <w:rFonts w:eastAsia="Times New Roman"/>
          <w:sz w:val="24"/>
          <w:szCs w:val="24"/>
        </w:rPr>
        <w:t>is observed</w:t>
      </w:r>
      <w:r w:rsidR="00033AD2" w:rsidRPr="0087198A">
        <w:rPr>
          <w:sz w:val="24"/>
        </w:rPr>
        <w:t xml:space="preserve"> in the magnetometry, but </w:t>
      </w:r>
      <w:r w:rsidR="0020115A" w:rsidRPr="0087198A">
        <w:rPr>
          <w:rFonts w:eastAsia="Times New Roman"/>
          <w:sz w:val="24"/>
          <w:szCs w:val="24"/>
        </w:rPr>
        <w:t>no complete suppression of</w:t>
      </w:r>
      <w:r w:rsidR="00033AD2" w:rsidRPr="0087198A">
        <w:rPr>
          <w:sz w:val="24"/>
        </w:rPr>
        <w:t xml:space="preserve"> resistivity</w:t>
      </w:r>
      <w:r w:rsidR="0020115A" w:rsidRPr="0087198A">
        <w:rPr>
          <w:rFonts w:eastAsia="Times New Roman"/>
          <w:sz w:val="24"/>
          <w:szCs w:val="24"/>
        </w:rPr>
        <w:t xml:space="preserve"> is observed</w:t>
      </w:r>
      <w:r w:rsidR="00033AD2" w:rsidRPr="0087198A">
        <w:rPr>
          <w:sz w:val="24"/>
        </w:rPr>
        <w:t xml:space="preserve">. Therefore, </w:t>
      </w:r>
      <w:r w:rsidR="001C4AB8" w:rsidRPr="0087198A">
        <w:rPr>
          <w:rFonts w:eastAsia="Times New Roman"/>
          <w:sz w:val="24"/>
          <w:szCs w:val="24"/>
        </w:rPr>
        <w:t>this</w:t>
      </w:r>
      <w:r w:rsidR="00033AD2" w:rsidRPr="0087198A">
        <w:rPr>
          <w:sz w:val="24"/>
        </w:rPr>
        <w:t xml:space="preserve"> sample </w:t>
      </w:r>
      <w:r w:rsidR="001C4AB8" w:rsidRPr="0087198A">
        <w:rPr>
          <w:rFonts w:eastAsia="Times New Roman"/>
          <w:sz w:val="24"/>
          <w:szCs w:val="24"/>
        </w:rPr>
        <w:t>contains</w:t>
      </w:r>
      <w:r w:rsidR="00033AD2" w:rsidRPr="0087198A">
        <w:rPr>
          <w:sz w:val="24"/>
        </w:rPr>
        <w:t xml:space="preserve"> some</w:t>
      </w:r>
      <w:r w:rsidR="00FD0A71" w:rsidRPr="0087198A">
        <w:rPr>
          <w:sz w:val="24"/>
        </w:rPr>
        <w:t xml:space="preserve"> </w:t>
      </w:r>
      <w:r w:rsidR="001C4AB8" w:rsidRPr="0087198A">
        <w:rPr>
          <w:rFonts w:eastAsia="Times New Roman"/>
          <w:sz w:val="24"/>
          <w:szCs w:val="24"/>
        </w:rPr>
        <w:t xml:space="preserve">oxygen </w:t>
      </w:r>
      <w:r w:rsidR="001C4AB8" w:rsidRPr="0087198A">
        <w:rPr>
          <w:rFonts w:eastAsia="Times New Roman"/>
          <w:sz w:val="24"/>
          <w:szCs w:val="24"/>
        </w:rPr>
        <w:lastRenderedPageBreak/>
        <w:t>deficient</w:t>
      </w:r>
      <w:r w:rsidR="006A349B" w:rsidRPr="0087198A">
        <w:rPr>
          <w:rFonts w:eastAsia="Times New Roman"/>
          <w:sz w:val="24"/>
          <w:szCs w:val="24"/>
        </w:rPr>
        <w:t xml:space="preserve"> </w:t>
      </w:r>
      <w:r w:rsidR="00417B9A">
        <w:rPr>
          <w:rFonts w:eastAsia="Times New Roman"/>
          <w:sz w:val="24"/>
          <w:szCs w:val="24"/>
        </w:rPr>
        <w:t>regions</w:t>
      </w:r>
      <w:r w:rsidR="00417B9A" w:rsidRPr="0087198A">
        <w:rPr>
          <w:sz w:val="24"/>
        </w:rPr>
        <w:t xml:space="preserve"> </w:t>
      </w:r>
      <w:r w:rsidR="00033AD2" w:rsidRPr="0087198A">
        <w:rPr>
          <w:sz w:val="24"/>
        </w:rPr>
        <w:t xml:space="preserve">which </w:t>
      </w:r>
      <w:r w:rsidR="001C4AB8" w:rsidRPr="0087198A">
        <w:rPr>
          <w:rFonts w:eastAsia="Times New Roman"/>
          <w:sz w:val="24"/>
          <w:szCs w:val="24"/>
        </w:rPr>
        <w:t>are</w:t>
      </w:r>
      <w:r w:rsidR="00033AD2" w:rsidRPr="0087198A">
        <w:rPr>
          <w:sz w:val="24"/>
        </w:rPr>
        <w:t xml:space="preserve"> still superconducting</w:t>
      </w:r>
      <w:r w:rsidR="0084373F" w:rsidRPr="0087198A">
        <w:rPr>
          <w:sz w:val="24"/>
        </w:rPr>
        <w:t xml:space="preserve"> </w:t>
      </w:r>
      <w:r w:rsidR="00716AE0" w:rsidRPr="0087198A">
        <w:rPr>
          <w:sz w:val="24"/>
        </w:rPr>
        <w:t xml:space="preserve">at </w:t>
      </w:r>
      <w:r w:rsidR="0084373F" w:rsidRPr="0087198A">
        <w:rPr>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as </w:t>
      </w:r>
      <w:r w:rsidR="003966FE" w:rsidRPr="0087198A">
        <w:rPr>
          <w:sz w:val="24"/>
        </w:rPr>
        <w:t>seen in</w:t>
      </w:r>
      <w:r w:rsidR="00033AD2" w:rsidRPr="0087198A">
        <w:rPr>
          <w:sz w:val="24"/>
        </w:rPr>
        <w:t xml:space="preserve"> magnetometry, but </w:t>
      </w:r>
      <w:r w:rsidR="0020115A" w:rsidRPr="0087198A">
        <w:rPr>
          <w:rFonts w:eastAsia="Times New Roman"/>
          <w:sz w:val="24"/>
          <w:szCs w:val="24"/>
        </w:rPr>
        <w:t>these phases are</w:t>
      </w:r>
      <w:r w:rsidR="00033AD2" w:rsidRPr="0087198A">
        <w:rPr>
          <w:rFonts w:eastAsia="Times New Roman"/>
          <w:sz w:val="24"/>
          <w:szCs w:val="24"/>
        </w:rPr>
        <w:t xml:space="preserve"> be</w:t>
      </w:r>
      <w:r w:rsidR="0020115A" w:rsidRPr="0087198A">
        <w:rPr>
          <w:rFonts w:eastAsia="Times New Roman"/>
          <w:sz w:val="24"/>
          <w:szCs w:val="24"/>
        </w:rPr>
        <w:t>low</w:t>
      </w:r>
      <w:r w:rsidR="00033AD2" w:rsidRPr="0087198A">
        <w:rPr>
          <w:sz w:val="24"/>
        </w:rPr>
        <w:t xml:space="preserve"> the percolation </w:t>
      </w:r>
      <w:r w:rsidR="0020115A" w:rsidRPr="0087198A">
        <w:rPr>
          <w:rFonts w:eastAsia="Times New Roman"/>
          <w:sz w:val="24"/>
          <w:szCs w:val="24"/>
        </w:rPr>
        <w:t>threshold to form a contiguous superconducting path</w:t>
      </w:r>
      <w:r w:rsidR="00033AD2" w:rsidRPr="0087198A">
        <w:rPr>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87198A">
        <w:rPr>
          <w:sz w:val="24"/>
        </w:rPr>
        <w:t xml:space="preserve"> nm sample the absence of a transition in either the resistance or </w:t>
      </w:r>
      <w:r w:rsidR="0020115A" w:rsidRPr="0087198A">
        <w:rPr>
          <w:rFonts w:eastAsia="Times New Roman"/>
          <w:sz w:val="24"/>
          <w:szCs w:val="24"/>
        </w:rPr>
        <w:t>magnetization</w:t>
      </w:r>
      <w:r w:rsidR="00033AD2" w:rsidRPr="0087198A">
        <w:rPr>
          <w:sz w:val="24"/>
        </w:rPr>
        <w:t xml:space="preserve"> suggests few, if any, regions undergo superconducting transition in the sample. </w:t>
      </w:r>
      <w:r w:rsidR="00033AD2" w:rsidRPr="0087198A">
        <w:rPr>
          <w:rFonts w:eastAsia="Times New Roman"/>
          <w:sz w:val="24"/>
          <w:szCs w:val="24"/>
        </w:rPr>
        <w:t xml:space="preserve">The distinctly different superconducting properties of the </w:t>
      </w:r>
      <w:r w:rsidR="00984074" w:rsidRPr="0087198A">
        <w:rPr>
          <w:rFonts w:eastAsia="Times New Roman"/>
          <w:sz w:val="24"/>
          <w:szCs w:val="24"/>
        </w:rPr>
        <w:t>oxygen deficient</w:t>
      </w:r>
      <w:r w:rsidR="00033AD2" w:rsidRPr="0087198A">
        <w:rPr>
          <w:rFonts w:eastAsia="Times New Roman"/>
          <w:sz w:val="24"/>
          <w:szCs w:val="24"/>
        </w:rPr>
        <w:t xml:space="preserve"> phase</w:t>
      </w:r>
      <w:r w:rsidR="00984074" w:rsidRPr="0087198A">
        <w:rPr>
          <w:rFonts w:eastAsia="Times New Roman"/>
          <w:sz w:val="24"/>
          <w:szCs w:val="24"/>
        </w:rPr>
        <w:t>s</w:t>
      </w:r>
      <w:r w:rsidR="00033AD2" w:rsidRPr="0087198A">
        <w:rPr>
          <w:rFonts w:eastAsia="Times New Roman"/>
          <w:sz w:val="24"/>
          <w:szCs w:val="24"/>
        </w:rPr>
        <w:t xml:space="preserve"> may be the result of structural changes or electron doping, both of which are consequences of the oxygen leaching. </w:t>
      </w:r>
    </w:p>
    <w:p w14:paraId="3D8CDADF" w14:textId="7E927051" w:rsidR="00033AD2" w:rsidRPr="0087198A" w:rsidRDefault="00033AD2" w:rsidP="00033AD2">
      <w:pPr>
        <w:spacing w:after="160" w:line="480" w:lineRule="auto"/>
        <w:ind w:firstLine="720"/>
        <w:jc w:val="both"/>
        <w:rPr>
          <w:rFonts w:eastAsia="Times New Roman"/>
          <w:sz w:val="24"/>
          <w:szCs w:val="24"/>
        </w:rPr>
      </w:pPr>
      <w:bookmarkStart w:id="55" w:name="_2et92p0" w:colFirst="0" w:colLast="0"/>
      <w:bookmarkEnd w:id="55"/>
      <w:r w:rsidRPr="0087198A">
        <w:rPr>
          <w:rFonts w:eastAsia="Times New Roman"/>
          <w:sz w:val="24"/>
          <w:szCs w:val="24"/>
        </w:rPr>
        <w:t xml:space="preserve">The Gd capping layer is expected to extract oxygen from the YBCO, resulting in the structural changes that were observed in XRD patterns. Cross-sectional high-angle annular dark field </w:t>
      </w:r>
      <w:r w:rsidR="00DF4817">
        <w:rPr>
          <w:rFonts w:eastAsia="Times New Roman"/>
          <w:sz w:val="24"/>
          <w:szCs w:val="24"/>
        </w:rPr>
        <w:t xml:space="preserve">(HAADF) images </w:t>
      </w:r>
      <w:r w:rsidRPr="0087198A">
        <w:rPr>
          <w:rFonts w:eastAsia="Times New Roman"/>
          <w:sz w:val="24"/>
          <w:szCs w:val="24"/>
        </w:rPr>
        <w:t xml:space="preserve">of the as-grown film at the STO/YBCO interface </w:t>
      </w:r>
      <w:r w:rsidR="00DF4817">
        <w:rPr>
          <w:rFonts w:eastAsia="Times New Roman"/>
          <w:sz w:val="24"/>
          <w:szCs w:val="24"/>
        </w:rPr>
        <w:t xml:space="preserve">obtained in an aberration corrected </w:t>
      </w:r>
      <w:r w:rsidR="00DF4817" w:rsidRPr="0087198A">
        <w:rPr>
          <w:rFonts w:eastAsia="Times New Roman"/>
          <w:sz w:val="24"/>
          <w:szCs w:val="24"/>
        </w:rPr>
        <w:t>scanning transmission electron microscop</w:t>
      </w:r>
      <w:r w:rsidR="00DF4817">
        <w:rPr>
          <w:rFonts w:eastAsia="Times New Roman"/>
          <w:sz w:val="24"/>
          <w:szCs w:val="24"/>
        </w:rPr>
        <w:t>e</w:t>
      </w:r>
      <w:r w:rsidR="00DF4817" w:rsidRPr="0087198A">
        <w:rPr>
          <w:rFonts w:eastAsia="Times New Roman"/>
          <w:sz w:val="24"/>
          <w:szCs w:val="24"/>
        </w:rPr>
        <w:t xml:space="preserve"> (STEM) </w:t>
      </w:r>
      <w:r w:rsidRPr="0087198A">
        <w:rPr>
          <w:rFonts w:eastAsia="Times New Roman"/>
          <w:sz w:val="24"/>
          <w:szCs w:val="24"/>
        </w:rPr>
        <w:t xml:space="preserve">show flat, epitaxial </w:t>
      </w:r>
      <w:r w:rsidR="00417B9A" w:rsidRPr="000B35C1">
        <w:rPr>
          <w:rFonts w:eastAsia="Times New Roman"/>
          <w:i/>
          <w:sz w:val="24"/>
          <w:szCs w:val="24"/>
        </w:rPr>
        <w:t>c</w:t>
      </w:r>
      <w:r w:rsidR="00417B9A">
        <w:rPr>
          <w:rFonts w:eastAsia="Times New Roman"/>
          <w:sz w:val="24"/>
          <w:szCs w:val="24"/>
        </w:rPr>
        <w:t xml:space="preserve">-axis oriented </w:t>
      </w:r>
      <w:r w:rsidRPr="0087198A">
        <w:rPr>
          <w:rFonts w:eastAsia="Times New Roman"/>
          <w:sz w:val="24"/>
          <w:szCs w:val="24"/>
        </w:rPr>
        <w:t>YBCO growth consistent with XRD patterns</w:t>
      </w:r>
      <w:r w:rsidR="00707D39" w:rsidRPr="0087198A">
        <w:rPr>
          <w:rFonts w:eastAsia="Times New Roman"/>
          <w:sz w:val="24"/>
          <w:szCs w:val="24"/>
        </w:rPr>
        <w:t xml:space="preserve"> (Fig. 3</w:t>
      </w:r>
      <w:r w:rsidR="00C03DA6" w:rsidRPr="0087198A">
        <w:rPr>
          <w:rFonts w:eastAsia="Times New Roman"/>
          <w:sz w:val="24"/>
          <w:szCs w:val="24"/>
        </w:rPr>
        <w:t>A</w:t>
      </w:r>
      <w:r w:rsidR="00707D39" w:rsidRPr="0087198A">
        <w:rPr>
          <w:rFonts w:eastAsia="Times New Roman"/>
          <w:sz w:val="24"/>
          <w:szCs w:val="24"/>
        </w:rPr>
        <w:t>)</w:t>
      </w:r>
      <w:r w:rsidRPr="0087198A">
        <w:rPr>
          <w:rFonts w:eastAsia="Times New Roman"/>
          <w:sz w:val="24"/>
          <w:szCs w:val="24"/>
        </w:rPr>
        <w:t>. The layered structure of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 xml:space="preserve">7-δ </w:t>
      </w:r>
      <w:r w:rsidRPr="0087198A">
        <w:rPr>
          <w:rFonts w:eastAsia="Times New Roman"/>
          <w:sz w:val="24"/>
          <w:szCs w:val="24"/>
        </w:rPr>
        <w:t xml:space="preserve">is well resolved, </w:t>
      </w:r>
      <w:r w:rsidR="00C03DA6" w:rsidRPr="0087198A">
        <w:rPr>
          <w:rFonts w:eastAsia="Times New Roman"/>
          <w:sz w:val="24"/>
          <w:szCs w:val="24"/>
        </w:rPr>
        <w:t xml:space="preserve">as illustrated in a zoomed-in view </w:t>
      </w:r>
      <w:r w:rsidR="009C46CF" w:rsidRPr="0087198A">
        <w:rPr>
          <w:rFonts w:eastAsia="Times New Roman"/>
          <w:sz w:val="24"/>
          <w:szCs w:val="24"/>
        </w:rPr>
        <w:t xml:space="preserve">of the STO/YBCO interface </w:t>
      </w:r>
      <w:r w:rsidR="00C03DA6" w:rsidRPr="0087198A">
        <w:rPr>
          <w:rFonts w:eastAsia="Times New Roman"/>
          <w:sz w:val="24"/>
          <w:szCs w:val="24"/>
        </w:rPr>
        <w:t>shown in Fig. 3A inset</w:t>
      </w:r>
      <w:r w:rsidR="00365252" w:rsidRPr="0087198A">
        <w:rPr>
          <w:rFonts w:eastAsia="Times New Roman"/>
          <w:sz w:val="24"/>
          <w:szCs w:val="24"/>
        </w:rPr>
        <w:t xml:space="preserve"> (right half of the inset)</w:t>
      </w:r>
      <w:r w:rsidR="00C03DA6" w:rsidRPr="0087198A">
        <w:rPr>
          <w:rFonts w:eastAsia="Times New Roman"/>
          <w:sz w:val="24"/>
          <w:szCs w:val="24"/>
        </w:rPr>
        <w:t xml:space="preserve">. </w:t>
      </w:r>
      <w:r w:rsidR="0095185F" w:rsidRPr="0087198A">
        <w:rPr>
          <w:rFonts w:eastAsia="Times New Roman"/>
          <w:sz w:val="24"/>
          <w:szCs w:val="24"/>
        </w:rPr>
        <w:t>The CuO chain</w:t>
      </w:r>
      <w:r w:rsidR="00DF4817">
        <w:rPr>
          <w:rFonts w:eastAsia="Times New Roman"/>
          <w:sz w:val="24"/>
          <w:szCs w:val="24"/>
        </w:rPr>
        <w:t>s</w:t>
      </w:r>
      <w:r w:rsidR="0095185F" w:rsidRPr="0087198A">
        <w:rPr>
          <w:rFonts w:eastAsia="Times New Roman"/>
          <w:sz w:val="24"/>
          <w:szCs w:val="24"/>
        </w:rPr>
        <w:t xml:space="preserve"> </w:t>
      </w:r>
      <w:r w:rsidR="00DF4817">
        <w:rPr>
          <w:rFonts w:eastAsia="Times New Roman"/>
          <w:sz w:val="24"/>
          <w:szCs w:val="24"/>
        </w:rPr>
        <w:t>are clearly</w:t>
      </w:r>
      <w:r w:rsidR="00DF4817" w:rsidRPr="0087198A">
        <w:rPr>
          <w:rFonts w:eastAsia="Times New Roman"/>
          <w:sz w:val="24"/>
          <w:szCs w:val="24"/>
        </w:rPr>
        <w:t xml:space="preserve"> </w:t>
      </w:r>
      <w:r w:rsidR="0095185F" w:rsidRPr="0087198A">
        <w:rPr>
          <w:rFonts w:eastAsia="Times New Roman"/>
          <w:sz w:val="24"/>
          <w:szCs w:val="24"/>
        </w:rPr>
        <w:t>manifested as dark</w:t>
      </w:r>
      <w:r w:rsidR="00DF4817">
        <w:rPr>
          <w:rFonts w:eastAsia="Times New Roman"/>
          <w:sz w:val="24"/>
          <w:szCs w:val="24"/>
        </w:rPr>
        <w:t>er</w:t>
      </w:r>
      <w:r w:rsidR="0095185F" w:rsidRPr="0087198A">
        <w:rPr>
          <w:rFonts w:eastAsia="Times New Roman"/>
          <w:sz w:val="24"/>
          <w:szCs w:val="24"/>
        </w:rPr>
        <w:t xml:space="preserve"> contrast region</w:t>
      </w:r>
      <w:r w:rsidR="00DF4817">
        <w:rPr>
          <w:rFonts w:eastAsia="Times New Roman"/>
          <w:sz w:val="24"/>
          <w:szCs w:val="24"/>
        </w:rPr>
        <w:t>s located</w:t>
      </w:r>
      <w:r w:rsidR="0095185F" w:rsidRPr="0087198A">
        <w:rPr>
          <w:rFonts w:eastAsia="Times New Roman"/>
          <w:sz w:val="24"/>
          <w:szCs w:val="24"/>
        </w:rPr>
        <w:t xml:space="preserve"> between </w:t>
      </w:r>
      <w:r w:rsidR="00365252" w:rsidRPr="0087198A">
        <w:rPr>
          <w:rFonts w:eastAsia="Times New Roman"/>
          <w:sz w:val="24"/>
          <w:szCs w:val="24"/>
        </w:rPr>
        <w:t xml:space="preserve">perovskite blocks </w:t>
      </w:r>
      <w:r w:rsidR="00DF4817">
        <w:rPr>
          <w:rFonts w:eastAsia="Times New Roman"/>
          <w:sz w:val="24"/>
          <w:szCs w:val="24"/>
        </w:rPr>
        <w:t xml:space="preserve">consisting </w:t>
      </w:r>
      <w:r w:rsidR="00365252" w:rsidRPr="0087198A">
        <w:rPr>
          <w:rFonts w:eastAsia="Times New Roman"/>
          <w:sz w:val="24"/>
          <w:szCs w:val="24"/>
        </w:rPr>
        <w:t xml:space="preserve">of </w:t>
      </w:r>
      <w:r w:rsidR="0095185F" w:rsidRPr="0087198A">
        <w:rPr>
          <w:rFonts w:eastAsia="Times New Roman"/>
          <w:sz w:val="24"/>
          <w:szCs w:val="24"/>
        </w:rPr>
        <w:t>BaO-CuO</w:t>
      </w:r>
      <w:r w:rsidR="0095185F" w:rsidRPr="0087198A">
        <w:rPr>
          <w:rFonts w:eastAsia="Times New Roman"/>
          <w:sz w:val="24"/>
          <w:szCs w:val="24"/>
          <w:vertAlign w:val="subscript"/>
        </w:rPr>
        <w:t>2</w:t>
      </w:r>
      <w:r w:rsidR="0095185F" w:rsidRPr="0087198A">
        <w:rPr>
          <w:rFonts w:eastAsia="Times New Roman"/>
          <w:sz w:val="24"/>
          <w:szCs w:val="24"/>
        </w:rPr>
        <w:t>-Y-CuO</w:t>
      </w:r>
      <w:r w:rsidR="0095185F" w:rsidRPr="0087198A">
        <w:rPr>
          <w:rFonts w:eastAsia="Times New Roman"/>
          <w:sz w:val="24"/>
          <w:szCs w:val="24"/>
          <w:vertAlign w:val="subscript"/>
        </w:rPr>
        <w:t>2</w:t>
      </w:r>
      <w:r w:rsidR="0095185F" w:rsidRPr="0087198A">
        <w:rPr>
          <w:rFonts w:eastAsia="Times New Roman"/>
          <w:sz w:val="24"/>
          <w:szCs w:val="24"/>
        </w:rPr>
        <w:t>-BaO</w:t>
      </w:r>
      <w:r w:rsidR="00DF4817">
        <w:rPr>
          <w:rFonts w:eastAsia="Times New Roman"/>
          <w:sz w:val="24"/>
          <w:szCs w:val="24"/>
        </w:rPr>
        <w:t>, which exhibit a brighter contrast due to the higher average Z-number</w:t>
      </w:r>
      <w:r w:rsidR="00365252" w:rsidRPr="0087198A">
        <w:rPr>
          <w:rFonts w:eastAsia="Times New Roman"/>
          <w:sz w:val="24"/>
          <w:szCs w:val="24"/>
        </w:rPr>
        <w:t>. A</w:t>
      </w:r>
      <w:r w:rsidR="0096173A" w:rsidRPr="0087198A">
        <w:rPr>
          <w:rFonts w:eastAsia="Times New Roman"/>
          <w:sz w:val="24"/>
          <w:szCs w:val="24"/>
        </w:rPr>
        <w:t xml:space="preserve"> number of</w:t>
      </w:r>
      <w:r w:rsidR="00510AE4" w:rsidRPr="0087198A">
        <w:rPr>
          <w:rFonts w:eastAsia="Times New Roman"/>
          <w:sz w:val="24"/>
          <w:szCs w:val="24"/>
        </w:rPr>
        <w:t xml:space="preserve"> </w:t>
      </w:r>
      <w:r w:rsidR="0064427C" w:rsidRPr="0087198A">
        <w:rPr>
          <w:rFonts w:eastAsia="Times New Roman"/>
          <w:sz w:val="24"/>
          <w:szCs w:val="24"/>
        </w:rPr>
        <w:t xml:space="preserve">CuO </w:t>
      </w:r>
      <w:r w:rsidR="00510AE4" w:rsidRPr="0087198A">
        <w:rPr>
          <w:rFonts w:eastAsia="Times New Roman"/>
          <w:sz w:val="24"/>
          <w:szCs w:val="24"/>
        </w:rPr>
        <w:t xml:space="preserve">stacking faults, which disrupt the </w:t>
      </w:r>
      <w:r w:rsidR="0096173A" w:rsidRPr="0087198A">
        <w:rPr>
          <w:rFonts w:eastAsia="Times New Roman"/>
          <w:sz w:val="24"/>
          <w:szCs w:val="24"/>
        </w:rPr>
        <w:t>YBCO epitaxy</w:t>
      </w:r>
      <w:r w:rsidR="00510AE4" w:rsidRPr="0087198A">
        <w:rPr>
          <w:rFonts w:eastAsia="Times New Roman"/>
          <w:sz w:val="24"/>
          <w:szCs w:val="24"/>
        </w:rPr>
        <w:t xml:space="preserve">, </w:t>
      </w:r>
      <w:r w:rsidR="0096173A" w:rsidRPr="0087198A">
        <w:rPr>
          <w:rFonts w:eastAsia="Times New Roman"/>
          <w:sz w:val="24"/>
          <w:szCs w:val="24"/>
        </w:rPr>
        <w:t>are found in</w:t>
      </w:r>
      <w:r w:rsidR="00510AE4" w:rsidRPr="0087198A">
        <w:rPr>
          <w:rFonts w:eastAsia="Times New Roman"/>
          <w:sz w:val="24"/>
          <w:szCs w:val="24"/>
        </w:rPr>
        <w:t xml:space="preserve"> the </w:t>
      </w:r>
      <w:r w:rsidR="0064427C" w:rsidRPr="0087198A">
        <w:rPr>
          <w:rFonts w:eastAsia="Times New Roman"/>
          <w:sz w:val="24"/>
          <w:szCs w:val="24"/>
        </w:rPr>
        <w:t>imaged region</w:t>
      </w:r>
      <w:r w:rsidR="0096173A" w:rsidRPr="0087198A">
        <w:rPr>
          <w:rFonts w:eastAsia="Times New Roman"/>
          <w:sz w:val="24"/>
          <w:szCs w:val="24"/>
        </w:rPr>
        <w:t xml:space="preserve"> of Fig. 3A, highlighted by red dashed lines</w:t>
      </w:r>
      <w:r w:rsidR="00510AE4" w:rsidRPr="0087198A">
        <w:rPr>
          <w:rFonts w:eastAsia="Times New Roman"/>
          <w:sz w:val="24"/>
          <w:szCs w:val="24"/>
        </w:rPr>
        <w:t xml:space="preserve">. </w:t>
      </w:r>
      <w:r w:rsidR="0064427C" w:rsidRPr="0087198A">
        <w:rPr>
          <w:rFonts w:eastAsia="Times New Roman"/>
          <w:sz w:val="24"/>
          <w:szCs w:val="24"/>
        </w:rPr>
        <w:t>In the Gd (3 nm)</w:t>
      </w:r>
      <w:r w:rsidR="00763CAF" w:rsidRPr="0087198A">
        <w:rPr>
          <w:rFonts w:eastAsia="Times New Roman"/>
          <w:sz w:val="24"/>
          <w:szCs w:val="24"/>
        </w:rPr>
        <w:t>/YBCO</w:t>
      </w:r>
      <w:r w:rsidR="0064427C" w:rsidRPr="0087198A">
        <w:rPr>
          <w:rFonts w:eastAsia="Times New Roman"/>
          <w:sz w:val="24"/>
          <w:szCs w:val="24"/>
        </w:rPr>
        <w:t xml:space="preserve"> sample, the lateral extent of the</w:t>
      </w:r>
      <w:r w:rsidR="00531222" w:rsidRPr="0087198A">
        <w:rPr>
          <w:rFonts w:eastAsia="Times New Roman"/>
          <w:sz w:val="24"/>
          <w:szCs w:val="24"/>
        </w:rPr>
        <w:t>se</w:t>
      </w:r>
      <w:r w:rsidR="0064427C" w:rsidRPr="0087198A">
        <w:rPr>
          <w:rFonts w:eastAsia="Times New Roman"/>
          <w:sz w:val="24"/>
          <w:szCs w:val="24"/>
        </w:rPr>
        <w:t xml:space="preserve"> stacking faults increases</w:t>
      </w:r>
      <w:r w:rsidR="00EE50CA" w:rsidRPr="0087198A">
        <w:rPr>
          <w:rFonts w:eastAsia="Times New Roman"/>
          <w:sz w:val="24"/>
          <w:szCs w:val="24"/>
        </w:rPr>
        <w:t xml:space="preserve"> as </w:t>
      </w:r>
      <w:r w:rsidR="0074286D" w:rsidRPr="0087198A">
        <w:rPr>
          <w:rFonts w:eastAsia="Times New Roman"/>
          <w:sz w:val="24"/>
          <w:szCs w:val="24"/>
        </w:rPr>
        <w:t>the film becomes increasingly oxygen deficient</w:t>
      </w:r>
      <w:r w:rsidR="007C661F" w:rsidRPr="0087198A">
        <w:rPr>
          <w:rFonts w:eastAsia="Times New Roman"/>
          <w:sz w:val="24"/>
          <w:szCs w:val="24"/>
        </w:rPr>
        <w:t>, as highlighted by the red dashed lines in Fig. 3B</w:t>
      </w:r>
      <w:r w:rsidR="00510AE4" w:rsidRPr="0087198A">
        <w:rPr>
          <w:rFonts w:eastAsia="Times New Roman"/>
          <w:sz w:val="24"/>
          <w:szCs w:val="24"/>
        </w:rPr>
        <w:t>.</w:t>
      </w:r>
      <w:r w:rsidR="00F623F3" w:rsidRPr="0087198A">
        <w:rPr>
          <w:rFonts w:eastAsia="Times New Roman"/>
          <w:sz w:val="24"/>
          <w:szCs w:val="24"/>
        </w:rPr>
        <w:t xml:space="preserve"> An example is illustrated in Fig. 3B inset, where a CuO stacking fault </w:t>
      </w:r>
      <w:r w:rsidR="006679A3">
        <w:rPr>
          <w:rFonts w:eastAsia="Times New Roman"/>
          <w:sz w:val="24"/>
          <w:szCs w:val="24"/>
        </w:rPr>
        <w:t xml:space="preserve">consisting in multiple CuO chain layers </w:t>
      </w:r>
      <w:r w:rsidR="00F623F3" w:rsidRPr="0087198A">
        <w:rPr>
          <w:rFonts w:eastAsia="Times New Roman"/>
          <w:sz w:val="24"/>
          <w:szCs w:val="24"/>
        </w:rPr>
        <w:t>is seen as a wider, dark-contrast region in the middle of bright contrast perovskite blocks.</w:t>
      </w:r>
      <w:r w:rsidR="00510AE4" w:rsidRPr="0087198A">
        <w:rPr>
          <w:rFonts w:eastAsia="Times New Roman"/>
          <w:sz w:val="24"/>
          <w:szCs w:val="24"/>
        </w:rPr>
        <w:t xml:space="preserve"> </w:t>
      </w:r>
      <w:r w:rsidR="008A3817" w:rsidRPr="0087198A">
        <w:rPr>
          <w:rFonts w:eastAsia="Times New Roman"/>
          <w:sz w:val="24"/>
          <w:szCs w:val="24"/>
        </w:rPr>
        <w:t>T</w:t>
      </w:r>
      <w:r w:rsidR="00510AE4" w:rsidRPr="0087198A">
        <w:rPr>
          <w:rFonts w:eastAsia="Times New Roman"/>
          <w:sz w:val="24"/>
          <w:szCs w:val="24"/>
        </w:rPr>
        <w:t xml:space="preserve">he </w:t>
      </w:r>
      <w:r w:rsidR="0064427C" w:rsidRPr="0087198A">
        <w:rPr>
          <w:rFonts w:eastAsia="Times New Roman"/>
          <w:sz w:val="24"/>
          <w:szCs w:val="24"/>
        </w:rPr>
        <w:t>number of</w:t>
      </w:r>
      <w:r w:rsidR="00510AE4" w:rsidRPr="0087198A">
        <w:rPr>
          <w:rFonts w:eastAsia="Times New Roman"/>
          <w:sz w:val="24"/>
          <w:szCs w:val="24"/>
        </w:rPr>
        <w:t xml:space="preserve"> stacking faults </w:t>
      </w:r>
      <w:r w:rsidR="006E773B" w:rsidRPr="0087198A">
        <w:rPr>
          <w:rFonts w:eastAsia="Times New Roman"/>
          <w:sz w:val="24"/>
          <w:szCs w:val="24"/>
        </w:rPr>
        <w:t xml:space="preserve">increases </w:t>
      </w:r>
      <w:r w:rsidR="001F046E" w:rsidRPr="0087198A">
        <w:rPr>
          <w:rFonts w:eastAsia="Times New Roman"/>
          <w:sz w:val="24"/>
          <w:szCs w:val="24"/>
        </w:rPr>
        <w:t xml:space="preserve">even </w:t>
      </w:r>
      <w:r w:rsidR="006E773B" w:rsidRPr="0087198A">
        <w:rPr>
          <w:rFonts w:eastAsia="Times New Roman"/>
          <w:sz w:val="24"/>
          <w:szCs w:val="24"/>
        </w:rPr>
        <w:t>further for</w:t>
      </w:r>
      <w:r w:rsidR="00BD3190" w:rsidRPr="0087198A">
        <w:rPr>
          <w:rFonts w:eastAsia="Times New Roman"/>
          <w:sz w:val="24"/>
          <w:szCs w:val="24"/>
        </w:rPr>
        <w:t xml:space="preserve"> the</w:t>
      </w:r>
      <w:r w:rsidR="006E773B" w:rsidRPr="0087198A">
        <w:rPr>
          <w:rFonts w:eastAsia="Times New Roman"/>
          <w:sz w:val="24"/>
          <w:szCs w:val="24"/>
        </w:rPr>
        <w:t xml:space="preserve"> Gd (20 nm)</w:t>
      </w:r>
      <w:r w:rsidR="00BD3190" w:rsidRPr="0087198A">
        <w:rPr>
          <w:rFonts w:eastAsia="Times New Roman"/>
          <w:sz w:val="24"/>
          <w:szCs w:val="24"/>
        </w:rPr>
        <w:t>/YBCO sample</w:t>
      </w:r>
      <w:r w:rsidR="0064427C" w:rsidRPr="0087198A">
        <w:rPr>
          <w:rFonts w:eastAsia="Times New Roman"/>
          <w:sz w:val="24"/>
          <w:szCs w:val="24"/>
        </w:rPr>
        <w:t>, but these defects</w:t>
      </w:r>
      <w:r w:rsidR="00600520" w:rsidRPr="0087198A">
        <w:rPr>
          <w:rFonts w:eastAsia="Times New Roman"/>
          <w:sz w:val="24"/>
          <w:szCs w:val="24"/>
        </w:rPr>
        <w:t xml:space="preserve"> are more</w:t>
      </w:r>
      <w:r w:rsidR="0064427C" w:rsidRPr="0087198A">
        <w:rPr>
          <w:rFonts w:eastAsia="Times New Roman"/>
          <w:sz w:val="24"/>
          <w:szCs w:val="24"/>
        </w:rPr>
        <w:t xml:space="preserve"> fragmented than </w:t>
      </w:r>
      <w:r w:rsidR="003C6E09" w:rsidRPr="0087198A">
        <w:rPr>
          <w:rFonts w:eastAsia="Times New Roman"/>
          <w:sz w:val="24"/>
          <w:szCs w:val="24"/>
        </w:rPr>
        <w:t xml:space="preserve">those observed </w:t>
      </w:r>
      <w:r w:rsidR="0064427C" w:rsidRPr="0087198A">
        <w:rPr>
          <w:rFonts w:eastAsia="Times New Roman"/>
          <w:sz w:val="24"/>
          <w:szCs w:val="24"/>
        </w:rPr>
        <w:t>for</w:t>
      </w:r>
      <w:r w:rsidR="00510AE4" w:rsidRPr="0087198A">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BD3190" w:rsidRPr="0087198A">
        <w:rPr>
          <w:rFonts w:eastAsia="Times New Roman"/>
          <w:sz w:val="24"/>
          <w:szCs w:val="24"/>
        </w:rPr>
        <w:t xml:space="preserve">, as shown in Fig. 3C. </w:t>
      </w:r>
      <w:commentRangeStart w:id="56"/>
      <w:r w:rsidR="00BD3190" w:rsidRPr="0087198A">
        <w:rPr>
          <w:rFonts w:eastAsia="Times New Roman"/>
          <w:sz w:val="24"/>
          <w:szCs w:val="24"/>
        </w:rPr>
        <w:t>Effectively these defects “carve out” the epitaxial YBCO film into smaller crystallites</w:t>
      </w:r>
      <w:commentRangeEnd w:id="56"/>
      <w:r w:rsidR="00C61961">
        <w:rPr>
          <w:rStyle w:val="CommentReference"/>
          <w:rFonts w:eastAsia="Times New Roman"/>
        </w:rPr>
        <w:commentReference w:id="56"/>
      </w:r>
      <w:r w:rsidR="00BD3190" w:rsidRPr="0087198A">
        <w:rPr>
          <w:rFonts w:eastAsia="Times New Roman"/>
          <w:sz w:val="24"/>
          <w:szCs w:val="24"/>
        </w:rPr>
        <w:t xml:space="preserve">, consistent with the aforementioned </w:t>
      </w:r>
      <w:r w:rsidR="00FE3D6E" w:rsidRPr="0087198A">
        <w:rPr>
          <w:rFonts w:eastAsia="Times New Roman"/>
          <w:sz w:val="24"/>
          <w:szCs w:val="24"/>
        </w:rPr>
        <w:t xml:space="preserve">much </w:t>
      </w:r>
      <w:ins w:id="57" w:author="pdmurray" w:date="2018-10-23T21:40:00Z">
        <w:r w:rsidR="00F1485E">
          <w:rPr>
            <w:rFonts w:eastAsia="Times New Roman"/>
            <w:sz w:val="24"/>
            <w:szCs w:val="24"/>
          </w:rPr>
          <w:t xml:space="preserve">increased </w:t>
        </w:r>
      </w:ins>
      <w:del w:id="58" w:author="pdmurray" w:date="2018-10-23T21:40:00Z">
        <w:r w:rsidR="00FE3D6E" w:rsidRPr="0087198A" w:rsidDel="00F1485E">
          <w:rPr>
            <w:rFonts w:eastAsia="Times New Roman"/>
            <w:sz w:val="24"/>
            <w:szCs w:val="24"/>
          </w:rPr>
          <w:delText>reduced crystallite size</w:delText>
        </w:r>
        <w:r w:rsidR="00BD3190" w:rsidRPr="0087198A" w:rsidDel="00F1485E">
          <w:rPr>
            <w:rFonts w:eastAsia="Times New Roman"/>
            <w:sz w:val="24"/>
            <w:szCs w:val="24"/>
          </w:rPr>
          <w:delText xml:space="preserve"> extracted from </w:delText>
        </w:r>
      </w:del>
      <w:r w:rsidR="00BD3190" w:rsidRPr="0087198A">
        <w:rPr>
          <w:rFonts w:eastAsia="Times New Roman"/>
          <w:sz w:val="24"/>
          <w:szCs w:val="24"/>
        </w:rPr>
        <w:t>XRD peak width.</w:t>
      </w:r>
      <w:r w:rsidR="00DF4817">
        <w:rPr>
          <w:rFonts w:eastAsia="Times New Roman"/>
          <w:sz w:val="24"/>
          <w:szCs w:val="24"/>
        </w:rPr>
        <w:t xml:space="preserve"> </w:t>
      </w:r>
      <w:r w:rsidRPr="0087198A">
        <w:rPr>
          <w:rFonts w:eastAsia="Times New Roman"/>
          <w:sz w:val="24"/>
          <w:szCs w:val="24"/>
        </w:rPr>
        <w:t xml:space="preserve">Examples of similar stacking faults have been </w:t>
      </w:r>
      <w:r w:rsidR="00C87D4A" w:rsidRPr="0087198A">
        <w:rPr>
          <w:rFonts w:eastAsia="Times New Roman"/>
          <w:sz w:val="24"/>
          <w:szCs w:val="24"/>
        </w:rPr>
        <w:lastRenderedPageBreak/>
        <w:t xml:space="preserve">previously </w:t>
      </w:r>
      <w:r w:rsidRPr="0087198A">
        <w:rPr>
          <w:rFonts w:eastAsia="Times New Roman"/>
          <w:sz w:val="24"/>
          <w:szCs w:val="24"/>
        </w:rPr>
        <w:t xml:space="preserve">reported in </w:t>
      </w:r>
      <w:r w:rsidR="00F43690" w:rsidRPr="0087198A">
        <w:rPr>
          <w:rFonts w:eastAsia="Times New Roman"/>
          <w:sz w:val="24"/>
          <w:szCs w:val="24"/>
        </w:rPr>
        <w:t>pulse</w:t>
      </w:r>
      <w:r w:rsidR="00175A36">
        <w:rPr>
          <w:rFonts w:eastAsia="Times New Roman"/>
          <w:sz w:val="24"/>
          <w:szCs w:val="24"/>
        </w:rPr>
        <w:t>d</w:t>
      </w:r>
      <w:r w:rsidR="00F43690" w:rsidRPr="0087198A">
        <w:rPr>
          <w:rFonts w:eastAsia="Times New Roman"/>
          <w:sz w:val="24"/>
          <w:szCs w:val="24"/>
        </w:rPr>
        <w:t xml:space="preserve"> </w:t>
      </w:r>
      <w:r w:rsidR="00C87D4A" w:rsidRPr="0087198A">
        <w:rPr>
          <w:rFonts w:eastAsia="Times New Roman"/>
          <w:sz w:val="24"/>
          <w:szCs w:val="24"/>
        </w:rPr>
        <w:t>laser deposited</w:t>
      </w:r>
      <w:r w:rsidRPr="0087198A">
        <w:rPr>
          <w:rFonts w:eastAsia="Times New Roman"/>
          <w:sz w:val="24"/>
          <w:szCs w:val="24"/>
        </w:rPr>
        <w:t xml:space="preserve"> films of YBCO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28</w:t>
      </w:r>
      <w:r w:rsidR="009A0A08" w:rsidRPr="009A0A08">
        <w:rPr>
          <w:rFonts w:eastAsia="Times New Roman"/>
          <w:noProof/>
          <w:sz w:val="24"/>
          <w:szCs w:val="24"/>
        </w:rPr>
        <w:t>–</w:t>
      </w:r>
      <w:r w:rsidR="009A0A08" w:rsidRPr="009A0A08">
        <w:rPr>
          <w:rFonts w:eastAsia="Times New Roman"/>
          <w:i/>
          <w:noProof/>
          <w:sz w:val="24"/>
          <w:szCs w:val="24"/>
        </w:rPr>
        <w:t>30</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w:t>
      </w:r>
      <w:r w:rsidR="00782A31" w:rsidRPr="0087198A">
        <w:rPr>
          <w:rFonts w:eastAsia="Times New Roman"/>
          <w:sz w:val="24"/>
          <w:szCs w:val="24"/>
        </w:rPr>
        <w:t>and</w:t>
      </w:r>
      <w:r w:rsidRPr="0087198A">
        <w:rPr>
          <w:rFonts w:eastAsia="Times New Roman"/>
          <w:sz w:val="24"/>
          <w:szCs w:val="24"/>
        </w:rPr>
        <w:t xml:space="preserve"> attributed to the limited atomic diffusion range under typical </w:t>
      </w:r>
      <w:r w:rsidR="00F43690" w:rsidRPr="0087198A">
        <w:rPr>
          <w:rFonts w:eastAsia="Times New Roman"/>
          <w:sz w:val="24"/>
          <w:szCs w:val="24"/>
        </w:rPr>
        <w:t>PLD</w:t>
      </w:r>
      <w:r w:rsidRPr="0087198A">
        <w:rPr>
          <w:rFonts w:eastAsia="Times New Roman"/>
          <w:sz w:val="24"/>
          <w:szCs w:val="24"/>
        </w:rPr>
        <w:t xml:space="preserve"> conditions. Double- or multi</w:t>
      </w:r>
      <w:r w:rsidR="00782A31" w:rsidRPr="0087198A">
        <w:rPr>
          <w:rFonts w:eastAsia="Times New Roman"/>
          <w:sz w:val="24"/>
          <w:szCs w:val="24"/>
        </w:rPr>
        <w:t>ple</w:t>
      </w:r>
      <w:r w:rsidRPr="0087198A">
        <w:rPr>
          <w:rFonts w:eastAsia="Times New Roman"/>
          <w:sz w:val="24"/>
          <w:szCs w:val="24"/>
        </w:rPr>
        <w:t>-CuO stacking faults form different microstructural phases than optimally doped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w:t>
      </w:r>
      <w:commentRangeStart w:id="59"/>
      <w:commentRangeStart w:id="60"/>
      <w:r w:rsidRPr="0087198A">
        <w:rPr>
          <w:rFonts w:eastAsia="Times New Roman"/>
          <w:sz w:val="24"/>
          <w:szCs w:val="24"/>
        </w:rPr>
        <w:t>Y-123</w:t>
      </w:r>
      <w:commentRangeEnd w:id="59"/>
      <w:r w:rsidR="001F051B">
        <w:rPr>
          <w:rStyle w:val="CommentReference"/>
          <w:rFonts w:eastAsia="Times New Roman"/>
        </w:rPr>
        <w:commentReference w:id="59"/>
      </w:r>
      <w:commentRangeEnd w:id="60"/>
      <w:r w:rsidR="00B865F3">
        <w:rPr>
          <w:rStyle w:val="CommentReference"/>
          <w:rFonts w:eastAsia="Times New Roman"/>
        </w:rPr>
        <w:commentReference w:id="60"/>
      </w:r>
      <w:r w:rsidRPr="0087198A">
        <w:rPr>
          <w:rFonts w:eastAsia="Times New Roman"/>
          <w:sz w:val="24"/>
          <w:szCs w:val="24"/>
        </w:rPr>
        <w:t>, with numbers denoting cation stoichiometry), e.g. Y-124 and Y-</w:t>
      </w:r>
      <w:commentRangeStart w:id="61"/>
      <w:commentRangeStart w:id="62"/>
      <w:r w:rsidRPr="0087198A">
        <w:rPr>
          <w:rFonts w:eastAsia="Times New Roman"/>
          <w:sz w:val="24"/>
          <w:szCs w:val="24"/>
        </w:rPr>
        <w:t>247</w:t>
      </w:r>
      <w:commentRangeEnd w:id="61"/>
      <w:r w:rsidR="00635C1B">
        <w:rPr>
          <w:rStyle w:val="CommentReference"/>
          <w:rFonts w:eastAsia="Times New Roman"/>
        </w:rPr>
        <w:commentReference w:id="61"/>
      </w:r>
      <w:commentRangeEnd w:id="62"/>
      <w:r w:rsidR="00B865F3">
        <w:rPr>
          <w:rStyle w:val="CommentReference"/>
          <w:rFonts w:eastAsia="Times New Roman"/>
        </w:rPr>
        <w:commentReference w:id="62"/>
      </w:r>
      <w:r w:rsidR="005D108D">
        <w:rPr>
          <w:rFonts w:eastAsia="Times New Roman"/>
          <w:sz w:val="24"/>
          <w:szCs w:val="24"/>
        </w:rPr>
        <w:t xml:space="preserve"> </w:t>
      </w:r>
      <w:r w:rsidR="005D108D">
        <w:rPr>
          <w:rFonts w:eastAsia="Times New Roman"/>
          <w:sz w:val="24"/>
          <w:szCs w:val="24"/>
        </w:rPr>
        <w:fldChar w:fldCharType="begin" w:fldLock="1"/>
      </w:r>
      <w:r w:rsidR="005D108D">
        <w:rPr>
          <w:rFonts w:eastAsia="Times New Roman"/>
          <w:sz w:val="24"/>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i&gt;31&lt;/i&gt;)","plainTextFormattedCitation":"(31)","previouslyFormattedCitation":"(&lt;i&gt;31&lt;/i&gt;)"},"properties":{"noteIndex":0},"schema":"https://github.com/citation-style-language/schema/raw/master/csl-citation.json"}</w:instrText>
      </w:r>
      <w:r w:rsidR="005D108D">
        <w:rPr>
          <w:rFonts w:eastAsia="Times New Roman"/>
          <w:sz w:val="24"/>
          <w:szCs w:val="24"/>
        </w:rPr>
        <w:fldChar w:fldCharType="separate"/>
      </w:r>
      <w:r w:rsidR="005D108D" w:rsidRPr="005D108D">
        <w:rPr>
          <w:rFonts w:eastAsia="Times New Roman"/>
          <w:noProof/>
          <w:sz w:val="24"/>
          <w:szCs w:val="24"/>
        </w:rPr>
        <w:t>(</w:t>
      </w:r>
      <w:r w:rsidR="005D108D" w:rsidRPr="005D108D">
        <w:rPr>
          <w:rFonts w:eastAsia="Times New Roman"/>
          <w:i/>
          <w:noProof/>
          <w:sz w:val="24"/>
          <w:szCs w:val="24"/>
        </w:rPr>
        <w:t>31</w:t>
      </w:r>
      <w:r w:rsidR="005D108D" w:rsidRPr="005D108D">
        <w:rPr>
          <w:rFonts w:eastAsia="Times New Roman"/>
          <w:noProof/>
          <w:sz w:val="24"/>
          <w:szCs w:val="24"/>
        </w:rPr>
        <w:t>)</w:t>
      </w:r>
      <w:r w:rsidR="005D108D">
        <w:rPr>
          <w:rFonts w:eastAsia="Times New Roman"/>
          <w:sz w:val="24"/>
          <w:szCs w:val="24"/>
        </w:rPr>
        <w:fldChar w:fldCharType="end"/>
      </w:r>
      <w:r w:rsidR="00016500" w:rsidRPr="0087198A">
        <w:rPr>
          <w:rFonts w:eastAsia="Times New Roman"/>
          <w:sz w:val="24"/>
          <w:szCs w:val="24"/>
        </w:rPr>
        <w:t xml:space="preserve">. </w:t>
      </w:r>
      <w:r w:rsidR="001D5338" w:rsidRPr="0087198A">
        <w:rPr>
          <w:rFonts w:eastAsia="Times New Roman"/>
          <w:sz w:val="24"/>
          <w:szCs w:val="24"/>
        </w:rPr>
        <w:t xml:space="preserve">These defects directly alter the CuO chains, which act as charge reservoirs for superconductivity in the YBCO system. Accordingly, these types of </w:t>
      </w:r>
      <w:r w:rsidR="00A6599B" w:rsidRPr="0087198A">
        <w:rPr>
          <w:rFonts w:eastAsia="Times New Roman"/>
          <w:sz w:val="24"/>
          <w:szCs w:val="24"/>
        </w:rPr>
        <w:t>defects</w:t>
      </w:r>
      <w:r w:rsidR="001D5338" w:rsidRPr="0087198A">
        <w:rPr>
          <w:rFonts w:eastAsia="Times New Roman"/>
          <w:sz w:val="24"/>
          <w:szCs w:val="24"/>
        </w:rPr>
        <w:t xml:space="preserve"> </w:t>
      </w:r>
      <w:r w:rsidRPr="0087198A">
        <w:rPr>
          <w:rFonts w:eastAsia="Times New Roman"/>
          <w:sz w:val="24"/>
          <w:szCs w:val="24"/>
        </w:rPr>
        <w:t xml:space="preserve">affect the superconducting transition, and </w:t>
      </w:r>
      <w:r w:rsidR="001D5338" w:rsidRPr="0087198A">
        <w:rPr>
          <w:rFonts w:eastAsia="Times New Roman"/>
          <w:sz w:val="24"/>
          <w:szCs w:val="24"/>
        </w:rPr>
        <w:t xml:space="preserve">result in </w:t>
      </w:r>
      <w:r w:rsidRPr="0087198A">
        <w:rPr>
          <w:rFonts w:eastAsia="Times New Roman"/>
          <w:sz w:val="24"/>
          <w:szCs w:val="24"/>
        </w:rPr>
        <w:t>lower</w:t>
      </w:r>
      <w:r w:rsidR="001D5338" w:rsidRPr="0087198A">
        <w:rPr>
          <w:rFonts w:eastAsia="Times New Roman"/>
          <w:sz w:val="24"/>
          <w:szCs w:val="24"/>
        </w:rPr>
        <w:t>ed</w:t>
      </w:r>
      <w:r w:rsidRPr="0087198A">
        <w:rPr>
          <w:rFonts w:eastAsia="Times New Roman"/>
          <w:sz w:val="24"/>
          <w:szCs w:val="24"/>
        </w:rPr>
        <w:t xml:space="preserve"> critical temperatures </w:t>
      </w:r>
      <w:r w:rsidR="001D5338" w:rsidRPr="0087198A">
        <w:rPr>
          <w:rFonts w:eastAsia="Times New Roman"/>
          <w:sz w:val="24"/>
          <w:szCs w:val="24"/>
        </w:rPr>
        <w:t>as compared to</w:t>
      </w:r>
      <w:r w:rsidRPr="0087198A">
        <w:rPr>
          <w:rFonts w:eastAsia="Times New Roman"/>
          <w:sz w:val="24"/>
          <w:szCs w:val="24"/>
        </w:rPr>
        <w:t xml:space="preserve"> Y-123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964E48">
        <w:rPr>
          <w:rFonts w:ascii="Cambria Math" w:eastAsia="Times New Roman" w:hAnsi="Cambria Math" w:cs="Cambria Math"/>
          <w:sz w:val="24"/>
          <w:szCs w:val="24"/>
        </w:rPr>
        <w:instrText>≃</w:instrText>
      </w:r>
      <w:r w:rsidR="00964E48">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964E48">
        <w:rPr>
          <w:rFonts w:ascii="Cambria Math" w:eastAsia="Times New Roman" w:hAnsi="Cambria Math" w:cs="Cambria Math"/>
          <w:sz w:val="24"/>
          <w:szCs w:val="24"/>
        </w:rPr>
        <w:instrText>≃</w:instrText>
      </w:r>
      <w:r w:rsidR="00964E48">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i&gt;32&lt;/i&gt;–&lt;i&gt;34&lt;/i&gt;)","plainTextFormattedCitation":"(32–34)","previouslyFormattedCitation":"(&lt;i&gt;32&lt;/i&gt;–&lt;i&gt;35&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32</w:t>
      </w:r>
      <w:r w:rsidR="00964E48" w:rsidRPr="00964E48">
        <w:rPr>
          <w:rFonts w:eastAsia="Times New Roman"/>
          <w:noProof/>
          <w:sz w:val="24"/>
          <w:szCs w:val="24"/>
        </w:rPr>
        <w:t>–</w:t>
      </w:r>
      <w:r w:rsidR="00964E48" w:rsidRPr="00964E48">
        <w:rPr>
          <w:rFonts w:eastAsia="Times New Roman"/>
          <w:i/>
          <w:noProof/>
          <w:sz w:val="24"/>
          <w:szCs w:val="24"/>
        </w:rPr>
        <w:t>34</w:t>
      </w:r>
      <w:r w:rsidR="00964E48" w:rsidRPr="00964E4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198A">
        <w:rPr>
          <w:rFonts w:eastAsia="Times New Roman"/>
          <w:sz w:val="24"/>
          <w:szCs w:val="24"/>
        </w:rPr>
        <w:t xml:space="preserve">are directly correlated with </w:t>
      </w:r>
      <w:r w:rsidRPr="0087198A">
        <w:rPr>
          <w:rFonts w:eastAsia="Times New Roman"/>
          <w:sz w:val="24"/>
          <w:szCs w:val="24"/>
        </w:rPr>
        <w:t>the suppression of superconductivity.</w:t>
      </w:r>
    </w:p>
    <w:p w14:paraId="5FB5786C" w14:textId="229A1910" w:rsidR="00033AD2"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 xml:space="preserve">The extraction of oxygen was further probed by polarized neutron reflectometry (PNR), which provides a depth-resolved mapping of the nuclear scattering centers within the film. The converged depth profiles confirm </w:t>
      </w:r>
      <w:r w:rsidR="00220DDB" w:rsidRPr="0087198A">
        <w:rPr>
          <w:rFonts w:eastAsia="Times New Roman"/>
          <w:sz w:val="24"/>
          <w:szCs w:val="24"/>
        </w:rPr>
        <w:t xml:space="preserve">that </w:t>
      </w:r>
      <w:r w:rsidRPr="0087198A">
        <w:rPr>
          <w:rFonts w:eastAsia="Times New Roman"/>
          <w:sz w:val="24"/>
          <w:szCs w:val="24"/>
        </w:rPr>
        <w:t xml:space="preserve">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87198A">
        <w:rPr>
          <w:rFonts w:eastAsia="Times New Roman"/>
          <w:sz w:val="24"/>
          <w:szCs w:val="24"/>
        </w:rPr>
        <w:t>) of the as-grown film is similar to the calculated value for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w:t>
      </w:r>
      <w:r w:rsidRPr="0087198A">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00435855" w:rsidRPr="0087198A">
        <w:rPr>
          <w:rFonts w:eastAsia="Times New Roman"/>
          <w:sz w:val="24"/>
          <w:szCs w:val="24"/>
        </w:rPr>
        <w:t xml:space="preserve"> (Fig. 4A). </w:t>
      </w:r>
      <w:commentRangeStart w:id="63"/>
      <w:commentRangeStart w:id="64"/>
      <w:r w:rsidRPr="0087198A">
        <w:rPr>
          <w:rFonts w:eastAsia="Times New Roman"/>
          <w:sz w:val="24"/>
          <w:szCs w:val="24"/>
        </w:rPr>
        <w:t xml:space="preserve">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ins w:id="65" w:author="Yayoi Takamura" w:date="2018-10-22T20:59:00Z">
            <w:rPr>
              <w:rFonts w:ascii="Cambria Math" w:eastAsia="Cambria" w:hAnsi="Cambria Math" w:cs="Cambria"/>
              <w:sz w:val="24"/>
              <w:szCs w:val="24"/>
            </w:rPr>
            <m:t>,</m:t>
          </w:ins>
        </m:r>
      </m:oMath>
      <w:r w:rsidRPr="0087198A">
        <w:rPr>
          <w:rFonts w:eastAsia="Times New Roman"/>
          <w:sz w:val="24"/>
          <w:szCs w:val="24"/>
        </w:rPr>
        <w:t xml:space="preserve"> the YBCO layer increases in thickness, in qualitative agreement with the unit cell expansion observed in </w:t>
      </w:r>
      <w:commentRangeStart w:id="66"/>
      <w:commentRangeStart w:id="67"/>
      <w:r w:rsidRPr="0087198A">
        <w:rPr>
          <w:rFonts w:eastAsia="Times New Roman"/>
          <w:sz w:val="24"/>
          <w:szCs w:val="24"/>
        </w:rPr>
        <w:t>XRD</w:t>
      </w:r>
      <w:commentRangeEnd w:id="66"/>
      <w:r w:rsidR="003E698F">
        <w:rPr>
          <w:rStyle w:val="CommentReference"/>
          <w:rFonts w:eastAsia="Times New Roman"/>
        </w:rPr>
        <w:commentReference w:id="66"/>
      </w:r>
      <w:commentRangeEnd w:id="67"/>
      <w:r w:rsidR="00C61961">
        <w:rPr>
          <w:rStyle w:val="CommentReference"/>
          <w:rFonts w:eastAsia="Times New Roman"/>
        </w:rPr>
        <w:commentReference w:id="67"/>
      </w:r>
      <w:r w:rsidRPr="0087198A">
        <w:rPr>
          <w:rFonts w:eastAsia="Times New Roman"/>
          <w:sz w:val="24"/>
          <w:szCs w:val="24"/>
        </w:rPr>
        <w:t xml:space="preserve">. </w:t>
      </w:r>
      <w:commentRangeEnd w:id="63"/>
      <w:r w:rsidR="00D21EB9">
        <w:rPr>
          <w:rStyle w:val="CommentReference"/>
          <w:rFonts w:eastAsia="Times New Roman"/>
        </w:rPr>
        <w:commentReference w:id="63"/>
      </w:r>
      <w:commentRangeEnd w:id="64"/>
      <w:r w:rsidR="00B865F3">
        <w:rPr>
          <w:rStyle w:val="CommentReference"/>
          <w:rFonts w:eastAsia="Times New Roman"/>
        </w:rPr>
        <w:commentReference w:id="64"/>
      </w:r>
      <w:r w:rsidRPr="0087198A">
        <w:rPr>
          <w:rFonts w:eastAsia="Times New Roman"/>
          <w:sz w:val="24"/>
          <w:szCs w:val="24"/>
        </w:rPr>
        <w:t xml:space="preserve">Commensurate with the progressive increase in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the nuclear SLD decreases, particularly near the YBCO/Gd interface, consistent with the removal of oxygen from the YBCO</w:t>
      </w:r>
      <w:r w:rsidR="009737B4" w:rsidRPr="0087198A">
        <w:rPr>
          <w:rFonts w:eastAsia="Times New Roman"/>
          <w:sz w:val="24"/>
          <w:szCs w:val="24"/>
        </w:rPr>
        <w:t xml:space="preserve"> (Figs. 4B-4C)</w:t>
      </w:r>
      <w:r w:rsidR="00161C10" w:rsidRPr="0087198A">
        <w:rPr>
          <w:rFonts w:eastAsia="Times New Roman"/>
          <w:sz w:val="24"/>
          <w:szCs w:val="24"/>
        </w:rPr>
        <w:t>; furthermore, the oxygen-deficient layer</w:t>
      </w:r>
      <w:r w:rsidRPr="0087198A">
        <w:rPr>
          <w:rFonts w:eastAsia="Times New Roman"/>
          <w:sz w:val="24"/>
          <w:szCs w:val="24"/>
        </w:rPr>
        <w:t xml:space="preserve"> </w:t>
      </w:r>
      <w:r w:rsidR="00161C10" w:rsidRPr="0087198A">
        <w:rPr>
          <w:rFonts w:eastAsia="Times New Roman"/>
          <w:sz w:val="24"/>
          <w:szCs w:val="24"/>
        </w:rPr>
        <w:t>goes deeper into the YBCO film as the G</w:t>
      </w:r>
      <w:r w:rsidR="009737B4" w:rsidRPr="0087198A">
        <w:rPr>
          <w:rFonts w:eastAsia="Times New Roman"/>
          <w:sz w:val="24"/>
          <w:szCs w:val="24"/>
        </w:rPr>
        <w:t xml:space="preserve">d layer thickness is increased, as indicated by the deviation of the real part of </w:t>
      </w:r>
      <w:r w:rsidR="009737B4" w:rsidRPr="0087198A">
        <w:rPr>
          <w:rFonts w:ascii="Symbol" w:eastAsia="Times New Roman" w:hAnsi="Symbol"/>
          <w:i/>
          <w:sz w:val="24"/>
          <w:szCs w:val="24"/>
        </w:rPr>
        <w:t></w:t>
      </w:r>
      <w:r w:rsidR="009737B4" w:rsidRPr="0087198A">
        <w:rPr>
          <w:rFonts w:eastAsia="Times New Roman"/>
          <w:i/>
          <w:sz w:val="24"/>
          <w:szCs w:val="24"/>
          <w:vertAlign w:val="subscript"/>
        </w:rPr>
        <w:t>N</w:t>
      </w:r>
      <w:r w:rsidR="009737B4" w:rsidRPr="0087198A">
        <w:rPr>
          <w:rFonts w:eastAsia="Times New Roman"/>
          <w:sz w:val="24"/>
          <w:szCs w:val="24"/>
        </w:rPr>
        <w:t xml:space="preserve"> from that of the stoichiometric YBCO (grey lines). </w:t>
      </w:r>
      <w:r w:rsidRPr="0087198A">
        <w:rPr>
          <w:rFonts w:eastAsia="Times New Roman"/>
          <w:sz w:val="24"/>
          <w:szCs w:val="24"/>
        </w:rPr>
        <w:t xml:space="preserve">In addition to the </w:t>
      </w:r>
      <w:r w:rsidR="00A74750" w:rsidRPr="0087198A">
        <w:rPr>
          <w:rFonts w:eastAsia="Times New Roman"/>
          <w:sz w:val="24"/>
          <w:szCs w:val="24"/>
        </w:rPr>
        <w:t>real part of the</w:t>
      </w:r>
      <w:r w:rsidRPr="0087198A">
        <w:rPr>
          <w:rFonts w:eastAsia="Times New Roman"/>
          <w:sz w:val="24"/>
          <w:szCs w:val="24"/>
        </w:rPr>
        <w:t xml:space="preserve"> nuclear profile, the Gd layer is explicitly identifiable by the imaginary component of its SLD, which corresponds </w:t>
      </w:r>
      <w:r w:rsidR="007E7A75" w:rsidRPr="0087198A">
        <w:rPr>
          <w:rFonts w:eastAsia="Times New Roman"/>
          <w:sz w:val="24"/>
          <w:szCs w:val="24"/>
        </w:rPr>
        <w:t xml:space="preserve">to </w:t>
      </w:r>
      <w:r w:rsidRPr="0087198A">
        <w:rPr>
          <w:rFonts w:eastAsia="Times New Roman"/>
          <w:sz w:val="24"/>
          <w:szCs w:val="24"/>
        </w:rPr>
        <w:t xml:space="preserve">neutron absorption. Since Gd is the only significant neutron absorber present in this system, the </w:t>
      </w:r>
      <w:r w:rsidR="000D3A7D" w:rsidRPr="0087198A">
        <w:rPr>
          <w:rFonts w:eastAsia="Times New Roman"/>
          <w:sz w:val="24"/>
          <w:szCs w:val="24"/>
        </w:rPr>
        <w:t xml:space="preserve">location of the </w:t>
      </w:r>
      <w:r w:rsidRPr="0087198A">
        <w:rPr>
          <w:rFonts w:eastAsia="Times New Roman"/>
          <w:sz w:val="24"/>
          <w:szCs w:val="24"/>
        </w:rPr>
        <w:t xml:space="preserve">imaginary component of the nuclear SLD </w:t>
      </w:r>
      <w:r w:rsidR="000D3A7D" w:rsidRPr="0087198A">
        <w:rPr>
          <w:rFonts w:eastAsia="Times New Roman"/>
          <w:sz w:val="24"/>
          <w:szCs w:val="24"/>
        </w:rPr>
        <w:t>rules out</w:t>
      </w:r>
      <w:r w:rsidRPr="0087198A">
        <w:rPr>
          <w:rFonts w:eastAsia="Times New Roman"/>
          <w:sz w:val="24"/>
          <w:szCs w:val="24"/>
        </w:rPr>
        <w:t xml:space="preserve"> the possibility of YBCO/</w:t>
      </w:r>
      <w:commentRangeStart w:id="68"/>
      <w:commentRangeStart w:id="69"/>
      <w:r w:rsidRPr="0087198A">
        <w:rPr>
          <w:rFonts w:eastAsia="Times New Roman"/>
          <w:sz w:val="24"/>
          <w:szCs w:val="24"/>
        </w:rPr>
        <w:t xml:space="preserve">Gd </w:t>
      </w:r>
      <w:commentRangeEnd w:id="68"/>
      <w:r w:rsidR="00A76465">
        <w:rPr>
          <w:rStyle w:val="CommentReference"/>
          <w:rFonts w:eastAsia="Times New Roman"/>
        </w:rPr>
        <w:commentReference w:id="68"/>
      </w:r>
      <w:commentRangeEnd w:id="69"/>
      <w:r w:rsidR="00CC17B2">
        <w:rPr>
          <w:rStyle w:val="CommentReference"/>
          <w:rFonts w:eastAsia="Times New Roman"/>
        </w:rPr>
        <w:commentReference w:id="69"/>
      </w:r>
      <w:r w:rsidRPr="0087198A">
        <w:rPr>
          <w:rFonts w:eastAsia="Times New Roman"/>
          <w:sz w:val="24"/>
          <w:szCs w:val="24"/>
        </w:rPr>
        <w:t>interdiffusion.</w:t>
      </w:r>
    </w:p>
    <w:p w14:paraId="4FD9B827" w14:textId="3D85E7E6" w:rsidR="00033AD2" w:rsidRPr="0087198A" w:rsidRDefault="002B0DC4" w:rsidP="00033AD2">
      <w:pPr>
        <w:spacing w:after="160" w:line="480" w:lineRule="auto"/>
        <w:ind w:firstLine="720"/>
        <w:jc w:val="both"/>
        <w:rPr>
          <w:rFonts w:ascii="Calibri" w:hAnsi="Calibri" w:cs="Calibri"/>
          <w:sz w:val="24"/>
          <w:szCs w:val="24"/>
        </w:rPr>
      </w:pPr>
      <w:bookmarkStart w:id="70" w:name="_tyjcwt" w:colFirst="0" w:colLast="0"/>
      <w:bookmarkEnd w:id="70"/>
      <w:r>
        <w:rPr>
          <w:rFonts w:eastAsia="Times New Roman"/>
          <w:sz w:val="24"/>
          <w:szCs w:val="24"/>
        </w:rPr>
        <w:lastRenderedPageBreak/>
        <w:t>T</w:t>
      </w:r>
      <w:r w:rsidR="00033AD2" w:rsidRPr="0087198A">
        <w:rPr>
          <w:rFonts w:eastAsia="Times New Roman"/>
          <w:sz w:val="24"/>
          <w:szCs w:val="24"/>
        </w:rPr>
        <w:t xml:space="preserve">he PNR results are consistent with the extraction of oxygen from the YBCO, </w:t>
      </w:r>
      <w:r>
        <w:rPr>
          <w:rFonts w:eastAsia="Times New Roman"/>
          <w:sz w:val="24"/>
          <w:szCs w:val="24"/>
        </w:rPr>
        <w:t xml:space="preserve">and </w:t>
      </w:r>
      <w:r w:rsidR="00033AD2" w:rsidRPr="0087198A">
        <w:rPr>
          <w:rFonts w:eastAsia="Times New Roman"/>
          <w:sz w:val="24"/>
          <w:szCs w:val="24"/>
        </w:rPr>
        <w:t xml:space="preserve">fluorescence yield (FY) XAS measurements performed at the Cu </w:t>
      </w:r>
      <w:r w:rsidR="00033AD2" w:rsidRPr="0087198A">
        <w:rPr>
          <w:rFonts w:eastAsia="Times New Roman"/>
          <w:i/>
          <w:sz w:val="24"/>
          <w:szCs w:val="24"/>
        </w:rPr>
        <w:t>L</w:t>
      </w:r>
      <w:r w:rsidR="00033AD2" w:rsidRPr="0087198A">
        <w:rPr>
          <w:rFonts w:eastAsia="Times New Roman"/>
          <w:sz w:val="24"/>
          <w:szCs w:val="24"/>
          <w:vertAlign w:val="subscript"/>
        </w:rPr>
        <w:t>2,3</w:t>
      </w:r>
      <w:r w:rsidR="00033AD2" w:rsidRPr="0087198A">
        <w:rPr>
          <w:rFonts w:eastAsia="Times New Roman"/>
          <w:sz w:val="24"/>
          <w:szCs w:val="24"/>
        </w:rPr>
        <w:t xml:space="preserve">-edges directly confirm a change in the Cu valence </w:t>
      </w:r>
      <w:r>
        <w:rPr>
          <w:rFonts w:eastAsia="Times New Roman"/>
          <w:sz w:val="24"/>
          <w:szCs w:val="24"/>
        </w:rPr>
        <w:t xml:space="preserve">induced by </w:t>
      </w:r>
      <w:r w:rsidR="00033AD2" w:rsidRPr="0087198A">
        <w:rPr>
          <w:rFonts w:eastAsia="Times New Roman"/>
          <w:sz w:val="24"/>
          <w:szCs w:val="24"/>
        </w:rPr>
        <w:t>the oxygen extraction. The XA</w:t>
      </w:r>
      <w:r w:rsidR="000D3A7D" w:rsidRPr="0087198A">
        <w:rPr>
          <w:rFonts w:eastAsia="Times New Roman"/>
          <w:sz w:val="24"/>
          <w:szCs w:val="24"/>
        </w:rPr>
        <w:t>S</w:t>
      </w:r>
      <w:r w:rsidR="00033AD2" w:rsidRPr="0087198A">
        <w:rPr>
          <w:rFonts w:eastAsia="Times New Roman"/>
          <w:sz w:val="24"/>
          <w:szCs w:val="24"/>
        </w:rPr>
        <w:t xml:space="preserve"> results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D3A7D" w:rsidRPr="0087198A">
        <w:rPr>
          <w:rFonts w:eastAsia="Times New Roman"/>
          <w:sz w:val="24"/>
          <w:szCs w:val="24"/>
        </w:rPr>
        <w:t xml:space="preserve"> (Fig. 5). </w:t>
      </w:r>
      <w:r w:rsidR="00033AD2" w:rsidRPr="0087198A">
        <w:rPr>
          <w:rFonts w:eastAsia="Times New Roman"/>
          <w:sz w:val="24"/>
          <w:szCs w:val="24"/>
        </w:rPr>
        <w:t xml:space="preserve">Similar spectral shifts reported in other oxygen-deficient perovskite systems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36)","previouslyFormattedCitation":"(&lt;i&gt;36&lt;/i&gt;, &lt;i&gt;37&lt;/i&gt;)"},"properties":{"noteIndex":0},"schema":"https://github.com/citation-style-language/schema/raw/master/csl-citation.json"}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35</w:t>
      </w:r>
      <w:r w:rsidR="00964E48" w:rsidRPr="00964E48">
        <w:rPr>
          <w:rFonts w:eastAsia="Times New Roman"/>
          <w:noProof/>
          <w:sz w:val="24"/>
          <w:szCs w:val="24"/>
        </w:rPr>
        <w:t xml:space="preserve">, </w:t>
      </w:r>
      <w:r w:rsidR="00964E48" w:rsidRPr="00964E48">
        <w:rPr>
          <w:rFonts w:eastAsia="Times New Roman"/>
          <w:i/>
          <w:noProof/>
          <w:sz w:val="24"/>
          <w:szCs w:val="24"/>
        </w:rPr>
        <w:t>36</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ascii="Calibri" w:hAnsi="Calibri" w:cs="Calibri"/>
          <w:sz w:val="24"/>
          <w:szCs w:val="24"/>
        </w:rPr>
        <w:t xml:space="preserve"> </w:t>
      </w:r>
      <w:r w:rsidR="00033AD2" w:rsidRPr="0087198A">
        <w:rPr>
          <w:rFonts w:eastAsia="Times New Roman"/>
          <w:sz w:val="24"/>
          <w:szCs w:val="24"/>
        </w:rPr>
        <w:t xml:space="preserve">have been attributed to a decrease in the average Cu valence, the result of electrons returning to the Cu ions as oxygen is leached from the film. The shoulder </w:t>
      </w:r>
      <w:r w:rsidR="00CD569B" w:rsidRPr="0087198A">
        <w:rPr>
          <w:rFonts w:eastAsia="Times New Roman"/>
          <w:sz w:val="24"/>
          <w:szCs w:val="24"/>
        </w:rPr>
        <w:t>around 933 e</w:t>
      </w:r>
      <w:r w:rsidR="00033AD2" w:rsidRPr="0087198A">
        <w:rPr>
          <w:rFonts w:eastAsia="Times New Roman"/>
          <w:sz w:val="24"/>
          <w:szCs w:val="24"/>
        </w:rPr>
        <w:t>V in the as-grown YBCO spectra</w:t>
      </w:r>
      <w:r w:rsidR="00EA5E49" w:rsidRPr="0087198A">
        <w:rPr>
          <w:rFonts w:eastAsia="Times New Roman"/>
          <w:sz w:val="24"/>
          <w:szCs w:val="24"/>
        </w:rPr>
        <w:t xml:space="preserve"> (</w:t>
      </w:r>
      <w:r w:rsidR="00160497" w:rsidRPr="0087198A">
        <w:rPr>
          <w:rFonts w:eastAsia="Times New Roman"/>
          <w:sz w:val="24"/>
          <w:szCs w:val="24"/>
        </w:rPr>
        <w:t xml:space="preserve">marked with </w:t>
      </w:r>
      <w:r w:rsidR="00220DDB" w:rsidRPr="0087198A">
        <w:rPr>
          <w:rFonts w:eastAsia="Times New Roman"/>
          <w:sz w:val="24"/>
          <w:szCs w:val="24"/>
        </w:rPr>
        <w:t xml:space="preserve">a </w:t>
      </w:r>
      <w:r w:rsidR="00EA5E49" w:rsidRPr="0087198A">
        <w:rPr>
          <w:rFonts w:eastAsia="Times New Roman"/>
          <w:sz w:val="24"/>
          <w:szCs w:val="24"/>
        </w:rPr>
        <w:t>black arrow)</w:t>
      </w:r>
      <w:r w:rsidR="00033AD2" w:rsidRPr="0087198A">
        <w:rPr>
          <w:rFonts w:eastAsia="Times New Roman"/>
          <w:sz w:val="24"/>
          <w:szCs w:val="24"/>
        </w:rPr>
        <w:t xml:space="preserve">, a feature characteristic of lower-valence ligand states present in CuO chains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7have been measured. Evidence for the strong localization of valence Cu 3d electrons is indicated by the Coulomb interaction Ucd</w:instrText>
      </w:r>
      <w:r w:rsidR="00964E48">
        <w:rPr>
          <w:rFonts w:ascii="Cambria Math" w:eastAsia="Times New Roman" w:hAnsi="Cambria Math" w:cs="Cambria Math"/>
          <w:sz w:val="24"/>
          <w:szCs w:val="24"/>
        </w:rPr>
        <w:instrText>∼</w:instrText>
      </w:r>
      <w:r w:rsidR="00964E48">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 &lt;i&gt;38&lt;/i&gt;)","plainTextFormattedCitation":"(8, 37, 38)","previouslyFormattedCitation":"(&lt;i&gt;8&lt;/i&gt;, &lt;i&gt;38&lt;/i&gt;, &lt;i&gt;39&lt;/i&gt;)"},"properties":{"noteIndex":0},"schema":"https://github.com/citation-style-language/schema/raw/master/csl-citation.json"}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8</w:t>
      </w:r>
      <w:r w:rsidR="00964E48" w:rsidRPr="00964E48">
        <w:rPr>
          <w:rFonts w:eastAsia="Times New Roman"/>
          <w:noProof/>
          <w:sz w:val="24"/>
          <w:szCs w:val="24"/>
        </w:rPr>
        <w:t xml:space="preserve">, </w:t>
      </w:r>
      <w:r w:rsidR="00964E48" w:rsidRPr="00964E48">
        <w:rPr>
          <w:rFonts w:eastAsia="Times New Roman"/>
          <w:i/>
          <w:noProof/>
          <w:sz w:val="24"/>
          <w:szCs w:val="24"/>
        </w:rPr>
        <w:t>37</w:t>
      </w:r>
      <w:r w:rsidR="00964E48" w:rsidRPr="00964E48">
        <w:rPr>
          <w:rFonts w:eastAsia="Times New Roman"/>
          <w:noProof/>
          <w:sz w:val="24"/>
          <w:szCs w:val="24"/>
        </w:rPr>
        <w:t xml:space="preserve">, </w:t>
      </w:r>
      <w:r w:rsidR="00964E48" w:rsidRPr="00964E48">
        <w:rPr>
          <w:rFonts w:eastAsia="Times New Roman"/>
          <w:i/>
          <w:noProof/>
          <w:sz w:val="24"/>
          <w:szCs w:val="24"/>
        </w:rPr>
        <w:t>38</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is suppressed for </w:t>
      </w:r>
      <w:r w:rsidR="00CD569B" w:rsidRPr="0087198A">
        <w:rPr>
          <w:rFonts w:eastAsia="Times New Roman"/>
          <w:sz w:val="24"/>
          <w:szCs w:val="24"/>
        </w:rPr>
        <w:t>YBCO coated with increasingly thicker Gd,</w:t>
      </w:r>
      <w:r w:rsidR="00033AD2" w:rsidRPr="0087198A">
        <w:rPr>
          <w:rFonts w:eastAsia="Times New Roman"/>
          <w:sz w:val="24"/>
          <w:szCs w:val="24"/>
        </w:rPr>
        <w:t xml:space="preserve"> confirming the loss of oxygen within the chains. A second resonance associated with the Cu</w:t>
      </w:r>
      <w:r w:rsidR="00033AD2" w:rsidRPr="0087198A">
        <w:rPr>
          <w:rFonts w:eastAsia="Times New Roman"/>
          <w:sz w:val="24"/>
          <w:szCs w:val="24"/>
          <w:vertAlign w:val="superscript"/>
        </w:rPr>
        <w:t>+</w:t>
      </w:r>
      <w:r w:rsidR="00033AD2" w:rsidRPr="0087198A">
        <w:rPr>
          <w:rFonts w:eastAsia="Times New Roman"/>
          <w:sz w:val="24"/>
          <w:szCs w:val="24"/>
        </w:rPr>
        <w:t xml:space="preserve"> valence state emerges a</w:t>
      </w:r>
      <w:r w:rsidR="00CD569B" w:rsidRPr="0087198A">
        <w:rPr>
          <w:rFonts w:eastAsia="Times New Roman"/>
          <w:sz w:val="24"/>
          <w:szCs w:val="24"/>
        </w:rPr>
        <w:t xml:space="preserve">t 934 </w:t>
      </w:r>
      <w:r w:rsidR="00033AD2" w:rsidRPr="0087198A">
        <w:rPr>
          <w:rFonts w:eastAsia="Times New Roman"/>
          <w:sz w:val="24"/>
          <w:szCs w:val="24"/>
        </w:rPr>
        <w:t xml:space="preserve">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00033AD2" w:rsidRPr="0087198A">
        <w:rPr>
          <w:rFonts w:eastAsia="Times New Roman"/>
          <w:sz w:val="24"/>
          <w:szCs w:val="24"/>
        </w:rPr>
        <w:t xml:space="preserve"> 7 nm and 20 nm</w:t>
      </w:r>
      <w:r w:rsidR="00234B2D" w:rsidRPr="0087198A">
        <w:rPr>
          <w:rFonts w:eastAsia="Times New Roman"/>
          <w:sz w:val="24"/>
          <w:szCs w:val="24"/>
        </w:rPr>
        <w:t>;</w:t>
      </w:r>
      <w:r w:rsidR="00033AD2" w:rsidRPr="0087198A">
        <w:rPr>
          <w:rFonts w:eastAsia="Times New Roman"/>
          <w:sz w:val="24"/>
          <w:szCs w:val="24"/>
        </w:rPr>
        <w:t xml:space="preserve"> </w:t>
      </w:r>
      <w:r w:rsidR="00234B2D" w:rsidRPr="0087198A">
        <w:rPr>
          <w:rFonts w:eastAsia="Times New Roman"/>
          <w:sz w:val="24"/>
          <w:szCs w:val="24"/>
        </w:rPr>
        <w:t>t</w:t>
      </w:r>
      <w:r w:rsidR="00033AD2" w:rsidRPr="0087198A">
        <w:rPr>
          <w:rFonts w:eastAsia="Times New Roman"/>
          <w:sz w:val="24"/>
          <w:szCs w:val="24"/>
        </w:rPr>
        <w:t>his absorption peak</w:t>
      </w:r>
      <w:r w:rsidR="003146CE" w:rsidRPr="0087198A">
        <w:rPr>
          <w:rFonts w:eastAsia="Times New Roman"/>
          <w:sz w:val="24"/>
          <w:szCs w:val="24"/>
        </w:rPr>
        <w:t xml:space="preserve"> was previously reported in oxygen deficient </w:t>
      </w:r>
      <w:r w:rsidR="00605EDA" w:rsidRPr="0087198A">
        <w:rPr>
          <w:rFonts w:eastAsia="Times New Roman"/>
          <w:sz w:val="24"/>
          <w:szCs w:val="24"/>
        </w:rPr>
        <w:t xml:space="preserve">bulk </w:t>
      </w:r>
      <w:r w:rsidR="00DB10EC" w:rsidRPr="0087198A">
        <w:rPr>
          <w:rFonts w:eastAsia="Times New Roman"/>
          <w:sz w:val="24"/>
          <w:szCs w:val="24"/>
        </w:rPr>
        <w:t>YBCO</w:t>
      </w:r>
      <w:r w:rsidR="00F74C1C" w:rsidRPr="0087198A">
        <w:rPr>
          <w:rFonts w:eastAsia="Times New Roman"/>
          <w:sz w:val="24"/>
          <w:szCs w:val="24"/>
        </w:rPr>
        <w:t>, and expected to be absent for samples with optimal oxygen stoichiometry</w:t>
      </w:r>
      <w:r w:rsidR="007137E7" w:rsidRPr="0087198A">
        <w:rPr>
          <w:rFonts w:eastAsia="Times New Roman"/>
          <w:sz w:val="24"/>
          <w:szCs w:val="24"/>
        </w:rPr>
        <w:t xml:space="preserve"> </w:t>
      </w:r>
      <w:r w:rsidR="007137E7"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37&lt;/i&gt;)","plainTextFormattedCitation":"(37)","previouslyFormattedCitation":"(&lt;i&gt;38&lt;/i&gt;)"},"properties":{"noteIndex":0},"schema":"https://github.com/citation-style-language/schema/raw/master/csl-citation.json"}</w:instrText>
      </w:r>
      <w:r w:rsidR="007137E7"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37</w:t>
      </w:r>
      <w:r w:rsidR="00964E48" w:rsidRPr="00964E48">
        <w:rPr>
          <w:rFonts w:eastAsia="Times New Roman"/>
          <w:noProof/>
          <w:sz w:val="24"/>
          <w:szCs w:val="24"/>
        </w:rPr>
        <w:t>)</w:t>
      </w:r>
      <w:r w:rsidR="007137E7" w:rsidRPr="0087198A">
        <w:rPr>
          <w:rFonts w:eastAsia="Times New Roman"/>
          <w:sz w:val="24"/>
          <w:szCs w:val="24"/>
        </w:rPr>
        <w:fldChar w:fldCharType="end"/>
      </w:r>
      <w:r w:rsidR="00033AD2" w:rsidRPr="0087198A">
        <w:rPr>
          <w:rFonts w:eastAsia="Times New Roman"/>
          <w:sz w:val="24"/>
          <w:szCs w:val="24"/>
        </w:rPr>
        <w:t xml:space="preserve">. The bulk sensitivity of FY measurements </w:t>
      </w:r>
      <w:commentRangeStart w:id="71"/>
      <w:r w:rsidR="00033AD2" w:rsidRPr="0087198A">
        <w:rPr>
          <w:rFonts w:eastAsia="Times New Roman"/>
          <w:sz w:val="24"/>
          <w:szCs w:val="24"/>
        </w:rPr>
        <w:t>(</w:t>
      </w:r>
      <w:r w:rsidR="00C11296" w:rsidRPr="0087198A">
        <w:rPr>
          <w:rFonts w:eastAsia="Times New Roman"/>
          <w:sz w:val="24"/>
          <w:szCs w:val="24"/>
        </w:rPr>
        <w:t>~</w:t>
      </w:r>
      <w:r w:rsidR="00033AD2" w:rsidRPr="0087198A">
        <w:rPr>
          <w:rFonts w:eastAsia="Times New Roman"/>
          <w:sz w:val="24"/>
          <w:szCs w:val="24"/>
        </w:rPr>
        <w:t>70% X-ray transmission through 100 nm of YBCO at Cu-</w:t>
      </w:r>
      <w:r w:rsidR="00033AD2" w:rsidRPr="0087198A">
        <w:rPr>
          <w:rFonts w:eastAsia="Times New Roman"/>
          <w:i/>
          <w:sz w:val="24"/>
          <w:szCs w:val="24"/>
        </w:rPr>
        <w:t>L</w:t>
      </w:r>
      <w:r w:rsidR="00033AD2" w:rsidRPr="0087198A">
        <w:rPr>
          <w:rFonts w:eastAsia="Times New Roman"/>
          <w:sz w:val="24"/>
          <w:szCs w:val="24"/>
          <w:vertAlign w:val="subscript"/>
        </w:rPr>
        <w:t>2</w:t>
      </w:r>
      <w:r w:rsidR="00033AD2" w:rsidRPr="0087198A">
        <w:rPr>
          <w:rFonts w:eastAsia="Times New Roman"/>
          <w:sz w:val="24"/>
          <w:szCs w:val="24"/>
        </w:rPr>
        <w:t xml:space="preserve"> resonance</w:t>
      </w:r>
      <w:commentRangeEnd w:id="71"/>
      <w:r w:rsidR="00D21EB9">
        <w:rPr>
          <w:rStyle w:val="CommentReference"/>
          <w:rFonts w:eastAsia="Times New Roman"/>
        </w:rPr>
        <w:commentReference w:id="71"/>
      </w:r>
      <w:r w:rsidR="00033AD2" w:rsidRPr="0087198A">
        <w:rPr>
          <w:rFonts w:eastAsia="Times New Roman"/>
          <w:sz w:val="24"/>
          <w:szCs w:val="24"/>
        </w:rPr>
        <w:t xml:space="preserve">) infers that the observed oxygen depletion comes from ionic migration from deep within the film despite the interfacial origin of the leaching effect. The high ionic conductivity required for such long-range oxygen migration </w:t>
      </w:r>
      <w:r w:rsidR="00E75DD9">
        <w:rPr>
          <w:rFonts w:eastAsia="Times New Roman"/>
          <w:sz w:val="24"/>
          <w:szCs w:val="24"/>
        </w:rPr>
        <w:t xml:space="preserve">at room temperature </w:t>
      </w:r>
      <w:r w:rsidR="00033AD2" w:rsidRPr="0087198A">
        <w:rPr>
          <w:rFonts w:eastAsia="Times New Roman"/>
          <w:sz w:val="24"/>
          <w:szCs w:val="24"/>
        </w:rPr>
        <w:t xml:space="preserve">is in agreement with previous reports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The known sensitivity of the YBCO superconductivity to the oxygen stoichiometry suggests that this </w:t>
      </w:r>
      <w:r w:rsidR="00B96999" w:rsidRPr="0087198A">
        <w:rPr>
          <w:rFonts w:eastAsia="Times New Roman"/>
          <w:sz w:val="24"/>
          <w:szCs w:val="24"/>
        </w:rPr>
        <w:t xml:space="preserve">ionic </w:t>
      </w:r>
      <w:r w:rsidR="00033AD2" w:rsidRPr="0087198A">
        <w:rPr>
          <w:rFonts w:eastAsia="Times New Roman"/>
          <w:sz w:val="24"/>
          <w:szCs w:val="24"/>
        </w:rPr>
        <w:t>approach may therefore be used as a</w:t>
      </w:r>
      <w:r w:rsidR="00B96999" w:rsidRPr="0087198A">
        <w:rPr>
          <w:rFonts w:eastAsia="Times New Roman"/>
          <w:sz w:val="24"/>
          <w:szCs w:val="24"/>
        </w:rPr>
        <w:t xml:space="preserve">n effective means to control </w:t>
      </w:r>
      <w:r w:rsidR="00033AD2" w:rsidRPr="0087198A">
        <w:rPr>
          <w:rFonts w:eastAsia="Times New Roman"/>
          <w:sz w:val="24"/>
          <w:szCs w:val="24"/>
        </w:rPr>
        <w:t xml:space="preserve">the superconducting transition. </w:t>
      </w:r>
    </w:p>
    <w:p w14:paraId="6E7A7FBD" w14:textId="1C5ECD3A" w:rsidR="00033AD2" w:rsidRPr="0087198A" w:rsidRDefault="00033AD2" w:rsidP="00033AD2">
      <w:pPr>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Discussion</w:t>
      </w:r>
    </w:p>
    <w:p w14:paraId="68A786E6" w14:textId="2D5CCEB1" w:rsidR="004C0850" w:rsidRDefault="00FC022C" w:rsidP="00F12A1B">
      <w:pPr>
        <w:pBdr>
          <w:top w:val="nil"/>
          <w:left w:val="nil"/>
          <w:bottom w:val="nil"/>
          <w:right w:val="nil"/>
          <w:between w:val="nil"/>
        </w:pBdr>
        <w:spacing w:line="480" w:lineRule="auto"/>
        <w:jc w:val="both"/>
        <w:rPr>
          <w:rFonts w:eastAsia="Times New Roman"/>
          <w:sz w:val="24"/>
          <w:szCs w:val="24"/>
        </w:rPr>
      </w:pPr>
      <w:r w:rsidRPr="0087198A">
        <w:rPr>
          <w:rFonts w:eastAsia="Times New Roman"/>
          <w:sz w:val="24"/>
          <w:szCs w:val="24"/>
        </w:rPr>
        <w:tab/>
      </w:r>
      <w:r w:rsidR="005738B7" w:rsidRPr="0087198A">
        <w:rPr>
          <w:rFonts w:eastAsia="Times New Roman"/>
          <w:sz w:val="24"/>
          <w:szCs w:val="24"/>
        </w:rPr>
        <w:t>T</w:t>
      </w:r>
      <w:r w:rsidR="004E732E" w:rsidRPr="0087198A">
        <w:rPr>
          <w:rFonts w:eastAsia="Times New Roman"/>
          <w:sz w:val="24"/>
          <w:szCs w:val="24"/>
        </w:rPr>
        <w:t>wo different mechanisms may contribut</w:t>
      </w:r>
      <w:r w:rsidR="0020600A" w:rsidRPr="0087198A">
        <w:rPr>
          <w:rFonts w:eastAsia="Times New Roman"/>
          <w:sz w:val="24"/>
          <w:szCs w:val="24"/>
        </w:rPr>
        <w:t>e</w:t>
      </w:r>
      <w:r w:rsidR="004E732E" w:rsidRPr="0087198A">
        <w:rPr>
          <w:rFonts w:eastAsia="Times New Roman"/>
          <w:sz w:val="24"/>
          <w:szCs w:val="24"/>
        </w:rPr>
        <w:t xml:space="preserve"> to the suppression of superconductivity. </w:t>
      </w:r>
      <w:r w:rsidR="0020600A" w:rsidRPr="0087198A">
        <w:rPr>
          <w:rFonts w:eastAsia="Times New Roman"/>
          <w:sz w:val="24"/>
          <w:szCs w:val="24"/>
        </w:rPr>
        <w:t>The first mechanism</w:t>
      </w:r>
      <w:r w:rsidR="00163D07" w:rsidRPr="0087198A">
        <w:rPr>
          <w:rFonts w:eastAsia="Times New Roman"/>
          <w:sz w:val="24"/>
          <w:szCs w:val="24"/>
        </w:rPr>
        <w:t xml:space="preserve"> </w:t>
      </w:r>
      <w:r w:rsidR="00263ACC" w:rsidRPr="0087198A">
        <w:rPr>
          <w:rFonts w:eastAsia="Times New Roman"/>
          <w:sz w:val="24"/>
          <w:szCs w:val="24"/>
        </w:rPr>
        <w:t xml:space="preserve">is </w:t>
      </w:r>
      <w:r w:rsidR="0020600A" w:rsidRPr="0087198A">
        <w:rPr>
          <w:rFonts w:eastAsia="Times New Roman"/>
          <w:sz w:val="24"/>
          <w:szCs w:val="24"/>
        </w:rPr>
        <w:t>electron dopin</w:t>
      </w:r>
      <w:r w:rsidR="0068187D" w:rsidRPr="0087198A">
        <w:rPr>
          <w:rFonts w:eastAsia="Times New Roman"/>
          <w:sz w:val="24"/>
          <w:szCs w:val="24"/>
        </w:rPr>
        <w:t xml:space="preserve">g, </w:t>
      </w:r>
      <w:r w:rsidR="00263ACC" w:rsidRPr="0087198A">
        <w:rPr>
          <w:rFonts w:eastAsia="Times New Roman"/>
          <w:sz w:val="24"/>
          <w:szCs w:val="24"/>
        </w:rPr>
        <w:t xml:space="preserve">as observed in </w:t>
      </w:r>
      <w:r w:rsidR="00C034E4" w:rsidRPr="0087198A">
        <w:rPr>
          <w:rFonts w:eastAsia="Times New Roman"/>
          <w:sz w:val="24"/>
          <w:szCs w:val="24"/>
        </w:rPr>
        <w:t>XAS</w:t>
      </w:r>
      <w:r w:rsidR="00263ACC" w:rsidRPr="0087198A">
        <w:rPr>
          <w:rFonts w:eastAsia="Times New Roman"/>
          <w:sz w:val="24"/>
          <w:szCs w:val="24"/>
        </w:rPr>
        <w:t>,</w:t>
      </w:r>
      <w:r w:rsidR="00C034E4" w:rsidRPr="0087198A">
        <w:rPr>
          <w:rFonts w:eastAsia="Times New Roman"/>
          <w:sz w:val="24"/>
          <w:szCs w:val="24"/>
        </w:rPr>
        <w:t xml:space="preserve"> </w:t>
      </w:r>
      <w:r w:rsidR="0068187D" w:rsidRPr="0087198A">
        <w:rPr>
          <w:rFonts w:eastAsia="Times New Roman"/>
          <w:sz w:val="24"/>
          <w:szCs w:val="24"/>
        </w:rPr>
        <w:t xml:space="preserve">where </w:t>
      </w:r>
      <w:r w:rsidR="00C034E4" w:rsidRPr="0087198A">
        <w:rPr>
          <w:rFonts w:eastAsia="Times New Roman"/>
          <w:sz w:val="24"/>
          <w:szCs w:val="24"/>
        </w:rPr>
        <w:t>the more oxygen</w:t>
      </w:r>
      <w:r w:rsidR="0068187D" w:rsidRPr="0087198A">
        <w:rPr>
          <w:rFonts w:eastAsia="Times New Roman"/>
          <w:sz w:val="24"/>
          <w:szCs w:val="24"/>
        </w:rPr>
        <w:t xml:space="preserve"> is</w:t>
      </w:r>
      <w:r w:rsidR="00C034E4" w:rsidRPr="0087198A">
        <w:rPr>
          <w:rFonts w:eastAsia="Times New Roman"/>
          <w:sz w:val="24"/>
          <w:szCs w:val="24"/>
        </w:rPr>
        <w:t xml:space="preserve"> </w:t>
      </w:r>
      <w:r w:rsidR="008C7FCF" w:rsidRPr="0087198A">
        <w:rPr>
          <w:rFonts w:eastAsia="Times New Roman"/>
          <w:sz w:val="24"/>
          <w:szCs w:val="24"/>
        </w:rPr>
        <w:t>stripped away by the adjacent Gd capping layer</w:t>
      </w:r>
      <w:r w:rsidR="00C034E4" w:rsidRPr="0087198A">
        <w:rPr>
          <w:rFonts w:eastAsia="Times New Roman"/>
          <w:sz w:val="24"/>
          <w:szCs w:val="24"/>
        </w:rPr>
        <w:t xml:space="preserve">, the more the Cu valence state decreases. </w:t>
      </w:r>
      <w:r w:rsidR="00263ACC" w:rsidRPr="0087198A">
        <w:rPr>
          <w:rFonts w:eastAsia="Times New Roman"/>
          <w:sz w:val="24"/>
          <w:szCs w:val="24"/>
        </w:rPr>
        <w:t xml:space="preserve">This electron doping effectively shifts the YBCO film from the optimally doped state, </w:t>
      </w:r>
      <w:r w:rsidR="0068187D" w:rsidRPr="0087198A">
        <w:rPr>
          <w:rFonts w:eastAsia="Times New Roman"/>
          <w:sz w:val="24"/>
          <w:szCs w:val="24"/>
        </w:rPr>
        <w:t xml:space="preserve">with maximum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back towards the electron-doped region of the global phase diagram, with a corresponding decrease in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Magnetometry shows that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B910FC" w:rsidRPr="0087198A">
        <w:rPr>
          <w:rFonts w:eastAsia="Times New Roman"/>
          <w:sz w:val="24"/>
          <w:szCs w:val="24"/>
        </w:rPr>
        <w:t>=3 and 7</w:t>
      </w:r>
      <w:r w:rsidR="0062031E">
        <w:rPr>
          <w:rFonts w:eastAsia="Times New Roman"/>
          <w:sz w:val="24"/>
          <w:szCs w:val="24"/>
        </w:rPr>
        <w:t xml:space="preserve"> </w:t>
      </w:r>
      <w:r w:rsidR="00B910FC" w:rsidRPr="0087198A">
        <w:rPr>
          <w:rFonts w:eastAsia="Times New Roman"/>
          <w:sz w:val="24"/>
          <w:szCs w:val="24"/>
        </w:rPr>
        <w:t>nm,</w:t>
      </w:r>
      <w:r w:rsidR="00263ACC" w:rsidRPr="0087198A">
        <w:rPr>
          <w:rFonts w:eastAsia="Times New Roman"/>
          <w:sz w:val="24"/>
          <w:szCs w:val="24"/>
        </w:rPr>
        <w:t xml:space="preserve"> the superconducting transition broadens across a range of </w:t>
      </w:r>
      <w:r w:rsidR="00263ACC" w:rsidRPr="0087198A">
        <w:rPr>
          <w:rFonts w:eastAsia="Times New Roman"/>
          <w:sz w:val="24"/>
          <w:szCs w:val="24"/>
        </w:rPr>
        <w:lastRenderedPageBreak/>
        <w:t xml:space="preserve">temperatures, indicating regions with a distribution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coexist within the same film.</w:t>
      </w:r>
      <w:r w:rsidR="00490746" w:rsidRPr="0087198A">
        <w:rPr>
          <w:rFonts w:eastAsia="Times New Roman"/>
          <w:sz w:val="24"/>
          <w:szCs w:val="24"/>
        </w:rPr>
        <w:t xml:space="preserve"> The second mechanism </w:t>
      </w:r>
      <w:r w:rsidR="001D7833" w:rsidRPr="0087198A">
        <w:rPr>
          <w:rFonts w:eastAsia="Times New Roman"/>
          <w:sz w:val="24"/>
          <w:szCs w:val="24"/>
        </w:rPr>
        <w:t xml:space="preserve">involves the disruption to the film microstructure. </w:t>
      </w:r>
      <w:r w:rsidR="00492EE8" w:rsidRPr="0087198A">
        <w:rPr>
          <w:rFonts w:eastAsia="Times New Roman"/>
          <w:sz w:val="24"/>
          <w:szCs w:val="24"/>
        </w:rPr>
        <w:t>The crystal structure of optimally doped YBCO contains both CuO</w:t>
      </w:r>
      <w:r w:rsidR="00492EE8" w:rsidRPr="0087198A">
        <w:rPr>
          <w:rFonts w:eastAsia="Times New Roman"/>
          <w:sz w:val="24"/>
          <w:szCs w:val="24"/>
          <w:vertAlign w:val="subscript"/>
        </w:rPr>
        <w:t>2</w:t>
      </w:r>
      <w:r w:rsidR="00492EE8" w:rsidRPr="0087198A">
        <w:rPr>
          <w:rFonts w:eastAsia="Times New Roman"/>
          <w:sz w:val="24"/>
          <w:szCs w:val="24"/>
        </w:rPr>
        <w:t xml:space="preserve"> planes – where superconductivity resides – and CuO chains, which act as doping centers for the planes. As oxygen is removed from the film, the chains become progressively more oxygen deficient</w:t>
      </w:r>
      <w:r w:rsidR="00875D05" w:rsidRPr="0087198A">
        <w:rPr>
          <w:rFonts w:eastAsia="Times New Roman"/>
          <w:sz w:val="24"/>
          <w:szCs w:val="24"/>
        </w:rPr>
        <w:t xml:space="preserve"> </w:t>
      </w:r>
      <w:r w:rsidR="00875D05" w:rsidRPr="0087198A">
        <w:rPr>
          <w:rFonts w:eastAsia="Times New Roman"/>
          <w:sz w:val="24"/>
          <w:szCs w:val="24"/>
        </w:rPr>
        <w:fldChar w:fldCharType="begin" w:fldLock="1"/>
      </w:r>
      <w:r w:rsidR="009A0A08">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18</w:t>
      </w:r>
      <w:r w:rsidR="009A0A08" w:rsidRPr="009A0A08">
        <w:rPr>
          <w:rFonts w:eastAsia="Times New Roman"/>
          <w:noProof/>
          <w:sz w:val="24"/>
          <w:szCs w:val="24"/>
        </w:rPr>
        <w:t>)</w:t>
      </w:r>
      <w:r w:rsidR="00875D05" w:rsidRPr="0087198A">
        <w:rPr>
          <w:rFonts w:eastAsia="Times New Roman"/>
          <w:sz w:val="24"/>
          <w:szCs w:val="24"/>
        </w:rPr>
        <w:fldChar w:fldCharType="end"/>
      </w:r>
      <w:r w:rsidR="00492EE8" w:rsidRPr="0087198A">
        <w:rPr>
          <w:rFonts w:eastAsia="Times New Roman"/>
          <w:sz w:val="24"/>
          <w:szCs w:val="24"/>
        </w:rPr>
        <w:t xml:space="preserve">, </w:t>
      </w:r>
      <w:r w:rsidR="002744C7" w:rsidRPr="0087198A">
        <w:rPr>
          <w:rFonts w:eastAsia="Times New Roman"/>
          <w:sz w:val="24"/>
          <w:szCs w:val="24"/>
        </w:rPr>
        <w:t xml:space="preserve">leading to more defects present in the YBCO film, as </w:t>
      </w:r>
      <w:r w:rsidR="00492EE8" w:rsidRPr="0087198A">
        <w:rPr>
          <w:rFonts w:eastAsia="Times New Roman"/>
          <w:sz w:val="24"/>
          <w:szCs w:val="24"/>
        </w:rPr>
        <w:t xml:space="preserve">observed </w:t>
      </w:r>
      <w:r w:rsidR="002744C7" w:rsidRPr="0087198A">
        <w:rPr>
          <w:rFonts w:eastAsia="Times New Roman"/>
          <w:sz w:val="24"/>
          <w:szCs w:val="24"/>
        </w:rPr>
        <w:t xml:space="preserve">by </w:t>
      </w:r>
      <w:r w:rsidR="00492EE8" w:rsidRPr="0087198A">
        <w:rPr>
          <w:rFonts w:eastAsia="Times New Roman"/>
          <w:sz w:val="24"/>
          <w:szCs w:val="24"/>
        </w:rPr>
        <w:t xml:space="preserve">STEM. </w:t>
      </w:r>
      <w:commentRangeStart w:id="72"/>
      <w:commentRangeStart w:id="73"/>
      <w:r w:rsidR="001D7833" w:rsidRPr="0087198A">
        <w:rPr>
          <w:rFonts w:eastAsia="Times New Roman"/>
          <w:sz w:val="24"/>
          <w:szCs w:val="24"/>
        </w:rPr>
        <w:t>The presence of double- and multi</w:t>
      </w:r>
      <w:r w:rsidR="002744C7" w:rsidRPr="0087198A">
        <w:rPr>
          <w:rFonts w:eastAsia="Times New Roman"/>
          <w:sz w:val="24"/>
          <w:szCs w:val="24"/>
        </w:rPr>
        <w:t>ple</w:t>
      </w:r>
      <w:r w:rsidR="001D7833" w:rsidRPr="0087198A">
        <w:rPr>
          <w:rFonts w:eastAsia="Times New Roman"/>
          <w:sz w:val="24"/>
          <w:szCs w:val="24"/>
        </w:rPr>
        <w:t>-CuO stacking faults</w:t>
      </w:r>
      <w:r w:rsidR="00492EE8" w:rsidRPr="0087198A">
        <w:rPr>
          <w:rFonts w:eastAsia="Times New Roman"/>
          <w:sz w:val="24"/>
          <w:szCs w:val="24"/>
        </w:rPr>
        <w:t xml:space="preserve"> directly modifies these doping centers,</w:t>
      </w:r>
      <w:r w:rsidR="001D7833" w:rsidRPr="0087198A">
        <w:rPr>
          <w:rFonts w:eastAsia="Times New Roman"/>
          <w:sz w:val="24"/>
          <w:szCs w:val="24"/>
        </w:rPr>
        <w:t xml:space="preserve"> </w:t>
      </w:r>
      <w:r w:rsidR="00AD166F" w:rsidRPr="0087198A">
        <w:rPr>
          <w:rFonts w:eastAsia="Times New Roman"/>
          <w:sz w:val="24"/>
          <w:szCs w:val="24"/>
        </w:rPr>
        <w:t>locally forming</w:t>
      </w:r>
      <w:r w:rsidR="001D7833" w:rsidRPr="0087198A">
        <w:rPr>
          <w:rFonts w:eastAsia="Times New Roman"/>
          <w:sz w:val="24"/>
          <w:szCs w:val="24"/>
        </w:rPr>
        <w:t xml:space="preserve"> separate phases with lower values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AD166F" w:rsidRPr="0087198A">
        <w:rPr>
          <w:rFonts w:eastAsia="Times New Roman"/>
          <w:sz w:val="24"/>
          <w:szCs w:val="24"/>
        </w:rPr>
        <w:t>.</w:t>
      </w:r>
      <w:commentRangeEnd w:id="72"/>
      <w:r w:rsidR="00A42BEF">
        <w:rPr>
          <w:rStyle w:val="CommentReference"/>
          <w:rFonts w:eastAsia="Times New Roman"/>
        </w:rPr>
        <w:commentReference w:id="72"/>
      </w:r>
      <w:commentRangeEnd w:id="73"/>
      <w:r w:rsidR="00D32376">
        <w:rPr>
          <w:rStyle w:val="CommentReference"/>
          <w:rFonts w:eastAsia="Times New Roman"/>
        </w:rPr>
        <w:commentReference w:id="73"/>
      </w:r>
      <w:r w:rsidR="00120B5D">
        <w:rPr>
          <w:rFonts w:eastAsia="Times New Roman"/>
          <w:sz w:val="24"/>
          <w:szCs w:val="24"/>
        </w:rPr>
        <w:t xml:space="preserve"> </w:t>
      </w:r>
      <w:r w:rsidR="00AC56BB">
        <w:rPr>
          <w:rFonts w:eastAsia="Times New Roman"/>
          <w:sz w:val="24"/>
          <w:szCs w:val="24"/>
        </w:rPr>
        <w:t xml:space="preserve">In addition to these extended defects, </w:t>
      </w:r>
      <w:r w:rsidR="00181A68">
        <w:rPr>
          <w:rFonts w:eastAsia="Times New Roman"/>
          <w:sz w:val="24"/>
          <w:szCs w:val="24"/>
        </w:rPr>
        <w:t xml:space="preserve">YBCO </w:t>
      </w:r>
      <w:r w:rsidR="00295AD9">
        <w:rPr>
          <w:rFonts w:eastAsia="Times New Roman"/>
          <w:sz w:val="24"/>
          <w:szCs w:val="24"/>
        </w:rPr>
        <w:t xml:space="preserve">is also known </w:t>
      </w:r>
      <w:r w:rsidR="00181A68">
        <w:rPr>
          <w:rFonts w:eastAsia="Times New Roman"/>
          <w:sz w:val="24"/>
          <w:szCs w:val="24"/>
        </w:rPr>
        <w:t xml:space="preserve">to be susceptible to point defects or </w:t>
      </w:r>
      <w:r w:rsidR="005776A4">
        <w:rPr>
          <w:rFonts w:eastAsia="Times New Roman"/>
          <w:sz w:val="24"/>
          <w:szCs w:val="24"/>
        </w:rPr>
        <w:t xml:space="preserve">disorder, owing to </w:t>
      </w:r>
      <w:r w:rsidR="00C51CD0">
        <w:rPr>
          <w:rFonts w:eastAsia="Times New Roman"/>
          <w:sz w:val="24"/>
          <w:szCs w:val="24"/>
        </w:rPr>
        <w:t>its</w:t>
      </w:r>
      <w:r w:rsidR="005776A4">
        <w:rPr>
          <w:rFonts w:eastAsia="Times New Roman"/>
          <w:sz w:val="24"/>
          <w:szCs w:val="24"/>
        </w:rPr>
        <w:t xml:space="preserve"> </w:t>
      </w:r>
      <w:r w:rsidR="00C51CD0">
        <w:rPr>
          <w:rFonts w:eastAsia="Times New Roman"/>
          <w:sz w:val="24"/>
          <w:szCs w:val="24"/>
        </w:rPr>
        <w:t>short superconducting coherence length (</w:t>
      </w:r>
      <m:oMath>
        <m:r>
          <w:rPr>
            <w:rFonts w:ascii="Cambria Math" w:eastAsia="Times New Roman" w:hAnsi="Cambria Math"/>
            <w:sz w:val="24"/>
            <w:szCs w:val="24"/>
          </w:rPr>
          <m:t>ξ∼20 Å</m:t>
        </m:r>
      </m:oMath>
      <w:r w:rsidR="00C51CD0">
        <w:rPr>
          <w:rFonts w:eastAsia="Times New Roman"/>
          <w:sz w:val="24"/>
          <w:szCs w:val="24"/>
        </w:rPr>
        <w:t>)</w:t>
      </w:r>
      <w:r w:rsidR="00181A68">
        <w:rPr>
          <w:rFonts w:eastAsia="Times New Roman"/>
          <w:sz w:val="24"/>
          <w:szCs w:val="24"/>
        </w:rPr>
        <w:t xml:space="preserve">. </w:t>
      </w:r>
      <w:r w:rsidR="00295AD9">
        <w:rPr>
          <w:rFonts w:eastAsia="Times New Roman"/>
          <w:sz w:val="24"/>
          <w:szCs w:val="24"/>
        </w:rPr>
        <w:t xml:space="preserve">Studies of ion-irradiation-induced disorder have shown that </w:t>
      </w:r>
      <w:r w:rsidR="00C05E86">
        <w:rPr>
          <w:rFonts w:eastAsia="Times New Roman"/>
          <w:sz w:val="24"/>
          <w:szCs w:val="24"/>
        </w:rPr>
        <w:t>with increasing</w:t>
      </w:r>
      <w:r w:rsidR="00295AD9">
        <w:rPr>
          <w:rFonts w:eastAsia="Times New Roman"/>
          <w:sz w:val="24"/>
          <w:szCs w:val="24"/>
        </w:rPr>
        <w:t xml:space="preserve"> defect density</w:t>
      </w:r>
      <w:r w:rsidR="00B55AD2">
        <w:rPr>
          <w:rFonts w:eastAsia="Times New Roman"/>
          <w:sz w:val="24"/>
          <w:szCs w:val="24"/>
        </w:rPr>
        <w:t>,</w:t>
      </w:r>
      <w:r w:rsidR="00295AD9">
        <w:rPr>
          <w:rFonts w:eastAsia="Times New Roman"/>
          <w:sz w:val="24"/>
          <w:szCs w:val="24"/>
        </w:rPr>
        <w:t xml:space="preserve"> </w:t>
      </w:r>
      <w:r w:rsidR="00B55AD2">
        <w:rPr>
          <w:rFonts w:eastAsia="Times New Roman"/>
          <w:sz w:val="24"/>
          <w:szCs w:val="24"/>
        </w:rPr>
        <w:t xml:space="preserve">the electron mean free path is reduced, </w:t>
      </w:r>
      <w:r w:rsidR="003F050C">
        <w:rPr>
          <w:rFonts w:eastAsia="Times New Roman"/>
          <w:sz w:val="24"/>
          <w:szCs w:val="24"/>
        </w:rPr>
        <w:t>suppressing</w:t>
      </w:r>
      <w:r w:rsidR="00B55AD2">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120B5D">
        <w:rPr>
          <w:rFonts w:eastAsia="Times New Roman"/>
          <w:sz w:val="24"/>
          <w:szCs w:val="24"/>
        </w:rPr>
        <w:t xml:space="preserve"> </w:t>
      </w:r>
      <w:r w:rsidR="00120B5D">
        <w:rPr>
          <w:rFonts w:eastAsia="Times New Roman"/>
          <w:sz w:val="24"/>
          <w:szCs w:val="24"/>
        </w:rPr>
        <w:fldChar w:fldCharType="begin" w:fldLock="1"/>
      </w:r>
      <w:r w:rsidR="00964E48">
        <w:rPr>
          <w:rFonts w:eastAsia="Times New Roman"/>
          <w:sz w:val="24"/>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YBa&lt;sub&gt;2&lt;/sub&gt;Cu&lt;sub&gt;3&lt;/sub&gt;O&lt;sub&gt;7-δ&lt;/sub&gt;/Pb junctions","type":"article-journal","volume":"57"},"uris":["http://www.mendeley.com/documents/?uuid=9ffbc3f9-ede6-4cf9-9747-bb416d3b212f"]}],"mendeley":{"formattedCitation":"(&lt;i&gt;39&lt;/i&gt;)","plainTextFormattedCitation":"(39)","previouslyFormattedCitation":"(&lt;i&gt;40&lt;/i&gt;)"},"properties":{"noteIndex":0},"schema":"https://github.com/citation-style-language/schema/raw/master/csl-citation.json"}</w:instrText>
      </w:r>
      <w:r w:rsidR="00120B5D">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39</w:t>
      </w:r>
      <w:r w:rsidR="00964E48" w:rsidRPr="00964E48">
        <w:rPr>
          <w:rFonts w:eastAsia="Times New Roman"/>
          <w:noProof/>
          <w:sz w:val="24"/>
          <w:szCs w:val="24"/>
        </w:rPr>
        <w:t>)</w:t>
      </w:r>
      <w:r w:rsidR="00120B5D">
        <w:rPr>
          <w:rFonts w:eastAsia="Times New Roman"/>
          <w:sz w:val="24"/>
          <w:szCs w:val="24"/>
        </w:rPr>
        <w:fldChar w:fldCharType="end"/>
      </w:r>
      <w:r w:rsidR="00B55AD2">
        <w:rPr>
          <w:rFonts w:eastAsia="Times New Roman"/>
          <w:sz w:val="24"/>
          <w:szCs w:val="24"/>
        </w:rPr>
        <w:t>.</w:t>
      </w:r>
      <w:r w:rsidR="00120B5D">
        <w:rPr>
          <w:rFonts w:eastAsia="Times New Roman"/>
          <w:sz w:val="24"/>
          <w:szCs w:val="24"/>
        </w:rPr>
        <w:t xml:space="preserve"> Therefore</w:t>
      </w:r>
      <w:r w:rsidR="0020377F">
        <w:rPr>
          <w:rFonts w:eastAsia="Times New Roman"/>
          <w:sz w:val="24"/>
          <w:szCs w:val="24"/>
        </w:rPr>
        <w:t xml:space="preserve">, </w:t>
      </w:r>
      <w:r w:rsidR="004C0850">
        <w:rPr>
          <w:rFonts w:eastAsia="Times New Roman"/>
          <w:sz w:val="24"/>
          <w:szCs w:val="24"/>
        </w:rPr>
        <w:t xml:space="preserve">Gd capping may also reduce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4C0850">
        <w:rPr>
          <w:rFonts w:eastAsia="Times New Roman"/>
          <w:sz w:val="24"/>
          <w:szCs w:val="24"/>
        </w:rPr>
        <w:t xml:space="preserve"> by decreasing the electron mean free path, as the density of CuO stacking faults as well as disorder arising from oxygen migration is expected to correlate with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oMath>
      <w:r w:rsidR="004C0850">
        <w:rPr>
          <w:rFonts w:eastAsia="Times New Roman"/>
          <w:sz w:val="24"/>
          <w:szCs w:val="24"/>
        </w:rPr>
        <w:t>.</w:t>
      </w:r>
    </w:p>
    <w:p w14:paraId="6C83721D" w14:textId="25643C39" w:rsidR="00033AD2" w:rsidRPr="0087198A" w:rsidRDefault="00033AD2" w:rsidP="00033AD2">
      <w:pPr>
        <w:spacing w:after="160" w:line="480" w:lineRule="auto"/>
        <w:ind w:firstLine="720"/>
        <w:jc w:val="both"/>
        <w:rPr>
          <w:rFonts w:eastAsia="Times New Roman"/>
          <w:b/>
        </w:rPr>
      </w:pPr>
      <w:r w:rsidRPr="0087198A">
        <w:rPr>
          <w:rFonts w:eastAsia="Times New Roman"/>
          <w:sz w:val="24"/>
          <w:szCs w:val="24"/>
        </w:rPr>
        <w:t>In summary,</w:t>
      </w:r>
      <w:r w:rsidR="00CA6B98" w:rsidRPr="0087198A">
        <w:rPr>
          <w:rFonts w:eastAsia="Times New Roman"/>
          <w:sz w:val="24"/>
          <w:szCs w:val="24"/>
        </w:rPr>
        <w:t xml:space="preserve"> thin</w:t>
      </w:r>
      <w:r w:rsidRPr="0087198A">
        <w:rPr>
          <w:rFonts w:eastAsia="Times New Roman"/>
          <w:sz w:val="24"/>
          <w:szCs w:val="24"/>
        </w:rPr>
        <w:t xml:space="preserve"> Gd capping layers deposited </w:t>
      </w:r>
      <w:r w:rsidR="00CA6B98" w:rsidRPr="0087198A">
        <w:rPr>
          <w:rFonts w:eastAsia="Times New Roman"/>
          <w:sz w:val="24"/>
          <w:szCs w:val="24"/>
        </w:rPr>
        <w:t>onto</w:t>
      </w:r>
      <w:r w:rsidRPr="0087198A">
        <w:rPr>
          <w:rFonts w:eastAsia="Times New Roman"/>
          <w:sz w:val="24"/>
          <w:szCs w:val="24"/>
        </w:rPr>
        <w:t xml:space="preserve"> optimally doped YBCO thin films have been shown to remove oxygen from the underlying film via an interfacial redox reaction, with the extent dependent on capping layer thickness. This redox-induced oxygen migration</w:t>
      </w:r>
      <w:r w:rsidR="00CA6B98" w:rsidRPr="0087198A">
        <w:rPr>
          <w:rFonts w:eastAsia="Times New Roman"/>
          <w:sz w:val="24"/>
          <w:szCs w:val="24"/>
        </w:rPr>
        <w:t>, although initiated at the Gd/YBCO interface,</w:t>
      </w:r>
      <w:r w:rsidRPr="0087198A">
        <w:rPr>
          <w:rFonts w:eastAsia="Times New Roman"/>
          <w:sz w:val="24"/>
          <w:szCs w:val="24"/>
        </w:rPr>
        <w:t xml:space="preserve"> results in a percolat</w:t>
      </w:r>
      <w:r w:rsidR="003B0238" w:rsidRPr="0087198A">
        <w:rPr>
          <w:rFonts w:eastAsia="Times New Roman"/>
          <w:sz w:val="24"/>
          <w:szCs w:val="24"/>
        </w:rPr>
        <w:t>ing oxygen deficient</w:t>
      </w:r>
      <w:r w:rsidRPr="0087198A">
        <w:rPr>
          <w:rFonts w:eastAsia="Times New Roman"/>
          <w:sz w:val="24"/>
          <w:szCs w:val="24"/>
        </w:rPr>
        <w:t xml:space="preserve"> phase </w:t>
      </w:r>
      <w:r w:rsidR="003B0238" w:rsidRPr="0087198A">
        <w:rPr>
          <w:rFonts w:eastAsia="Times New Roman"/>
          <w:sz w:val="24"/>
          <w:szCs w:val="24"/>
        </w:rPr>
        <w:t xml:space="preserve">throughout the entire film thickness </w:t>
      </w:r>
      <w:r w:rsidR="00CA6B98" w:rsidRPr="0087198A">
        <w:rPr>
          <w:rFonts w:eastAsia="Times New Roman"/>
          <w:sz w:val="24"/>
          <w:szCs w:val="24"/>
        </w:rPr>
        <w:t xml:space="preserve">that </w:t>
      </w:r>
      <w:r w:rsidRPr="0087198A">
        <w:rPr>
          <w:rFonts w:eastAsia="Times New Roman"/>
          <w:sz w:val="24"/>
          <w:szCs w:val="24"/>
        </w:rPr>
        <w:t xml:space="preserve">does not support superconductivity. As measured in magnetometry and resistivity, the superconducting transition temperature is significantly reduced with increasing Gd thickness, and for </w:t>
      </w:r>
      <w:r w:rsidR="003B0238" w:rsidRPr="0087198A">
        <w:rPr>
          <w:rFonts w:eastAsia="Times New Roman"/>
          <w:sz w:val="24"/>
          <w:szCs w:val="24"/>
        </w:rPr>
        <w:t xml:space="preserve">a </w:t>
      </w:r>
      <w:r w:rsidRPr="0087198A">
        <w:rPr>
          <w:rFonts w:eastAsia="Times New Roman"/>
          <w:sz w:val="24"/>
          <w:szCs w:val="24"/>
        </w:rPr>
        <w:t>sufficiently thick capping layer</w:t>
      </w:r>
      <w:r w:rsidR="003B0238" w:rsidRPr="0087198A">
        <w:rPr>
          <w:rFonts w:eastAsia="Times New Roman"/>
          <w:sz w:val="24"/>
          <w:szCs w:val="24"/>
        </w:rPr>
        <w:t xml:space="preserve"> of up to 20</w:t>
      </w:r>
      <w:r w:rsidR="0062031E">
        <w:rPr>
          <w:rFonts w:eastAsia="Times New Roman"/>
          <w:sz w:val="24"/>
          <w:szCs w:val="24"/>
        </w:rPr>
        <w:t xml:space="preserve"> </w:t>
      </w:r>
      <w:r w:rsidR="003B0238" w:rsidRPr="0087198A">
        <w:rPr>
          <w:rFonts w:eastAsia="Times New Roman"/>
          <w:sz w:val="24"/>
          <w:szCs w:val="24"/>
        </w:rPr>
        <w:t>nm</w:t>
      </w:r>
      <w:r w:rsidRPr="0087198A">
        <w:rPr>
          <w:rFonts w:eastAsia="Times New Roman"/>
          <w:sz w:val="24"/>
          <w:szCs w:val="24"/>
        </w:rPr>
        <w:t>, the transition is completely</w:t>
      </w:r>
      <w:r w:rsidR="003B0238" w:rsidRPr="0087198A">
        <w:rPr>
          <w:rFonts w:eastAsia="Times New Roman"/>
          <w:sz w:val="24"/>
          <w:szCs w:val="24"/>
        </w:rPr>
        <w:t xml:space="preserve"> suppressed</w:t>
      </w:r>
      <w:r w:rsidRPr="0087198A">
        <w:rPr>
          <w:rFonts w:eastAsia="Times New Roman"/>
          <w:sz w:val="24"/>
          <w:szCs w:val="24"/>
        </w:rPr>
        <w:t xml:space="preserve">. </w:t>
      </w:r>
      <w:r w:rsidR="00E22640" w:rsidRPr="0087198A">
        <w:rPr>
          <w:rFonts w:eastAsia="Times New Roman"/>
          <w:sz w:val="24"/>
          <w:szCs w:val="24"/>
        </w:rPr>
        <w:t>Spectroscopic measurements reveal the loss of oxygen with the CuO chains as well as a decrease in the average Cu valence, indicating that oxygen leaching effectively acts to electron dope the YBCO</w:t>
      </w:r>
      <w:r w:rsidR="003224B5">
        <w:rPr>
          <w:rFonts w:eastAsia="Times New Roman"/>
          <w:sz w:val="24"/>
          <w:szCs w:val="24"/>
        </w:rPr>
        <w:t xml:space="preserve"> and thus decreases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sidRPr="0087198A">
        <w:rPr>
          <w:rFonts w:eastAsia="Times New Roman"/>
          <w:sz w:val="24"/>
          <w:szCs w:val="24"/>
        </w:rPr>
        <w:t>.</w:t>
      </w:r>
      <w:r w:rsidR="00F12A1B" w:rsidRPr="0087198A">
        <w:rPr>
          <w:rFonts w:eastAsia="Times New Roman"/>
          <w:sz w:val="24"/>
          <w:szCs w:val="24"/>
        </w:rPr>
        <w:t xml:space="preserve"> STEM images reveal the presence of defects associated with separate</w:t>
      </w:r>
      <w:r w:rsidR="00E22640" w:rsidRPr="0087198A">
        <w:rPr>
          <w:rFonts w:eastAsia="Times New Roman"/>
          <w:sz w:val="24"/>
          <w:szCs w:val="24"/>
        </w:rPr>
        <w:t>, oxygen-deficient</w:t>
      </w:r>
      <w:r w:rsidR="00F12A1B" w:rsidRPr="0087198A">
        <w:rPr>
          <w:rFonts w:eastAsia="Times New Roman"/>
          <w:sz w:val="24"/>
          <w:szCs w:val="24"/>
        </w:rPr>
        <w:t xml:space="preserve"> </w:t>
      </w:r>
      <w:r w:rsidR="00E22640" w:rsidRPr="0087198A">
        <w:rPr>
          <w:rFonts w:eastAsia="Times New Roman"/>
          <w:sz w:val="24"/>
          <w:szCs w:val="24"/>
        </w:rPr>
        <w:t>phases</w:t>
      </w:r>
      <w:r w:rsidR="00493316" w:rsidRPr="0087198A">
        <w:rPr>
          <w:rFonts w:eastAsia="Times New Roman"/>
          <w:sz w:val="24"/>
          <w:szCs w:val="24"/>
        </w:rPr>
        <w:t>,</w:t>
      </w:r>
      <w:r w:rsidRPr="0087198A">
        <w:rPr>
          <w:rFonts w:eastAsia="Times New Roman"/>
          <w:sz w:val="24"/>
          <w:szCs w:val="24"/>
        </w:rPr>
        <w:t xml:space="preserve"> suggesting that both changes to the microstructure as well as a reduction in hole doping level may play roles in the suppression of superconductivity. Remarkably, </w:t>
      </w:r>
      <w:r w:rsidRPr="0087198A">
        <w:rPr>
          <w:rFonts w:eastAsia="Times New Roman"/>
          <w:sz w:val="24"/>
          <w:szCs w:val="24"/>
        </w:rPr>
        <w:lastRenderedPageBreak/>
        <w:t xml:space="preserve">the changes to the superconducting properties throughout the entire 100 nm thick YBCO films are induced by the migration of oxygen towards the YBCO/Gd interface, extending the viability of </w:t>
      </w:r>
      <w:r w:rsidR="00B354CC" w:rsidRPr="0087198A">
        <w:rPr>
          <w:rFonts w:eastAsia="Times New Roman"/>
          <w:sz w:val="24"/>
          <w:szCs w:val="24"/>
        </w:rPr>
        <w:t xml:space="preserve">ionic control of superconductivity </w:t>
      </w:r>
      <w:r w:rsidRPr="0087198A">
        <w:rPr>
          <w:rFonts w:eastAsia="Times New Roman"/>
          <w:sz w:val="24"/>
          <w:szCs w:val="24"/>
        </w:rPr>
        <w:t>to the quasi-bulk regime.</w:t>
      </w:r>
      <w:r w:rsidR="00810D44" w:rsidRPr="0087198A">
        <w:rPr>
          <w:rFonts w:eastAsia="Times New Roman"/>
          <w:sz w:val="24"/>
          <w:szCs w:val="24"/>
        </w:rPr>
        <w:t xml:space="preserve"> As ionic transport can be easily controlled by a bias voltage, our findings also show potential in electric </w:t>
      </w:r>
      <w:r w:rsidR="00A858CB">
        <w:rPr>
          <w:rFonts w:eastAsia="Times New Roman"/>
          <w:sz w:val="24"/>
          <w:szCs w:val="24"/>
        </w:rPr>
        <w:t>field control</w:t>
      </w:r>
      <w:r w:rsidR="00A858CB" w:rsidRPr="0087198A">
        <w:rPr>
          <w:rFonts w:eastAsia="Times New Roman"/>
          <w:sz w:val="24"/>
          <w:szCs w:val="24"/>
        </w:rPr>
        <w:t xml:space="preserve"> </w:t>
      </w:r>
      <w:r w:rsidR="00810D44" w:rsidRPr="0087198A">
        <w:rPr>
          <w:rFonts w:eastAsia="Times New Roman"/>
          <w:sz w:val="24"/>
          <w:szCs w:val="24"/>
        </w:rPr>
        <w:t xml:space="preserve">of superconductivity in getter/oxide type of heterostructures. </w:t>
      </w:r>
    </w:p>
    <w:p w14:paraId="09BDB780" w14:textId="77777777" w:rsidR="00033AD2" w:rsidRPr="0087198A" w:rsidRDefault="00033AD2" w:rsidP="00033AD2">
      <w:pPr>
        <w:pBdr>
          <w:top w:val="nil"/>
          <w:left w:val="nil"/>
          <w:bottom w:val="nil"/>
          <w:right w:val="nil"/>
          <w:between w:val="nil"/>
        </w:pBdr>
        <w:rPr>
          <w:rFonts w:eastAsia="Times New Roman"/>
          <w:b/>
          <w:sz w:val="24"/>
          <w:szCs w:val="24"/>
        </w:rPr>
      </w:pPr>
      <w:r w:rsidRPr="0087198A">
        <w:rPr>
          <w:rFonts w:eastAsia="Times New Roman"/>
          <w:b/>
          <w:sz w:val="24"/>
          <w:szCs w:val="24"/>
        </w:rPr>
        <w:t>Materials and Methods</w:t>
      </w:r>
    </w:p>
    <w:p w14:paraId="4E3571CE" w14:textId="77777777" w:rsidR="00033AD2" w:rsidRPr="0087198A" w:rsidRDefault="00033AD2" w:rsidP="00033AD2">
      <w:pPr>
        <w:keepNext/>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Film growth and characterization</w:t>
      </w:r>
    </w:p>
    <w:p w14:paraId="735BD089" w14:textId="34AC21D0" w:rsidR="00033AD2" w:rsidRPr="0087198A" w:rsidRDefault="00033AD2" w:rsidP="007E2048">
      <w:pPr>
        <w:keepNext/>
        <w:pBdr>
          <w:top w:val="nil"/>
          <w:left w:val="nil"/>
          <w:bottom w:val="nil"/>
          <w:right w:val="nil"/>
          <w:between w:val="nil"/>
        </w:pBdr>
        <w:spacing w:line="480" w:lineRule="auto"/>
        <w:ind w:left="720"/>
        <w:jc w:val="both"/>
        <w:rPr>
          <w:rFonts w:eastAsia="Times New Roman"/>
          <w:sz w:val="24"/>
          <w:szCs w:val="24"/>
        </w:rPr>
      </w:pPr>
      <w:bookmarkStart w:id="74" w:name="_3dy6vkm" w:colFirst="0" w:colLast="0"/>
      <w:bookmarkEnd w:id="74"/>
      <w:r w:rsidRPr="0087198A">
        <w:rPr>
          <w:rFonts w:eastAsia="Times New Roman"/>
          <w:sz w:val="24"/>
          <w:szCs w:val="24"/>
        </w:rPr>
        <w:t>Commercially available 100 nm thick YBCO films grown on STO substrates</w:t>
      </w:r>
      <w:r w:rsidR="0001513D" w:rsidRPr="0087198A">
        <w:rPr>
          <w:rFonts w:eastAsia="Times New Roman"/>
          <w:sz w:val="24"/>
          <w:szCs w:val="24"/>
        </w:rPr>
        <w:t xml:space="preserve"> were </w:t>
      </w:r>
      <w:r w:rsidRPr="0087198A">
        <w:rPr>
          <w:rFonts w:eastAsia="Times New Roman"/>
          <w:sz w:val="24"/>
          <w:szCs w:val="24"/>
        </w:rPr>
        <w:t xml:space="preserve">purchased </w:t>
      </w:r>
      <w:r w:rsidR="0001513D" w:rsidRPr="0087198A">
        <w:rPr>
          <w:rFonts w:eastAsia="Times New Roman"/>
          <w:sz w:val="24"/>
          <w:szCs w:val="24"/>
        </w:rPr>
        <w:t xml:space="preserve">from MTI Corporation for this experiment. The films, which were </w:t>
      </w:r>
      <w:r w:rsidR="00090BF6" w:rsidRPr="0087198A">
        <w:rPr>
          <w:rFonts w:eastAsia="Times New Roman"/>
          <w:sz w:val="24"/>
          <w:szCs w:val="24"/>
        </w:rPr>
        <w:t xml:space="preserve">packaged </w:t>
      </w:r>
      <w:r w:rsidR="0011460B" w:rsidRPr="0087198A">
        <w:rPr>
          <w:rFonts w:eastAsia="Times New Roman"/>
          <w:sz w:val="24"/>
          <w:szCs w:val="24"/>
        </w:rPr>
        <w:t xml:space="preserve">and </w:t>
      </w:r>
      <w:r w:rsidR="0001513D" w:rsidRPr="0087198A">
        <w:rPr>
          <w:rFonts w:eastAsia="Times New Roman"/>
          <w:sz w:val="24"/>
          <w:szCs w:val="24"/>
        </w:rPr>
        <w:t>kept in a vacuum</w:t>
      </w:r>
      <w:r w:rsidR="0011460B" w:rsidRPr="0087198A">
        <w:rPr>
          <w:rFonts w:eastAsia="Times New Roman"/>
          <w:sz w:val="24"/>
          <w:szCs w:val="24"/>
        </w:rPr>
        <w:t>-</w:t>
      </w:r>
      <w:r w:rsidR="0001513D" w:rsidRPr="0087198A">
        <w:rPr>
          <w:rFonts w:eastAsia="Times New Roman"/>
          <w:sz w:val="24"/>
          <w:szCs w:val="24"/>
        </w:rPr>
        <w:t>sealed box prior to Gd deposition, were exposed to atmosphere for &lt; 1 h before</w:t>
      </w:r>
      <w:r w:rsidR="007E2048" w:rsidRPr="0087198A">
        <w:rPr>
          <w:rFonts w:eastAsia="Times New Roman"/>
          <w:sz w:val="24"/>
          <w:szCs w:val="24"/>
        </w:rPr>
        <w:t xml:space="preserve"> being transferred to a high vacuum environment</w:t>
      </w:r>
      <w:r w:rsidR="00BD74C3" w:rsidRPr="0087198A">
        <w:rPr>
          <w:rFonts w:eastAsia="Times New Roman"/>
          <w:sz w:val="24"/>
          <w:szCs w:val="24"/>
        </w:rPr>
        <w:t xml:space="preserve"> at UCD; </w:t>
      </w:r>
      <w:r w:rsidR="007E2048" w:rsidRPr="0087198A">
        <w:rPr>
          <w:rFonts w:eastAsia="Times New Roman"/>
          <w:sz w:val="24"/>
          <w:szCs w:val="24"/>
        </w:rPr>
        <w:t xml:space="preserve">they were </w:t>
      </w:r>
      <w:r w:rsidR="00BD74C3" w:rsidRPr="0087198A">
        <w:rPr>
          <w:rFonts w:eastAsia="Times New Roman"/>
          <w:sz w:val="24"/>
          <w:szCs w:val="24"/>
        </w:rPr>
        <w:t xml:space="preserve">subsequently </w:t>
      </w:r>
      <w:r w:rsidRPr="0087198A">
        <w:rPr>
          <w:rFonts w:eastAsia="Times New Roman"/>
          <w:sz w:val="24"/>
          <w:szCs w:val="24"/>
        </w:rPr>
        <w:t>sputter</w:t>
      </w:r>
      <w:r w:rsidR="00BD74C3" w:rsidRPr="0087198A">
        <w:rPr>
          <w:rFonts w:eastAsia="Times New Roman"/>
          <w:sz w:val="24"/>
          <w:szCs w:val="24"/>
        </w:rPr>
        <w:t>-</w:t>
      </w:r>
      <w:r w:rsidRPr="0087198A">
        <w:rPr>
          <w:rFonts w:eastAsia="Times New Roman"/>
          <w:sz w:val="24"/>
          <w:szCs w:val="24"/>
        </w:rPr>
        <w:t xml:space="preserve">coated with Gd (3 nm, 7 nm, 20 nm) and a Au (5 nm) protective capping layer using Ar gas at </w:t>
      </w:r>
      <m:oMath>
        <m:r>
          <w:rPr>
            <w:rFonts w:ascii="Cambria Math" w:eastAsia="Cambria" w:hAnsi="Cambria Math" w:cs="Cambria"/>
            <w:sz w:val="24"/>
            <w:szCs w:val="24"/>
          </w:rPr>
          <m:t>0.67</m:t>
        </m:r>
      </m:oMath>
      <w:r w:rsidRPr="0087198A">
        <w:rPr>
          <w:rFonts w:eastAsia="Times New Roman"/>
          <w:sz w:val="24"/>
          <w:szCs w:val="24"/>
        </w:rPr>
        <w:t xml:space="preserve"> Pa working pressure in a chamber with a base pressure of</w:t>
      </w:r>
      <w:r w:rsidR="00090BF6" w:rsidRPr="0087198A">
        <w:rPr>
          <w:rFonts w:eastAsia="Times New Roman"/>
          <w:sz w:val="24"/>
          <w:szCs w:val="24"/>
        </w:rPr>
        <w:t xml:space="preserve"> &lt;</w:t>
      </w:r>
      <w:r w:rsidRPr="0087198A">
        <w:rPr>
          <w:rFonts w:eastAsia="Times New Roman"/>
          <w:sz w:val="24"/>
          <w:szCs w:val="24"/>
        </w:rPr>
        <w:t xml:space="preserve"> </w:t>
      </w:r>
      <m:oMath>
        <m:r>
          <w:rPr>
            <w:rFonts w:ascii="Cambria Math" w:eastAsia="Cambria" w:hAnsi="Cambria Math" w:cs="Cambria"/>
            <w:sz w:val="24"/>
            <w:szCs w:val="24"/>
          </w:rPr>
          <m:t>1×</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-5</m:t>
            </m:r>
          </m:sup>
        </m:sSup>
      </m:oMath>
      <w:r w:rsidRPr="0087198A">
        <w:rPr>
          <w:rFonts w:eastAsia="Times New Roman"/>
          <w:sz w:val="24"/>
          <w:szCs w:val="24"/>
        </w:rPr>
        <w:t xml:space="preserve"> Pa. XRD characterization, including both </w:t>
      </w:r>
      <m:oMath>
        <m:r>
          <w:rPr>
            <w:rFonts w:ascii="Cambria Math" w:eastAsia="Cambria" w:hAnsi="Cambria Math" w:cs="Cambria"/>
            <w:sz w:val="24"/>
            <w:szCs w:val="24"/>
          </w:rPr>
          <m:t>θ-2θ</m:t>
        </m:r>
      </m:oMath>
      <w:r w:rsidRPr="0087198A">
        <w:rPr>
          <w:rFonts w:eastAsia="Times New Roman"/>
          <w:sz w:val="24"/>
          <w:szCs w:val="24"/>
        </w:rPr>
        <w:t xml:space="preserve"> scans and reciprocal space maps, was performed on a X-ray diffractometer equipped with parallel beam optics and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monochromator. Polarized neutron reflectometry was measured at the NIST Center for Neutron Research on the PBR and MAGIK beamlines. The experiment</w:t>
      </w:r>
      <w:r w:rsidR="005C6EF1">
        <w:rPr>
          <w:rFonts w:eastAsia="Times New Roman"/>
          <w:sz w:val="24"/>
          <w:szCs w:val="24"/>
        </w:rPr>
        <w:t>s</w:t>
      </w:r>
      <w:r w:rsidRPr="0087198A">
        <w:rPr>
          <w:rFonts w:eastAsia="Times New Roman"/>
          <w:sz w:val="24"/>
          <w:szCs w:val="24"/>
        </w:rPr>
        <w:t xml:space="preserve"> used</w:t>
      </w:r>
      <w:r w:rsidR="005C6EF1">
        <w:rPr>
          <w:rFonts w:eastAsia="Times New Roman"/>
          <w:sz w:val="24"/>
          <w:szCs w:val="24"/>
        </w:rPr>
        <w:t xml:space="preserve"> </w:t>
      </w:r>
      <w:commentRangeStart w:id="75"/>
      <w:r w:rsidR="005C6EF1">
        <w:rPr>
          <w:rFonts w:eastAsia="Times New Roman"/>
          <w:sz w:val="24"/>
          <w:szCs w:val="24"/>
        </w:rPr>
        <w:t>4.75 Å and</w:t>
      </w:r>
      <w:r w:rsidRPr="0087198A">
        <w:rPr>
          <w:rFonts w:eastAsia="Times New Roman"/>
          <w:sz w:val="24"/>
          <w:szCs w:val="24"/>
        </w:rPr>
        <w:t xml:space="preserve"> 5 </w:t>
      </w:r>
      <w:commentRangeEnd w:id="75"/>
      <w:r w:rsidR="00D21EB9">
        <w:rPr>
          <w:rStyle w:val="CommentReference"/>
          <w:rFonts w:eastAsia="Times New Roman"/>
        </w:rPr>
        <w:commentReference w:id="75"/>
      </w:r>
      <w:r w:rsidRPr="0087198A">
        <w:rPr>
          <w:rFonts w:eastAsia="Times New Roman"/>
          <w:sz w:val="24"/>
          <w:szCs w:val="24"/>
        </w:rPr>
        <w:t>Å neutrons</w:t>
      </w:r>
      <w:r w:rsidR="005C6EF1">
        <w:rPr>
          <w:rFonts w:eastAsia="Times New Roman"/>
          <w:sz w:val="24"/>
          <w:szCs w:val="24"/>
        </w:rPr>
        <w:t xml:space="preserve"> respectively</w:t>
      </w:r>
      <w:r w:rsidRPr="0087198A">
        <w:rPr>
          <w:rFonts w:eastAsia="Times New Roman"/>
          <w:sz w:val="24"/>
          <w:szCs w:val="24"/>
        </w:rPr>
        <w:t>, and were carried out at a temperature of 6 K. Fitting of the PNR data was performed using the Refl1d software package, following a Markov-chain Monte Carlo fitting algorithm</w:t>
      </w:r>
      <w:r w:rsidR="00467E83" w:rsidRPr="0087198A">
        <w:rPr>
          <w:rFonts w:eastAsia="Times New Roman"/>
          <w:sz w:val="24"/>
          <w:szCs w:val="24"/>
        </w:rPr>
        <w:t xml:space="preserve"> </w:t>
      </w:r>
      <w:r w:rsidR="00467E83" w:rsidRPr="0087198A">
        <w:rPr>
          <w:rFonts w:eastAsia="Times New Roman"/>
          <w:sz w:val="24"/>
          <w:szCs w:val="24"/>
        </w:rPr>
        <w:fldChar w:fldCharType="begin" w:fldLock="1"/>
      </w:r>
      <w:r w:rsidR="00964E48">
        <w:rPr>
          <w:rFonts w:eastAsia="Times New Roman"/>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41&lt;/i&gt;)"},"properties":{"noteIndex":0},"schema":"https://github.com/citation-style-language/schema/raw/master/csl-citation.json"}</w:instrText>
      </w:r>
      <w:r w:rsidR="00467E83"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40</w:t>
      </w:r>
      <w:r w:rsidR="00964E48" w:rsidRPr="00964E48">
        <w:rPr>
          <w:rFonts w:eastAsia="Times New Roman"/>
          <w:noProof/>
          <w:sz w:val="24"/>
          <w:szCs w:val="24"/>
        </w:rPr>
        <w:t>)</w:t>
      </w:r>
      <w:r w:rsidR="00467E83" w:rsidRPr="0087198A">
        <w:rPr>
          <w:rFonts w:eastAsia="Times New Roman"/>
          <w:sz w:val="24"/>
          <w:szCs w:val="24"/>
        </w:rPr>
        <w:fldChar w:fldCharType="end"/>
      </w:r>
      <w:r w:rsidRPr="0087198A">
        <w:rPr>
          <w:rFonts w:eastAsia="Times New Roman"/>
          <w:sz w:val="24"/>
          <w:szCs w:val="24"/>
        </w:rPr>
        <w:t>. The calculated SLD was determined by the calculating the sum of the volume-scaled atomic scattering lengths. XA</w:t>
      </w:r>
      <w:r w:rsidR="00BD74C3" w:rsidRPr="0087198A">
        <w:rPr>
          <w:rFonts w:eastAsia="Times New Roman"/>
          <w:sz w:val="24"/>
          <w:szCs w:val="24"/>
        </w:rPr>
        <w:t>S</w:t>
      </w:r>
      <w:r w:rsidRPr="0087198A">
        <w:rPr>
          <w:rFonts w:eastAsia="Times New Roman"/>
          <w:sz w:val="24"/>
          <w:szCs w:val="24"/>
        </w:rPr>
        <w:t xml:space="preserve"> measurements were performed at the Advanced Light Source on beamline 4.0.2 at room temperature in a grazing incidence (30°) geometry. Both fluorescence and electron yield (EY) modes were measured, but due to the capping layers no appreciable signal was measured in the EY mode. Magnetometry measurements were performed</w:t>
      </w:r>
      <w:r w:rsidR="006B2F1E" w:rsidRPr="0087198A">
        <w:rPr>
          <w:rFonts w:eastAsia="Times New Roman"/>
          <w:sz w:val="24"/>
          <w:szCs w:val="24"/>
        </w:rPr>
        <w:t xml:space="preserve"> by first cooling the samples to 5 K in zero field; a </w:t>
      </w:r>
      <w:r w:rsidRPr="0087198A">
        <w:rPr>
          <w:rFonts w:eastAsia="Times New Roman"/>
          <w:sz w:val="24"/>
          <w:szCs w:val="24"/>
        </w:rPr>
        <w:t xml:space="preserve">field of 1 </w:t>
      </w:r>
      <w:proofErr w:type="spellStart"/>
      <w:r w:rsidRPr="0087198A">
        <w:rPr>
          <w:rFonts w:eastAsia="Times New Roman"/>
          <w:sz w:val="24"/>
          <w:szCs w:val="24"/>
        </w:rPr>
        <w:lastRenderedPageBreak/>
        <w:t>mT</w:t>
      </w:r>
      <w:proofErr w:type="spellEnd"/>
      <w:r w:rsidR="006B2F1E" w:rsidRPr="0087198A">
        <w:rPr>
          <w:rFonts w:eastAsia="Times New Roman"/>
          <w:sz w:val="24"/>
          <w:szCs w:val="24"/>
        </w:rPr>
        <w:t xml:space="preserve"> was then applied, and the magnetic moment was recorded as the sample </w:t>
      </w:r>
      <w:r w:rsidR="00BD74C3" w:rsidRPr="0087198A">
        <w:rPr>
          <w:rFonts w:eastAsia="Times New Roman"/>
          <w:sz w:val="24"/>
          <w:szCs w:val="24"/>
        </w:rPr>
        <w:t xml:space="preserve">was </w:t>
      </w:r>
      <w:r w:rsidR="006B2F1E" w:rsidRPr="0087198A">
        <w:rPr>
          <w:rFonts w:eastAsia="Times New Roman"/>
          <w:sz w:val="24"/>
          <w:szCs w:val="24"/>
        </w:rPr>
        <w:t xml:space="preserve">warmed </w:t>
      </w:r>
      <w:r w:rsidR="00BD74C3" w:rsidRPr="0087198A">
        <w:rPr>
          <w:rFonts w:eastAsia="Times New Roman"/>
          <w:sz w:val="24"/>
          <w:szCs w:val="24"/>
        </w:rPr>
        <w:t xml:space="preserve">up </w:t>
      </w:r>
      <w:r w:rsidR="006B2F1E" w:rsidRPr="0087198A">
        <w:rPr>
          <w:rFonts w:eastAsia="Times New Roman"/>
          <w:sz w:val="24"/>
          <w:szCs w:val="24"/>
        </w:rPr>
        <w:t>to 100 K</w:t>
      </w:r>
      <w:r w:rsidRPr="0087198A">
        <w:rPr>
          <w:rFonts w:eastAsia="Times New Roman"/>
          <w:sz w:val="24"/>
          <w:szCs w:val="24"/>
        </w:rPr>
        <w:t>. To reduce stray magnetic fields</w:t>
      </w:r>
      <w:r w:rsidR="000C48E2">
        <w:rPr>
          <w:rFonts w:eastAsia="Times New Roman"/>
          <w:sz w:val="24"/>
          <w:szCs w:val="24"/>
        </w:rPr>
        <w:t xml:space="preserve"> and trapped flux</w:t>
      </w:r>
      <w:r w:rsidRPr="0087198A">
        <w:rPr>
          <w:rFonts w:eastAsia="Times New Roman"/>
          <w:sz w:val="24"/>
          <w:szCs w:val="24"/>
        </w:rPr>
        <w:t xml:space="preserve">, the </w:t>
      </w:r>
      <w:r w:rsidR="000C48E2">
        <w:rPr>
          <w:rFonts w:eastAsia="Times New Roman"/>
          <w:sz w:val="24"/>
          <w:szCs w:val="24"/>
        </w:rPr>
        <w:t xml:space="preserve">superconducting </w:t>
      </w:r>
      <w:r w:rsidRPr="0087198A">
        <w:rPr>
          <w:rFonts w:eastAsia="Times New Roman"/>
          <w:sz w:val="24"/>
          <w:szCs w:val="24"/>
        </w:rPr>
        <w:t xml:space="preserve">magnet was </w:t>
      </w:r>
      <w:r w:rsidR="000C48E2">
        <w:rPr>
          <w:rFonts w:eastAsia="Times New Roman"/>
          <w:sz w:val="24"/>
          <w:szCs w:val="24"/>
        </w:rPr>
        <w:t>driven into the normal state</w:t>
      </w:r>
      <w:r w:rsidR="000C48E2" w:rsidRPr="0087198A">
        <w:rPr>
          <w:rFonts w:eastAsia="Times New Roman"/>
          <w:sz w:val="24"/>
          <w:szCs w:val="24"/>
        </w:rPr>
        <w:t xml:space="preserve"> </w:t>
      </w:r>
      <w:r w:rsidRPr="0087198A">
        <w:rPr>
          <w:rFonts w:eastAsia="Times New Roman"/>
          <w:sz w:val="24"/>
          <w:szCs w:val="24"/>
        </w:rPr>
        <w:t xml:space="preserve">before each measurement. </w:t>
      </w:r>
      <w:r w:rsidR="003F6BEC" w:rsidRPr="0087198A">
        <w:rPr>
          <w:rFonts w:eastAsia="Times New Roman"/>
          <w:sz w:val="24"/>
          <w:szCs w:val="24"/>
        </w:rPr>
        <w:t xml:space="preserve">The transition temperatures quoted from the magnetometry were acquired by taking the midpoint of the </w:t>
      </w:r>
      <m:oMath>
        <m:r>
          <w:rPr>
            <w:rFonts w:ascii="Cambria Math" w:eastAsia="Times New Roman" w:hAnsi="Cambria Math"/>
            <w:sz w:val="24"/>
            <w:szCs w:val="24"/>
          </w:rPr>
          <m:t>M(T)</m:t>
        </m:r>
      </m:oMath>
      <w:r w:rsidR="003F6BEC" w:rsidRPr="0087198A">
        <w:rPr>
          <w:rFonts w:eastAsia="Times New Roman"/>
          <w:sz w:val="24"/>
          <w:szCs w:val="24"/>
        </w:rPr>
        <w:t xml:space="preserve"> </w:t>
      </w:r>
      <w:r w:rsidR="00BD74C3" w:rsidRPr="0087198A">
        <w:rPr>
          <w:rFonts w:eastAsia="Times New Roman"/>
          <w:sz w:val="24"/>
          <w:szCs w:val="24"/>
        </w:rPr>
        <w:t>transitions</w:t>
      </w:r>
      <w:r w:rsidR="003F6BEC" w:rsidRPr="0087198A">
        <w:rPr>
          <w:rFonts w:eastAsia="Times New Roman"/>
          <w:sz w:val="24"/>
          <w:szCs w:val="24"/>
        </w:rPr>
        <w:t xml:space="preserve">. </w:t>
      </w:r>
      <w:r w:rsidRPr="0087198A">
        <w:rPr>
          <w:rFonts w:eastAsia="Times New Roman"/>
          <w:sz w:val="24"/>
          <w:szCs w:val="24"/>
        </w:rPr>
        <w:t xml:space="preserve">Resistivity was measured using a four-contact </w:t>
      </w:r>
      <w:r w:rsidR="00293D7D">
        <w:rPr>
          <w:rFonts w:eastAsia="Times New Roman"/>
          <w:sz w:val="24"/>
          <w:szCs w:val="24"/>
        </w:rPr>
        <w:t>v</w:t>
      </w:r>
      <w:r w:rsidR="00293D7D" w:rsidRPr="0087198A">
        <w:rPr>
          <w:rFonts w:eastAsia="Times New Roman"/>
          <w:sz w:val="24"/>
          <w:szCs w:val="24"/>
        </w:rPr>
        <w:t xml:space="preserve">an </w:t>
      </w:r>
      <w:r w:rsidRPr="0087198A">
        <w:rPr>
          <w:rFonts w:eastAsia="Times New Roman"/>
          <w:sz w:val="24"/>
          <w:szCs w:val="24"/>
        </w:rPr>
        <w:t xml:space="preserve">der Pauw geometry. The </w:t>
      </w:r>
      <w:r w:rsidR="00AD18C2">
        <w:rPr>
          <w:rFonts w:eastAsia="Times New Roman"/>
          <w:sz w:val="24"/>
          <w:szCs w:val="24"/>
        </w:rPr>
        <w:t xml:space="preserve">excitation </w:t>
      </w:r>
      <w:r w:rsidRPr="0087198A">
        <w:rPr>
          <w:rFonts w:eastAsia="Times New Roman"/>
          <w:sz w:val="24"/>
          <w:szCs w:val="24"/>
        </w:rPr>
        <w:t>current used was 100 µA at</w:t>
      </w:r>
      <w:r w:rsidR="00E11066">
        <w:rPr>
          <w:rFonts w:eastAsia="Times New Roman"/>
          <w:sz w:val="24"/>
          <w:szCs w:val="24"/>
        </w:rPr>
        <w:t xml:space="preserve"> a</w:t>
      </w:r>
      <w:r w:rsidRPr="0087198A">
        <w:rPr>
          <w:rFonts w:eastAsia="Times New Roman"/>
          <w:sz w:val="24"/>
          <w:szCs w:val="24"/>
        </w:rPr>
        <w:t xml:space="preserve"> frequency of 173 Hz</w:t>
      </w:r>
      <w:r w:rsidR="00535658" w:rsidRPr="0087198A">
        <w:rPr>
          <w:rFonts w:eastAsia="Times New Roman"/>
          <w:sz w:val="24"/>
          <w:szCs w:val="24"/>
        </w:rPr>
        <w:t>.</w:t>
      </w:r>
      <w:r w:rsidR="003A4D3B">
        <w:rPr>
          <w:rFonts w:eastAsia="Times New Roman"/>
          <w:sz w:val="24"/>
          <w:szCs w:val="24"/>
        </w:rPr>
        <w:t xml:space="preserve"> </w:t>
      </w:r>
      <w:r w:rsidR="007C4E15">
        <w:rPr>
          <w:rFonts w:eastAsia="Times New Roman"/>
          <w:sz w:val="24"/>
          <w:szCs w:val="24"/>
        </w:rPr>
        <w:t>Cross-section s</w:t>
      </w:r>
      <w:r w:rsidR="00C62A7F">
        <w:rPr>
          <w:rFonts w:eastAsia="Times New Roman"/>
          <w:sz w:val="24"/>
          <w:szCs w:val="24"/>
        </w:rPr>
        <w:t xml:space="preserve">pecimens </w:t>
      </w:r>
      <w:r w:rsidR="007C4E15">
        <w:rPr>
          <w:rFonts w:eastAsia="Times New Roman"/>
          <w:sz w:val="24"/>
          <w:szCs w:val="24"/>
        </w:rPr>
        <w:t xml:space="preserve">for electron microscopy </w:t>
      </w:r>
      <w:r w:rsidR="00C62A7F">
        <w:rPr>
          <w:rFonts w:eastAsia="Times New Roman"/>
          <w:sz w:val="24"/>
          <w:szCs w:val="24"/>
        </w:rPr>
        <w:t xml:space="preserve">were prepared by grinding, polishing and ion milling with a final 0.5 kV cleaning. </w:t>
      </w:r>
      <w:r w:rsidR="003A4D3B">
        <w:rPr>
          <w:rFonts w:eastAsia="Times New Roman"/>
          <w:sz w:val="24"/>
          <w:szCs w:val="24"/>
        </w:rPr>
        <w:t xml:space="preserve">STEM analyses were carried out in a JEOL ARM200cF equipped with spherical aberration </w:t>
      </w:r>
      <w:r w:rsidR="00315EED">
        <w:rPr>
          <w:rFonts w:eastAsia="Times New Roman"/>
          <w:sz w:val="24"/>
          <w:szCs w:val="24"/>
        </w:rPr>
        <w:t>corrector</w:t>
      </w:r>
      <w:r w:rsidR="00C62A7F">
        <w:rPr>
          <w:rFonts w:eastAsia="Times New Roman"/>
          <w:sz w:val="24"/>
          <w:szCs w:val="24"/>
        </w:rPr>
        <w:t xml:space="preserve"> and working with an acceleration voltage of 200kV</w:t>
      </w:r>
      <w:r w:rsidR="007C4E15">
        <w:rPr>
          <w:rFonts w:eastAsia="Times New Roman"/>
          <w:sz w:val="24"/>
          <w:szCs w:val="24"/>
        </w:rPr>
        <w:t xml:space="preserve"> at the National Center for Electron Microscopy at University </w:t>
      </w:r>
      <w:proofErr w:type="spellStart"/>
      <w:r w:rsidR="007C4E15">
        <w:rPr>
          <w:rFonts w:eastAsia="Times New Roman"/>
          <w:sz w:val="24"/>
          <w:szCs w:val="24"/>
        </w:rPr>
        <w:t>Complutense</w:t>
      </w:r>
      <w:proofErr w:type="spellEnd"/>
      <w:r w:rsidR="007C4E15">
        <w:rPr>
          <w:rFonts w:eastAsia="Times New Roman"/>
          <w:sz w:val="24"/>
          <w:szCs w:val="24"/>
        </w:rPr>
        <w:t xml:space="preserve"> of Madrid</w:t>
      </w:r>
      <w:r w:rsidR="00CF7E02">
        <w:rPr>
          <w:rFonts w:eastAsia="Times New Roman"/>
          <w:sz w:val="24"/>
          <w:szCs w:val="24"/>
        </w:rPr>
        <w:t>, S</w:t>
      </w:r>
      <w:r w:rsidR="000E6E8A">
        <w:rPr>
          <w:rFonts w:eastAsia="Times New Roman"/>
          <w:sz w:val="24"/>
          <w:szCs w:val="24"/>
        </w:rPr>
        <w:t>pain</w:t>
      </w:r>
      <w:r w:rsidR="00C62A7F">
        <w:rPr>
          <w:rFonts w:eastAsia="Times New Roman"/>
          <w:sz w:val="24"/>
          <w:szCs w:val="24"/>
        </w:rPr>
        <w:t xml:space="preserve">. </w:t>
      </w:r>
    </w:p>
    <w:p w14:paraId="4070E3B4" w14:textId="77777777" w:rsidR="008573F1" w:rsidRPr="0087198A" w:rsidRDefault="008573F1" w:rsidP="00AC2069">
      <w:pPr>
        <w:pStyle w:val="Paragraph"/>
        <w:spacing w:before="0"/>
        <w:ind w:firstLine="0"/>
      </w:pPr>
    </w:p>
    <w:p w14:paraId="106FAECF" w14:textId="77777777" w:rsidR="00470A12" w:rsidRDefault="002369B0">
      <w:pPr>
        <w:rPr>
          <w:b/>
          <w:sz w:val="24"/>
          <w:szCs w:val="24"/>
        </w:rPr>
      </w:pPr>
      <w:r w:rsidRPr="00470A12">
        <w:rPr>
          <w:b/>
          <w:sz w:val="24"/>
          <w:szCs w:val="24"/>
        </w:rPr>
        <w:t>H2: Supplementary Materials</w:t>
      </w:r>
    </w:p>
    <w:p w14:paraId="22131E6D" w14:textId="77777777" w:rsidR="00470A12" w:rsidRDefault="00470A12">
      <w:pPr>
        <w:rPr>
          <w:b/>
          <w:sz w:val="24"/>
          <w:szCs w:val="24"/>
        </w:rPr>
      </w:pPr>
    </w:p>
    <w:p w14:paraId="1427CC5E" w14:textId="163910AF" w:rsidR="0072244C" w:rsidRPr="00470A12" w:rsidRDefault="00470A12">
      <w:pPr>
        <w:rPr>
          <w:rFonts w:eastAsia="Times New Roman"/>
          <w:b/>
          <w:bCs/>
          <w:kern w:val="28"/>
          <w:sz w:val="24"/>
          <w:szCs w:val="24"/>
        </w:rPr>
      </w:pPr>
      <w:r>
        <w:rPr>
          <w:b/>
          <w:sz w:val="24"/>
          <w:szCs w:val="24"/>
        </w:rPr>
        <w:t xml:space="preserve">Fig. S1. </w:t>
      </w:r>
      <w:bookmarkStart w:id="76" w:name="_Hlk527809570"/>
      <w:r w:rsidR="000A74A2" w:rsidRPr="000A74A2">
        <w:rPr>
          <w:b/>
          <w:sz w:val="24"/>
          <w:szCs w:val="24"/>
        </w:rPr>
        <w:t>Neutron reflectometry profiles</w:t>
      </w:r>
      <w:bookmarkEnd w:id="76"/>
      <w:r w:rsidR="000A74A2" w:rsidRPr="000A74A2">
        <w:rPr>
          <w:b/>
          <w:sz w:val="24"/>
          <w:szCs w:val="24"/>
        </w:rPr>
        <w:t xml:space="preserve">. </w:t>
      </w:r>
      <w:r w:rsidR="000A74A2" w:rsidRPr="000A74A2">
        <w:rPr>
          <w:sz w:val="24"/>
          <w:szCs w:val="24"/>
        </w:rPr>
        <w:t xml:space="preserve">Specular neutron </w:t>
      </w:r>
      <w:proofErr w:type="spellStart"/>
      <w:r w:rsidR="000A74A2" w:rsidRPr="000A74A2">
        <w:rPr>
          <w:sz w:val="24"/>
          <w:szCs w:val="24"/>
        </w:rPr>
        <w:t>reflectivities</w:t>
      </w:r>
      <w:proofErr w:type="spellEnd"/>
      <w:r w:rsidR="000A74A2" w:rsidRPr="000A74A2">
        <w:rPr>
          <w:sz w:val="24"/>
          <w:szCs w:val="24"/>
        </w:rPr>
        <w:t xml:space="preserve"> of the non-spin-flip channels (</w:t>
      </w:r>
      <m:oMath>
        <m:r>
          <w:rPr>
            <w:rFonts w:ascii="Cambria Math" w:hAnsi="Cambria Math"/>
            <w:sz w:val="24"/>
            <w:szCs w:val="24"/>
          </w:rPr>
          <m:t>R++</m:t>
        </m:r>
      </m:oMath>
      <w:r w:rsidR="000A74A2" w:rsidRPr="000A74A2">
        <w:rPr>
          <w:sz w:val="24"/>
          <w:szCs w:val="24"/>
        </w:rPr>
        <w:t xml:space="preserve"> and </w:t>
      </w:r>
      <m:oMath>
        <m:r>
          <w:rPr>
            <w:rFonts w:ascii="Cambria Math" w:hAnsi="Cambria Math"/>
            <w:sz w:val="24"/>
            <w:szCs w:val="24"/>
          </w:rPr>
          <m:t>R--</m:t>
        </m:r>
      </m:oMath>
      <w:r w:rsidR="000A74A2" w:rsidRPr="000A74A2">
        <w:rPr>
          <w:sz w:val="24"/>
          <w:szCs w:val="24"/>
        </w:rPr>
        <w:t xml:space="preserve">) shown as a function of scattering vector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Z</m:t>
            </m:r>
          </m:sub>
        </m:sSub>
      </m:oMath>
      <w:r w:rsidR="000A74A2" w:rsidRPr="000A74A2">
        <w:rPr>
          <w:sz w:val="24"/>
          <w:szCs w:val="24"/>
        </w:rPr>
        <w:t xml:space="preserve"> for the as-grown (</w:t>
      </w:r>
      <w:r w:rsidR="000A74A2" w:rsidRPr="000A74A2">
        <w:rPr>
          <w:b/>
          <w:sz w:val="24"/>
          <w:szCs w:val="24"/>
        </w:rPr>
        <w:t>A</w:t>
      </w:r>
      <w:r w:rsidR="000A74A2" w:rsidRPr="000A74A2">
        <w:rPr>
          <w:sz w:val="24"/>
          <w:szCs w:val="24"/>
        </w:rPr>
        <w:t>), Gd (3 nm) (</w:t>
      </w:r>
      <w:r w:rsidR="000A74A2" w:rsidRPr="000A74A2">
        <w:rPr>
          <w:b/>
          <w:sz w:val="24"/>
          <w:szCs w:val="24"/>
        </w:rPr>
        <w:t>B</w:t>
      </w:r>
      <w:r w:rsidR="000A74A2" w:rsidRPr="000A74A2">
        <w:rPr>
          <w:sz w:val="24"/>
          <w:szCs w:val="24"/>
        </w:rPr>
        <w:t>), Gd (7 nm) (</w:t>
      </w:r>
      <w:r w:rsidR="000A74A2" w:rsidRPr="000A74A2">
        <w:rPr>
          <w:b/>
          <w:sz w:val="24"/>
          <w:szCs w:val="24"/>
        </w:rPr>
        <w:t>C</w:t>
      </w:r>
      <w:r w:rsidR="000A74A2" w:rsidRPr="000A74A2">
        <w:rPr>
          <w:sz w:val="24"/>
          <w:szCs w:val="24"/>
        </w:rPr>
        <w:t>), and Gd (20 nm) (</w:t>
      </w:r>
      <w:r w:rsidR="000A74A2" w:rsidRPr="000A74A2">
        <w:rPr>
          <w:b/>
          <w:sz w:val="24"/>
          <w:szCs w:val="24"/>
        </w:rPr>
        <w:t>D</w:t>
      </w:r>
      <w:r w:rsidR="000A74A2" w:rsidRPr="000A74A2">
        <w:rPr>
          <w:sz w:val="24"/>
          <w:szCs w:val="24"/>
        </w:rPr>
        <w:t>) samples. In all panels, symbols denote experimental data, with fits corresponding to the models from Fig. 4 of the main text shown as red and black lines.</w:t>
      </w:r>
      <w:r w:rsidR="0072244C" w:rsidRPr="00470A12">
        <w:rPr>
          <w:b/>
          <w:sz w:val="24"/>
          <w:szCs w:val="24"/>
        </w:rPr>
        <w:br w:type="page"/>
      </w:r>
    </w:p>
    <w:p w14:paraId="45DC5911" w14:textId="141C1394" w:rsidR="00677536" w:rsidRPr="0087198A" w:rsidRDefault="007E1FBC" w:rsidP="00AC2069">
      <w:pPr>
        <w:pStyle w:val="Refhead"/>
        <w:spacing w:before="0" w:after="0"/>
      </w:pPr>
      <w:r w:rsidRPr="0087198A">
        <w:lastRenderedPageBreak/>
        <w:t>References</w:t>
      </w:r>
    </w:p>
    <w:p w14:paraId="7BE40A76" w14:textId="77777777" w:rsidR="00E509CD" w:rsidRPr="0087198A" w:rsidRDefault="00E509CD" w:rsidP="00AC2069">
      <w:pPr>
        <w:pStyle w:val="Refhead"/>
        <w:spacing w:before="0" w:after="0"/>
      </w:pPr>
    </w:p>
    <w:p w14:paraId="244A97DE" w14:textId="30ADEA66" w:rsidR="00964E48" w:rsidRPr="00964E48" w:rsidRDefault="00F41019" w:rsidP="00964E48">
      <w:pPr>
        <w:widowControl w:val="0"/>
        <w:autoSpaceDE w:val="0"/>
        <w:autoSpaceDN w:val="0"/>
        <w:adjustRightInd w:val="0"/>
        <w:ind w:left="640" w:hanging="640"/>
        <w:rPr>
          <w:noProof/>
          <w:sz w:val="24"/>
          <w:szCs w:val="24"/>
        </w:rPr>
      </w:pPr>
      <w:r w:rsidRPr="0087198A">
        <w:fldChar w:fldCharType="begin" w:fldLock="1"/>
      </w:r>
      <w:r w:rsidRPr="0087198A">
        <w:instrText xml:space="preserve">ADDIN Mendeley Bibliography CSL_BIBLIOGRAPHY </w:instrText>
      </w:r>
      <w:r w:rsidRPr="0087198A">
        <w:fldChar w:fldCharType="separate"/>
      </w:r>
      <w:r w:rsidR="00964E48" w:rsidRPr="00964E48">
        <w:rPr>
          <w:noProof/>
          <w:sz w:val="24"/>
          <w:szCs w:val="24"/>
        </w:rPr>
        <w:t xml:space="preserve">1. </w:t>
      </w:r>
      <w:r w:rsidR="00964E48" w:rsidRPr="00964E48">
        <w:rPr>
          <w:noProof/>
          <w:sz w:val="24"/>
          <w:szCs w:val="24"/>
        </w:rPr>
        <w:tab/>
        <w:t>R. J. Cava, B. Batlogg, K. M. Rabe, E. A. Rietman, P. K. Gallagher, L. W. Rupp, Structural anomalies at the disappearance of superconductivity in Ba</w:t>
      </w:r>
      <w:r w:rsidR="00964E48" w:rsidRPr="00964E48">
        <w:rPr>
          <w:noProof/>
          <w:sz w:val="24"/>
          <w:szCs w:val="24"/>
          <w:vertAlign w:val="subscript"/>
        </w:rPr>
        <w:t>2</w:t>
      </w:r>
      <w:r w:rsidR="00964E48" w:rsidRPr="00964E48">
        <w:rPr>
          <w:noProof/>
          <w:sz w:val="24"/>
          <w:szCs w:val="24"/>
        </w:rPr>
        <w:t>YCu</w:t>
      </w:r>
      <w:r w:rsidR="00964E48" w:rsidRPr="00964E48">
        <w:rPr>
          <w:noProof/>
          <w:sz w:val="24"/>
          <w:szCs w:val="24"/>
          <w:vertAlign w:val="subscript"/>
        </w:rPr>
        <w:t>3</w:t>
      </w:r>
      <w:r w:rsidR="00964E48" w:rsidRPr="00964E48">
        <w:rPr>
          <w:noProof/>
          <w:sz w:val="24"/>
          <w:szCs w:val="24"/>
        </w:rPr>
        <w:t>O</w:t>
      </w:r>
      <w:r w:rsidR="00964E48" w:rsidRPr="00964E48">
        <w:rPr>
          <w:noProof/>
          <w:sz w:val="24"/>
          <w:szCs w:val="24"/>
          <w:vertAlign w:val="subscript"/>
        </w:rPr>
        <w:t>7−δ</w:t>
      </w:r>
      <w:r w:rsidR="00964E48" w:rsidRPr="00964E48">
        <w:rPr>
          <w:noProof/>
          <w:sz w:val="24"/>
          <w:szCs w:val="24"/>
        </w:rPr>
        <w:t xml:space="preserve">: Evidence for charge transfer from chains to planes. </w:t>
      </w:r>
      <w:r w:rsidR="00964E48" w:rsidRPr="00964E48">
        <w:rPr>
          <w:i/>
          <w:iCs/>
          <w:noProof/>
          <w:sz w:val="24"/>
          <w:szCs w:val="24"/>
        </w:rPr>
        <w:t>Phys. C</w:t>
      </w:r>
      <w:r w:rsidR="00964E48" w:rsidRPr="00964E48">
        <w:rPr>
          <w:noProof/>
          <w:sz w:val="24"/>
          <w:szCs w:val="24"/>
        </w:rPr>
        <w:t xml:space="preserve">. </w:t>
      </w:r>
      <w:r w:rsidR="00964E48" w:rsidRPr="00964E48">
        <w:rPr>
          <w:b/>
          <w:bCs/>
          <w:noProof/>
          <w:sz w:val="24"/>
          <w:szCs w:val="24"/>
        </w:rPr>
        <w:t>156</w:t>
      </w:r>
      <w:r w:rsidR="00964E48" w:rsidRPr="00964E48">
        <w:rPr>
          <w:noProof/>
          <w:sz w:val="24"/>
          <w:szCs w:val="24"/>
        </w:rPr>
        <w:t>, 523–527 (1988).</w:t>
      </w:r>
    </w:p>
    <w:p w14:paraId="5CB0DFC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 </w:t>
      </w:r>
      <w:r w:rsidRPr="00964E48">
        <w:rPr>
          <w:noProof/>
          <w:sz w:val="24"/>
          <w:szCs w:val="24"/>
        </w:rPr>
        <w:tab/>
        <w:t>S. Blanco-Canosa, A. Frano, E. Schierle, J. Porras, T. Loew, M. Minola, M. Bluschke, E. Weschke, B. Keimer, M. Le Tacon, Resonant X-ray Scattering Study of Charge Density Wave Correlations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6+x</w:t>
      </w:r>
      <w:r w:rsidRPr="00964E48">
        <w:rPr>
          <w:noProof/>
          <w:sz w:val="24"/>
          <w:szCs w:val="24"/>
        </w:rPr>
        <w:t xml:space="preserve">. </w:t>
      </w:r>
      <w:r w:rsidRPr="00964E48">
        <w:rPr>
          <w:i/>
          <w:iCs/>
          <w:noProof/>
          <w:sz w:val="24"/>
          <w:szCs w:val="24"/>
        </w:rPr>
        <w:t>Phys. Rev. B</w:t>
      </w:r>
      <w:r w:rsidRPr="00964E48">
        <w:rPr>
          <w:noProof/>
          <w:sz w:val="24"/>
          <w:szCs w:val="24"/>
        </w:rPr>
        <w:t xml:space="preserve">. </w:t>
      </w:r>
      <w:r w:rsidRPr="00964E48">
        <w:rPr>
          <w:b/>
          <w:bCs/>
          <w:noProof/>
          <w:sz w:val="24"/>
          <w:szCs w:val="24"/>
        </w:rPr>
        <w:t>90</w:t>
      </w:r>
      <w:r w:rsidRPr="00964E48">
        <w:rPr>
          <w:noProof/>
          <w:sz w:val="24"/>
          <w:szCs w:val="24"/>
        </w:rPr>
        <w:t>, 054513 (2014).</w:t>
      </w:r>
    </w:p>
    <w:p w14:paraId="08860E7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 </w:t>
      </w:r>
      <w:r w:rsidRPr="00964E48">
        <w:rPr>
          <w:noProof/>
          <w:sz w:val="24"/>
          <w:szCs w:val="24"/>
        </w:rPr>
        <w:tab/>
        <w:t>M. R. Presland, J. L. Tallon, R. G. Buckley, R. S. Liu, N. E. Flower, General trends in oxygen stoichiometry effects on T</w:t>
      </w:r>
      <w:r w:rsidRPr="00964E48">
        <w:rPr>
          <w:noProof/>
          <w:sz w:val="24"/>
          <w:szCs w:val="24"/>
          <w:vertAlign w:val="subscript"/>
        </w:rPr>
        <w:t>c</w:t>
      </w:r>
      <w:r w:rsidRPr="00964E48">
        <w:rPr>
          <w:noProof/>
          <w:sz w:val="24"/>
          <w:szCs w:val="24"/>
        </w:rPr>
        <w:t xml:space="preserve"> in Bi and Tl superconductors. </w:t>
      </w:r>
      <w:r w:rsidRPr="00964E48">
        <w:rPr>
          <w:i/>
          <w:iCs/>
          <w:noProof/>
          <w:sz w:val="24"/>
          <w:szCs w:val="24"/>
        </w:rPr>
        <w:t>Phys. C</w:t>
      </w:r>
      <w:r w:rsidRPr="00964E48">
        <w:rPr>
          <w:noProof/>
          <w:sz w:val="24"/>
          <w:szCs w:val="24"/>
        </w:rPr>
        <w:t xml:space="preserve">. </w:t>
      </w:r>
      <w:r w:rsidRPr="00964E48">
        <w:rPr>
          <w:b/>
          <w:bCs/>
          <w:noProof/>
          <w:sz w:val="24"/>
          <w:szCs w:val="24"/>
        </w:rPr>
        <w:t>176</w:t>
      </w:r>
      <w:r w:rsidRPr="00964E48">
        <w:rPr>
          <w:noProof/>
          <w:sz w:val="24"/>
          <w:szCs w:val="24"/>
        </w:rPr>
        <w:t>, 95–105 (1991).</w:t>
      </w:r>
    </w:p>
    <w:p w14:paraId="19E4D88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4. </w:t>
      </w:r>
      <w:r w:rsidRPr="00964E48">
        <w:rPr>
          <w:noProof/>
          <w:sz w:val="24"/>
          <w:szCs w:val="24"/>
        </w:rPr>
        <w:tab/>
        <w:t xml:space="preserve">P. A. Lee, N. Nagaosa, X.-G. Wen, Doping a Mott insulator: Physics of high-temperature superconductivity. </w:t>
      </w:r>
      <w:r w:rsidRPr="00964E48">
        <w:rPr>
          <w:i/>
          <w:iCs/>
          <w:noProof/>
          <w:sz w:val="24"/>
          <w:szCs w:val="24"/>
        </w:rPr>
        <w:t>Rev. Mod. Phys.</w:t>
      </w:r>
      <w:r w:rsidRPr="00964E48">
        <w:rPr>
          <w:noProof/>
          <w:sz w:val="24"/>
          <w:szCs w:val="24"/>
        </w:rPr>
        <w:t xml:space="preserve"> </w:t>
      </w:r>
      <w:r w:rsidRPr="00964E48">
        <w:rPr>
          <w:b/>
          <w:bCs/>
          <w:noProof/>
          <w:sz w:val="24"/>
          <w:szCs w:val="24"/>
        </w:rPr>
        <w:t>78</w:t>
      </w:r>
      <w:r w:rsidRPr="00964E48">
        <w:rPr>
          <w:noProof/>
          <w:sz w:val="24"/>
          <w:szCs w:val="24"/>
        </w:rPr>
        <w:t>, 17–85 (2006).</w:t>
      </w:r>
    </w:p>
    <w:p w14:paraId="7B534D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5. </w:t>
      </w:r>
      <w:r w:rsidRPr="00964E48">
        <w:rPr>
          <w:noProof/>
          <w:sz w:val="24"/>
          <w:szCs w:val="24"/>
        </w:rPr>
        <w:tab/>
        <w:t>W. A. Groen, D. M. de Leeuw, G. P. J. Geelen, Hole concentration and T</w:t>
      </w:r>
      <w:r w:rsidRPr="00964E48">
        <w:rPr>
          <w:noProof/>
          <w:sz w:val="24"/>
          <w:szCs w:val="24"/>
          <w:vertAlign w:val="subscript"/>
        </w:rPr>
        <w:t>c</w:t>
      </w:r>
      <w:r w:rsidRPr="00964E48">
        <w:rPr>
          <w:noProof/>
          <w:sz w:val="24"/>
          <w:szCs w:val="24"/>
        </w:rPr>
        <w:t xml:space="preserve"> in Bi</w:t>
      </w:r>
      <w:r w:rsidRPr="00964E48">
        <w:rPr>
          <w:noProof/>
          <w:sz w:val="24"/>
          <w:szCs w:val="24"/>
          <w:vertAlign w:val="subscript"/>
        </w:rPr>
        <w:t>2</w:t>
      </w:r>
      <w:r w:rsidRPr="00964E48">
        <w:rPr>
          <w:noProof/>
          <w:sz w:val="24"/>
          <w:szCs w:val="24"/>
        </w:rPr>
        <w:t>Sr</w:t>
      </w:r>
      <w:r w:rsidRPr="00964E48">
        <w:rPr>
          <w:noProof/>
          <w:sz w:val="24"/>
          <w:szCs w:val="24"/>
          <w:vertAlign w:val="subscript"/>
        </w:rPr>
        <w:t>2</w:t>
      </w:r>
      <w:r w:rsidRPr="00964E48">
        <w:rPr>
          <w:noProof/>
          <w:sz w:val="24"/>
          <w:szCs w:val="24"/>
        </w:rPr>
        <w:t>CuO</w:t>
      </w:r>
      <w:r w:rsidRPr="00964E48">
        <w:rPr>
          <w:noProof/>
          <w:sz w:val="24"/>
          <w:szCs w:val="24"/>
          <w:vertAlign w:val="subscript"/>
        </w:rPr>
        <w:t>6+δ</w:t>
      </w:r>
      <w:r w:rsidRPr="00964E48">
        <w:rPr>
          <w:noProof/>
          <w:sz w:val="24"/>
          <w:szCs w:val="24"/>
        </w:rPr>
        <w:t xml:space="preserve">. </w:t>
      </w:r>
      <w:r w:rsidRPr="00964E48">
        <w:rPr>
          <w:i/>
          <w:iCs/>
          <w:noProof/>
          <w:sz w:val="24"/>
          <w:szCs w:val="24"/>
        </w:rPr>
        <w:t>Phys. C</w:t>
      </w:r>
      <w:r w:rsidRPr="00964E48">
        <w:rPr>
          <w:noProof/>
          <w:sz w:val="24"/>
          <w:szCs w:val="24"/>
        </w:rPr>
        <w:t xml:space="preserve">. </w:t>
      </w:r>
      <w:r w:rsidRPr="00964E48">
        <w:rPr>
          <w:b/>
          <w:bCs/>
          <w:noProof/>
          <w:sz w:val="24"/>
          <w:szCs w:val="24"/>
        </w:rPr>
        <w:t>165</w:t>
      </w:r>
      <w:r w:rsidRPr="00964E48">
        <w:rPr>
          <w:noProof/>
          <w:sz w:val="24"/>
          <w:szCs w:val="24"/>
        </w:rPr>
        <w:t>, 305–307 (1990).</w:t>
      </w:r>
    </w:p>
    <w:p w14:paraId="45D0B9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6. </w:t>
      </w:r>
      <w:r w:rsidRPr="00964E48">
        <w:rPr>
          <w:noProof/>
          <w:sz w:val="24"/>
          <w:szCs w:val="24"/>
        </w:rPr>
        <w:tab/>
        <w:t>R. G. Humphreys, J. S. Satchell, N. G. Chew, J. A. Edwards, S. W. Goodyear, S. E. Blenkinsop, O. D. Dosser, A. G. Cullis, Physical vapour deposition techniques for the growth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thin films.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38–52 (1990).</w:t>
      </w:r>
    </w:p>
    <w:p w14:paraId="735D14D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7. </w:t>
      </w:r>
      <w:r w:rsidRPr="00964E48">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w:t>
      </w:r>
      <w:r w:rsidRPr="00964E48">
        <w:rPr>
          <w:i/>
          <w:iCs/>
          <w:noProof/>
          <w:sz w:val="24"/>
          <w:szCs w:val="24"/>
        </w:rPr>
        <w:t>Proc. Natl. Acad. Sci.</w:t>
      </w:r>
      <w:r w:rsidRPr="00964E48">
        <w:rPr>
          <w:noProof/>
          <w:sz w:val="24"/>
          <w:szCs w:val="24"/>
        </w:rPr>
        <w:t xml:space="preserve"> </w:t>
      </w:r>
      <w:r w:rsidRPr="00964E48">
        <w:rPr>
          <w:b/>
          <w:bCs/>
          <w:noProof/>
          <w:sz w:val="24"/>
          <w:szCs w:val="24"/>
        </w:rPr>
        <w:t>114</w:t>
      </w:r>
      <w:r w:rsidRPr="00964E48">
        <w:rPr>
          <w:noProof/>
          <w:sz w:val="24"/>
          <w:szCs w:val="24"/>
        </w:rPr>
        <w:t>, 215–220 (2017).</w:t>
      </w:r>
    </w:p>
    <w:p w14:paraId="54F4807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8. </w:t>
      </w:r>
      <w:r w:rsidRPr="00964E48">
        <w:rPr>
          <w:noProof/>
          <w:sz w:val="24"/>
          <w:szCs w:val="24"/>
        </w:rPr>
        <w:tab/>
        <w:t>L. Zhang, S. Zeng, X. Yin, T. C. Asmara, P. Yang, K. Han, Y. Cao, W. Zhou, D. Wan, C. S. Tang, A. Rusydi, Ariando, T. Venkatesan, The Mechanism of Electrolyte Gating on High-T</w:t>
      </w:r>
      <w:r w:rsidRPr="00964E48">
        <w:rPr>
          <w:noProof/>
          <w:sz w:val="24"/>
          <w:szCs w:val="24"/>
          <w:vertAlign w:val="subscript"/>
        </w:rPr>
        <w:t>c</w:t>
      </w:r>
      <w:r w:rsidRPr="00964E48">
        <w:rPr>
          <w:noProof/>
          <w:sz w:val="24"/>
          <w:szCs w:val="24"/>
        </w:rPr>
        <w:t xml:space="preserve"> Cuprates: The Role of Oxygen Migration and Electrostatics. </w:t>
      </w:r>
      <w:r w:rsidRPr="00964E48">
        <w:rPr>
          <w:i/>
          <w:iCs/>
          <w:noProof/>
          <w:sz w:val="24"/>
          <w:szCs w:val="24"/>
        </w:rPr>
        <w:t>ACS Nano</w:t>
      </w:r>
      <w:r w:rsidRPr="00964E48">
        <w:rPr>
          <w:noProof/>
          <w:sz w:val="24"/>
          <w:szCs w:val="24"/>
        </w:rPr>
        <w:t xml:space="preserve">. </w:t>
      </w:r>
      <w:r w:rsidRPr="00964E48">
        <w:rPr>
          <w:b/>
          <w:bCs/>
          <w:noProof/>
          <w:sz w:val="24"/>
          <w:szCs w:val="24"/>
        </w:rPr>
        <w:t>11</w:t>
      </w:r>
      <w:r w:rsidRPr="00964E48">
        <w:rPr>
          <w:noProof/>
          <w:sz w:val="24"/>
          <w:szCs w:val="24"/>
        </w:rPr>
        <w:t>, 9950–9956 (2017).</w:t>
      </w:r>
    </w:p>
    <w:p w14:paraId="42F187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9. </w:t>
      </w:r>
      <w:r w:rsidRPr="00964E48">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964E48">
        <w:rPr>
          <w:i/>
          <w:iCs/>
          <w:noProof/>
          <w:sz w:val="24"/>
          <w:szCs w:val="24"/>
        </w:rPr>
        <w:t>Appl. Phys. Lett.</w:t>
      </w:r>
      <w:r w:rsidRPr="00964E48">
        <w:rPr>
          <w:noProof/>
          <w:sz w:val="24"/>
          <w:szCs w:val="24"/>
        </w:rPr>
        <w:t xml:space="preserve"> </w:t>
      </w:r>
      <w:r w:rsidRPr="00964E48">
        <w:rPr>
          <w:b/>
          <w:bCs/>
          <w:noProof/>
          <w:sz w:val="24"/>
          <w:szCs w:val="24"/>
        </w:rPr>
        <w:t>192408</w:t>
      </w:r>
      <w:r w:rsidRPr="00964E48">
        <w:rPr>
          <w:noProof/>
          <w:sz w:val="24"/>
          <w:szCs w:val="24"/>
        </w:rPr>
        <w:t>, 10–14 (2012).</w:t>
      </w:r>
    </w:p>
    <w:p w14:paraId="46DBFF2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10. </w:t>
      </w:r>
      <w:r w:rsidRPr="00964E48">
        <w:rPr>
          <w:noProof/>
          <w:sz w:val="24"/>
          <w:szCs w:val="24"/>
        </w:rPr>
        <w:tab/>
        <w:t xml:space="preserve">U. Bauer, S. Emori, G. S. D. Beach, Voltage-controlled domain wall traps in ferromagnetic nanowires. </w:t>
      </w:r>
      <w:r w:rsidRPr="00964E48">
        <w:rPr>
          <w:i/>
          <w:iCs/>
          <w:noProof/>
          <w:sz w:val="24"/>
          <w:szCs w:val="24"/>
        </w:rPr>
        <w:t>Nat. Nanotechnol.</w:t>
      </w:r>
      <w:r w:rsidRPr="00964E48">
        <w:rPr>
          <w:noProof/>
          <w:sz w:val="24"/>
          <w:szCs w:val="24"/>
        </w:rPr>
        <w:t xml:space="preserve"> </w:t>
      </w:r>
      <w:r w:rsidRPr="00964E48">
        <w:rPr>
          <w:b/>
          <w:bCs/>
          <w:noProof/>
          <w:sz w:val="24"/>
          <w:szCs w:val="24"/>
        </w:rPr>
        <w:t>8</w:t>
      </w:r>
      <w:r w:rsidRPr="00964E48">
        <w:rPr>
          <w:noProof/>
          <w:sz w:val="24"/>
          <w:szCs w:val="24"/>
        </w:rPr>
        <w:t>, 411–416 (2013).</w:t>
      </w:r>
    </w:p>
    <w:p w14:paraId="00D73B6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11. </w:t>
      </w:r>
      <w:r w:rsidRPr="00964E48">
        <w:rPr>
          <w:noProof/>
          <w:sz w:val="24"/>
          <w:szCs w:val="24"/>
        </w:rPr>
        <w:tab/>
        <w:t xml:space="preserve">C. Bi, Y. Liu, T. Newhouse-Illige, M. Xu, M. Rosales, J. W. Freeland, O. Mryasov, S. Zhang, S. G. E. Te Velthuis, W. G. Wang, Reversible control of Co magnetism by voltage-induced oxidation. </w:t>
      </w:r>
      <w:r w:rsidRPr="00964E48">
        <w:rPr>
          <w:i/>
          <w:iCs/>
          <w:noProof/>
          <w:sz w:val="24"/>
          <w:szCs w:val="24"/>
        </w:rPr>
        <w:t>Phys. Rev. Lett.</w:t>
      </w:r>
      <w:r w:rsidRPr="00964E48">
        <w:rPr>
          <w:noProof/>
          <w:sz w:val="24"/>
          <w:szCs w:val="24"/>
        </w:rPr>
        <w:t xml:space="preserve"> </w:t>
      </w:r>
      <w:r w:rsidRPr="00964E48">
        <w:rPr>
          <w:b/>
          <w:bCs/>
          <w:noProof/>
          <w:sz w:val="24"/>
          <w:szCs w:val="24"/>
        </w:rPr>
        <w:t>113</w:t>
      </w:r>
      <w:r w:rsidRPr="00964E48">
        <w:rPr>
          <w:noProof/>
          <w:sz w:val="24"/>
          <w:szCs w:val="24"/>
        </w:rPr>
        <w:t>, 267202 (2014).</w:t>
      </w:r>
    </w:p>
    <w:p w14:paraId="5C0FA567"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12. </w:t>
      </w:r>
      <w:r w:rsidRPr="00964E48">
        <w:rPr>
          <w:noProof/>
          <w:sz w:val="24"/>
          <w:szCs w:val="24"/>
        </w:rPr>
        <w:tab/>
        <w:t xml:space="preserve">U. Bauer, L. Yao, A. J. Tan, P. Agrawal, S. Emori, H. L. Tuller, S. Van Dijken, G. S. D. D. Beach, Magneto-ionic control of interfacial magnetism. </w:t>
      </w:r>
      <w:r w:rsidRPr="00964E48">
        <w:rPr>
          <w:i/>
          <w:iCs/>
          <w:noProof/>
          <w:sz w:val="24"/>
          <w:szCs w:val="24"/>
        </w:rPr>
        <w:t>Nat. Mater.</w:t>
      </w:r>
      <w:r w:rsidRPr="00964E48">
        <w:rPr>
          <w:noProof/>
          <w:sz w:val="24"/>
          <w:szCs w:val="24"/>
        </w:rPr>
        <w:t xml:space="preserve"> </w:t>
      </w:r>
      <w:r w:rsidRPr="00964E48">
        <w:rPr>
          <w:b/>
          <w:bCs/>
          <w:noProof/>
          <w:sz w:val="24"/>
          <w:szCs w:val="24"/>
        </w:rPr>
        <w:t>14</w:t>
      </w:r>
      <w:r w:rsidRPr="00964E48">
        <w:rPr>
          <w:noProof/>
          <w:sz w:val="24"/>
          <w:szCs w:val="24"/>
        </w:rPr>
        <w:t>, 174–181 (2015).</w:t>
      </w:r>
    </w:p>
    <w:p w14:paraId="5F495455"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13. </w:t>
      </w:r>
      <w:r w:rsidRPr="00964E48">
        <w:rPr>
          <w:noProof/>
          <w:sz w:val="24"/>
          <w:szCs w:val="24"/>
        </w:rPr>
        <w:tab/>
        <w:t>A. J. Grutter, D. A. Gilbert, U. S. Alaan, E. Arenholz, B. B. Maranville, J. A. Borchers, Y. Suzuki, K. Liu, B. J. Kirby, Reversible control of magnetism in La</w:t>
      </w:r>
      <w:r w:rsidRPr="00964E48">
        <w:rPr>
          <w:noProof/>
          <w:sz w:val="24"/>
          <w:szCs w:val="24"/>
          <w:vertAlign w:val="subscript"/>
        </w:rPr>
        <w:t>0.67</w:t>
      </w:r>
      <w:r w:rsidRPr="00964E48">
        <w:rPr>
          <w:noProof/>
          <w:sz w:val="24"/>
          <w:szCs w:val="24"/>
        </w:rPr>
        <w:t>Sr</w:t>
      </w:r>
      <w:r w:rsidRPr="00964E48">
        <w:rPr>
          <w:noProof/>
          <w:sz w:val="24"/>
          <w:szCs w:val="24"/>
          <w:vertAlign w:val="subscript"/>
        </w:rPr>
        <w:t>0.33</w:t>
      </w:r>
      <w:r w:rsidRPr="00964E48">
        <w:rPr>
          <w:noProof/>
          <w:sz w:val="24"/>
          <w:szCs w:val="24"/>
        </w:rPr>
        <w:t>MnO</w:t>
      </w:r>
      <w:r w:rsidRPr="00964E48">
        <w:rPr>
          <w:noProof/>
          <w:sz w:val="24"/>
          <w:szCs w:val="24"/>
          <w:vertAlign w:val="subscript"/>
        </w:rPr>
        <w:t>3</w:t>
      </w:r>
      <w:r w:rsidRPr="00964E48">
        <w:rPr>
          <w:noProof/>
          <w:sz w:val="24"/>
          <w:szCs w:val="24"/>
        </w:rPr>
        <w:t xml:space="preserve"> through chemically-induced oxygen migration. </w:t>
      </w:r>
      <w:r w:rsidRPr="00964E48">
        <w:rPr>
          <w:i/>
          <w:iCs/>
          <w:noProof/>
          <w:sz w:val="24"/>
          <w:szCs w:val="24"/>
        </w:rPr>
        <w:t>Appl. Phys. Lett.</w:t>
      </w:r>
      <w:r w:rsidRPr="00964E48">
        <w:rPr>
          <w:noProof/>
          <w:sz w:val="24"/>
          <w:szCs w:val="24"/>
        </w:rPr>
        <w:t xml:space="preserve"> </w:t>
      </w:r>
      <w:r w:rsidRPr="00964E48">
        <w:rPr>
          <w:b/>
          <w:bCs/>
          <w:noProof/>
          <w:sz w:val="24"/>
          <w:szCs w:val="24"/>
        </w:rPr>
        <w:t>108</w:t>
      </w:r>
      <w:r w:rsidRPr="00964E48">
        <w:rPr>
          <w:noProof/>
          <w:sz w:val="24"/>
          <w:szCs w:val="24"/>
        </w:rPr>
        <w:t>, 082405 (2016).</w:t>
      </w:r>
    </w:p>
    <w:p w14:paraId="1B35261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14. </w:t>
      </w:r>
      <w:r w:rsidRPr="00964E48">
        <w:rPr>
          <w:noProof/>
          <w:sz w:val="24"/>
          <w:szCs w:val="24"/>
        </w:rPr>
        <w:tab/>
        <w:t xml:space="preserve">D. A. Gilbert, J. Olamit, R. K. Dumas, B. J. Kirby, A. J. Grutter, B. B. Maranville, E. Arenholz, J. A. Borchers, K. Liu, Controllable positive exchange bias via redox-driven oxygen migration.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11050 (2016).</w:t>
      </w:r>
    </w:p>
    <w:p w14:paraId="6103C2D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15. </w:t>
      </w:r>
      <w:r w:rsidRPr="00964E48">
        <w:rPr>
          <w:noProof/>
          <w:sz w:val="24"/>
          <w:szCs w:val="24"/>
        </w:rPr>
        <w:tab/>
        <w:t xml:space="preserve">D. A. Gilbert, A. J. Grutter, E. Arenholz, K. Liu, B. J. Kirby, J. A. Borchers, B. B. Maranville, Structural and magnetic depth profiles of magneto-ionic heterostructures beyond the interface limit.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12264 (2016).</w:t>
      </w:r>
    </w:p>
    <w:p w14:paraId="68573EB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16. </w:t>
      </w:r>
      <w:r w:rsidRPr="00964E48">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964E48">
        <w:rPr>
          <w:i/>
          <w:iCs/>
          <w:noProof/>
          <w:sz w:val="24"/>
          <w:szCs w:val="24"/>
        </w:rPr>
        <w:t>Phys. Rev. Mater.</w:t>
      </w:r>
      <w:r w:rsidRPr="00964E48">
        <w:rPr>
          <w:noProof/>
          <w:sz w:val="24"/>
          <w:szCs w:val="24"/>
        </w:rPr>
        <w:t xml:space="preserve"> </w:t>
      </w:r>
      <w:r w:rsidRPr="00964E48">
        <w:rPr>
          <w:b/>
          <w:bCs/>
          <w:noProof/>
          <w:sz w:val="24"/>
          <w:szCs w:val="24"/>
        </w:rPr>
        <w:t>2</w:t>
      </w:r>
      <w:r w:rsidRPr="00964E48">
        <w:rPr>
          <w:noProof/>
          <w:sz w:val="24"/>
          <w:szCs w:val="24"/>
        </w:rPr>
        <w:t>, 104402 (2018).</w:t>
      </w:r>
    </w:p>
    <w:p w14:paraId="760E200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17. </w:t>
      </w:r>
      <w:r w:rsidRPr="00964E48">
        <w:rPr>
          <w:noProof/>
          <w:sz w:val="24"/>
          <w:szCs w:val="24"/>
        </w:rPr>
        <w:tab/>
        <w:t xml:space="preserve">G. J. Shen, C. C. Lam, J. C. L. Chow, S. T. Tang, Twin formation due to irradiation of </w:t>
      </w:r>
      <w:r w:rsidRPr="00964E48">
        <w:rPr>
          <w:noProof/>
          <w:sz w:val="24"/>
          <w:szCs w:val="24"/>
        </w:rPr>
        <w:lastRenderedPageBreak/>
        <w:t xml:space="preserve">energetic electron beam in high-temperature superconductors of In- and Sb-doped YBCO. </w:t>
      </w:r>
      <w:r w:rsidRPr="00964E48">
        <w:rPr>
          <w:i/>
          <w:iCs/>
          <w:noProof/>
          <w:sz w:val="24"/>
          <w:szCs w:val="24"/>
        </w:rPr>
        <w:t>Phys. C</w:t>
      </w:r>
      <w:r w:rsidRPr="00964E48">
        <w:rPr>
          <w:noProof/>
          <w:sz w:val="24"/>
          <w:szCs w:val="24"/>
        </w:rPr>
        <w:t xml:space="preserve">. </w:t>
      </w:r>
      <w:r w:rsidRPr="00964E48">
        <w:rPr>
          <w:b/>
          <w:bCs/>
          <w:noProof/>
          <w:sz w:val="24"/>
          <w:szCs w:val="24"/>
        </w:rPr>
        <w:t>214</w:t>
      </w:r>
      <w:r w:rsidRPr="00964E48">
        <w:rPr>
          <w:noProof/>
          <w:sz w:val="24"/>
          <w:szCs w:val="24"/>
        </w:rPr>
        <w:t>, 426–434 (1993).</w:t>
      </w:r>
    </w:p>
    <w:p w14:paraId="16EF070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18. </w:t>
      </w:r>
      <w:r w:rsidRPr="00964E48">
        <w:rPr>
          <w:noProof/>
          <w:sz w:val="24"/>
          <w:szCs w:val="24"/>
        </w:rPr>
        <w:tab/>
        <w:t>J. H. Müller, W. Mertin, R. Gruehn, Oxygen mobility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A TEM and HRTEM investigation.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273–281 (1990).</w:t>
      </w:r>
    </w:p>
    <w:p w14:paraId="6AEC8B3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19. </w:t>
      </w:r>
      <w:r w:rsidRPr="00964E48">
        <w:rPr>
          <w:noProof/>
          <w:sz w:val="24"/>
          <w:szCs w:val="24"/>
        </w:rPr>
        <w:tab/>
        <w:t xml:space="preserve">M. Lorenz, H. Hochmuth, D. Matusch, M. Kusunoki, V. L. Svetchnikov, V. Riede, I. Stanca, G. Kastner, D. Hesse, High-quality Y-Ba-Cu-O thin films by PLD-ready for market applications. </w:t>
      </w:r>
      <w:r w:rsidRPr="00964E48">
        <w:rPr>
          <w:i/>
          <w:iCs/>
          <w:noProof/>
          <w:sz w:val="24"/>
          <w:szCs w:val="24"/>
        </w:rPr>
        <w:t>IEEE Trans. Appiled Supercond.</w:t>
      </w:r>
      <w:r w:rsidRPr="00964E48">
        <w:rPr>
          <w:noProof/>
          <w:sz w:val="24"/>
          <w:szCs w:val="24"/>
        </w:rPr>
        <w:t xml:space="preserve"> </w:t>
      </w:r>
      <w:r w:rsidRPr="00964E48">
        <w:rPr>
          <w:b/>
          <w:bCs/>
          <w:noProof/>
          <w:sz w:val="24"/>
          <w:szCs w:val="24"/>
        </w:rPr>
        <w:t>11</w:t>
      </w:r>
      <w:r w:rsidRPr="00964E48">
        <w:rPr>
          <w:noProof/>
          <w:sz w:val="24"/>
          <w:szCs w:val="24"/>
        </w:rPr>
        <w:t>, 3209–3212 (2001).</w:t>
      </w:r>
    </w:p>
    <w:p w14:paraId="0FA51B9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20. </w:t>
      </w:r>
      <w:r w:rsidRPr="00964E48">
        <w:rPr>
          <w:noProof/>
          <w:sz w:val="24"/>
          <w:szCs w:val="24"/>
        </w:rPr>
        <w:tab/>
        <w:t xml:space="preserve">J. M. Phillips, Substrate selection for high-temperature superconducting thin films. </w:t>
      </w:r>
      <w:r w:rsidRPr="00964E48">
        <w:rPr>
          <w:i/>
          <w:iCs/>
          <w:noProof/>
          <w:sz w:val="24"/>
          <w:szCs w:val="24"/>
        </w:rPr>
        <w:t>J. Appl. Phys.</w:t>
      </w:r>
      <w:r w:rsidRPr="00964E48">
        <w:rPr>
          <w:noProof/>
          <w:sz w:val="24"/>
          <w:szCs w:val="24"/>
        </w:rPr>
        <w:t xml:space="preserve"> </w:t>
      </w:r>
      <w:r w:rsidRPr="00964E48">
        <w:rPr>
          <w:b/>
          <w:bCs/>
          <w:noProof/>
          <w:sz w:val="24"/>
          <w:szCs w:val="24"/>
        </w:rPr>
        <w:t>79</w:t>
      </w:r>
      <w:r w:rsidRPr="00964E48">
        <w:rPr>
          <w:noProof/>
          <w:sz w:val="24"/>
          <w:szCs w:val="24"/>
        </w:rPr>
        <w:t>, 1829–1848 (1996).</w:t>
      </w:r>
    </w:p>
    <w:p w14:paraId="4C1F3CDA"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21. </w:t>
      </w:r>
      <w:r w:rsidRPr="00964E48">
        <w:rPr>
          <w:noProof/>
          <w:sz w:val="24"/>
          <w:szCs w:val="24"/>
        </w:rPr>
        <w:tab/>
        <w:t>J. D. Budai, R. Feenstra, L. A. Boatner, X-ray study of in-plane epitaxy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thin films.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12355–12358 (1989).</w:t>
      </w:r>
    </w:p>
    <w:p w14:paraId="656E535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22. </w:t>
      </w:r>
      <w:r w:rsidRPr="00964E48">
        <w:rPr>
          <w:noProof/>
          <w:sz w:val="24"/>
          <w:szCs w:val="24"/>
        </w:rPr>
        <w:tab/>
        <w:t>H. Y. Zhai, W. K. Chu, Effect of interfacial strain on critical temperature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76</w:t>
      </w:r>
      <w:r w:rsidRPr="00964E48">
        <w:rPr>
          <w:noProof/>
          <w:sz w:val="24"/>
          <w:szCs w:val="24"/>
        </w:rPr>
        <w:t>, 3469–3471 (2000).</w:t>
      </w:r>
    </w:p>
    <w:p w14:paraId="5480B3E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23. </w:t>
      </w:r>
      <w:r w:rsidRPr="00964E48">
        <w:rPr>
          <w:noProof/>
          <w:sz w:val="24"/>
          <w:szCs w:val="24"/>
        </w:rPr>
        <w:tab/>
        <w:t>G. Calestani, C. Rizzoli, Crystal structure of the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superconductor by single-crystal X-ray diffraction. </w:t>
      </w:r>
      <w:r w:rsidRPr="00964E48">
        <w:rPr>
          <w:i/>
          <w:iCs/>
          <w:noProof/>
          <w:sz w:val="24"/>
          <w:szCs w:val="24"/>
        </w:rPr>
        <w:t>Nature</w:t>
      </w:r>
      <w:r w:rsidRPr="00964E48">
        <w:rPr>
          <w:noProof/>
          <w:sz w:val="24"/>
          <w:szCs w:val="24"/>
        </w:rPr>
        <w:t xml:space="preserve">. </w:t>
      </w:r>
      <w:r w:rsidRPr="00964E48">
        <w:rPr>
          <w:b/>
          <w:bCs/>
          <w:noProof/>
          <w:sz w:val="24"/>
          <w:szCs w:val="24"/>
        </w:rPr>
        <w:t>328</w:t>
      </w:r>
      <w:r w:rsidRPr="00964E48">
        <w:rPr>
          <w:noProof/>
          <w:sz w:val="24"/>
          <w:szCs w:val="24"/>
        </w:rPr>
        <w:t>, 606–607 (1987).</w:t>
      </w:r>
    </w:p>
    <w:p w14:paraId="6883A48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24. </w:t>
      </w:r>
      <w:r w:rsidRPr="00964E48">
        <w:rPr>
          <w:noProof/>
          <w:sz w:val="24"/>
          <w:szCs w:val="24"/>
        </w:rPr>
        <w:tab/>
        <w:t>W. J. Lin, P. D. Hatton, F. Baudenbacher, J. Santiso, Observation of small interfacial strains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sub-micron-thick films grown on SrTiO</w:t>
      </w:r>
      <w:r w:rsidRPr="00964E48">
        <w:rPr>
          <w:noProof/>
          <w:sz w:val="24"/>
          <w:szCs w:val="24"/>
          <w:vertAlign w:val="subscript"/>
        </w:rPr>
        <w:t>3</w:t>
      </w:r>
      <w:r w:rsidRPr="00964E48">
        <w:rPr>
          <w:noProof/>
          <w:sz w:val="24"/>
          <w:szCs w:val="24"/>
        </w:rPr>
        <w:t xml:space="preserve"> substrates. </w:t>
      </w:r>
      <w:r w:rsidRPr="00964E48">
        <w:rPr>
          <w:i/>
          <w:iCs/>
          <w:noProof/>
          <w:sz w:val="24"/>
          <w:szCs w:val="24"/>
        </w:rPr>
        <w:t>Appl. Phys. Lett.</w:t>
      </w:r>
      <w:r w:rsidRPr="00964E48">
        <w:rPr>
          <w:noProof/>
          <w:sz w:val="24"/>
          <w:szCs w:val="24"/>
        </w:rPr>
        <w:t xml:space="preserve"> </w:t>
      </w:r>
      <w:r w:rsidRPr="00964E48">
        <w:rPr>
          <w:b/>
          <w:bCs/>
          <w:noProof/>
          <w:sz w:val="24"/>
          <w:szCs w:val="24"/>
        </w:rPr>
        <w:t>72</w:t>
      </w:r>
      <w:r w:rsidRPr="00964E48">
        <w:rPr>
          <w:noProof/>
          <w:sz w:val="24"/>
          <w:szCs w:val="24"/>
        </w:rPr>
        <w:t>, 2966–2968 (1998).</w:t>
      </w:r>
    </w:p>
    <w:p w14:paraId="1D4C8F1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25. </w:t>
      </w:r>
      <w:r w:rsidRPr="00964E48">
        <w:rPr>
          <w:noProof/>
          <w:sz w:val="24"/>
          <w:szCs w:val="24"/>
        </w:rPr>
        <w:tab/>
        <w:t>F. M. Granozio, F. Ricci, U. Scotti di Uccio, J. C. Villegier, Orthorhombic-tetragonal transition in twin-free (110)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films.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6–9 (1998).</w:t>
      </w:r>
    </w:p>
    <w:p w14:paraId="1D192A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26. </w:t>
      </w:r>
      <w:r w:rsidRPr="00964E48">
        <w:rPr>
          <w:noProof/>
          <w:sz w:val="24"/>
          <w:szCs w:val="24"/>
        </w:rPr>
        <w:tab/>
        <w:t>C. Xie, J. I. Budnick, B. O. Wells, J. C. Woicik, Separation of the strain and finite size effect on the ferromagnetic properties of La</w:t>
      </w:r>
      <w:r w:rsidRPr="00964E48">
        <w:rPr>
          <w:noProof/>
          <w:sz w:val="24"/>
          <w:szCs w:val="24"/>
          <w:vertAlign w:val="subscript"/>
        </w:rPr>
        <w:t>0.5</w:t>
      </w:r>
      <w:r w:rsidRPr="00964E48">
        <w:rPr>
          <w:noProof/>
          <w:sz w:val="24"/>
          <w:szCs w:val="24"/>
        </w:rPr>
        <w:t>Sr</w:t>
      </w:r>
      <w:r w:rsidRPr="00964E48">
        <w:rPr>
          <w:noProof/>
          <w:sz w:val="24"/>
          <w:szCs w:val="24"/>
          <w:vertAlign w:val="subscript"/>
        </w:rPr>
        <w:t>0.5</w:t>
      </w:r>
      <w:r w:rsidRPr="00964E48">
        <w:rPr>
          <w:noProof/>
          <w:sz w:val="24"/>
          <w:szCs w:val="24"/>
        </w:rPr>
        <w:t>CoO</w:t>
      </w:r>
      <w:r w:rsidRPr="00964E48">
        <w:rPr>
          <w:noProof/>
          <w:sz w:val="24"/>
          <w:szCs w:val="24"/>
          <w:vertAlign w:val="subscript"/>
        </w:rPr>
        <w:t>3</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91</w:t>
      </w:r>
      <w:r w:rsidRPr="00964E48">
        <w:rPr>
          <w:noProof/>
          <w:sz w:val="24"/>
          <w:szCs w:val="24"/>
        </w:rPr>
        <w:t>, 172509 (2007).</w:t>
      </w:r>
    </w:p>
    <w:p w14:paraId="697FB06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27. </w:t>
      </w:r>
      <w:r w:rsidRPr="00964E48">
        <w:rPr>
          <w:noProof/>
          <w:sz w:val="24"/>
          <w:szCs w:val="24"/>
        </w:rPr>
        <w:tab/>
        <w:t>S. Miyoshi, J. O. Hong, K. Yashiro, A. Kaimai, Y. Nigara, K. Kawamura, T. Kawada, J. Mizusaki, Lattice expansion upon reduction of perovskite-type LaMnO</w:t>
      </w:r>
      <w:r w:rsidRPr="00964E48">
        <w:rPr>
          <w:noProof/>
          <w:sz w:val="24"/>
          <w:szCs w:val="24"/>
          <w:vertAlign w:val="subscript"/>
        </w:rPr>
        <w:t>3</w:t>
      </w:r>
      <w:r w:rsidRPr="00964E48">
        <w:rPr>
          <w:noProof/>
          <w:sz w:val="24"/>
          <w:szCs w:val="24"/>
        </w:rPr>
        <w:t xml:space="preserve"> with oxygen-deficit nonstoichiometry. </w:t>
      </w:r>
      <w:r w:rsidRPr="00964E48">
        <w:rPr>
          <w:i/>
          <w:iCs/>
          <w:noProof/>
          <w:sz w:val="24"/>
          <w:szCs w:val="24"/>
        </w:rPr>
        <w:t>Solid State Ionics</w:t>
      </w:r>
      <w:r w:rsidRPr="00964E48">
        <w:rPr>
          <w:noProof/>
          <w:sz w:val="24"/>
          <w:szCs w:val="24"/>
        </w:rPr>
        <w:t xml:space="preserve">. </w:t>
      </w:r>
      <w:r w:rsidRPr="00964E48">
        <w:rPr>
          <w:b/>
          <w:bCs/>
          <w:noProof/>
          <w:sz w:val="24"/>
          <w:szCs w:val="24"/>
        </w:rPr>
        <w:t>161</w:t>
      </w:r>
      <w:r w:rsidRPr="00964E48">
        <w:rPr>
          <w:noProof/>
          <w:sz w:val="24"/>
          <w:szCs w:val="24"/>
        </w:rPr>
        <w:t>, 209–217 (2003).</w:t>
      </w:r>
    </w:p>
    <w:p w14:paraId="62A086E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28. </w:t>
      </w:r>
      <w:r w:rsidRPr="00964E48">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964E48">
        <w:rPr>
          <w:i/>
          <w:iCs/>
          <w:noProof/>
          <w:sz w:val="24"/>
          <w:szCs w:val="24"/>
        </w:rPr>
        <w:t>Science</w:t>
      </w:r>
      <w:r w:rsidRPr="00964E48">
        <w:rPr>
          <w:noProof/>
          <w:sz w:val="24"/>
          <w:szCs w:val="24"/>
        </w:rPr>
        <w:t xml:space="preserve">. </w:t>
      </w:r>
      <w:r w:rsidRPr="00964E48">
        <w:rPr>
          <w:b/>
          <w:bCs/>
          <w:noProof/>
          <w:sz w:val="24"/>
          <w:szCs w:val="24"/>
        </w:rPr>
        <w:t>247</w:t>
      </w:r>
      <w:r w:rsidRPr="00964E48">
        <w:rPr>
          <w:noProof/>
          <w:sz w:val="24"/>
          <w:szCs w:val="24"/>
        </w:rPr>
        <w:t>, 57–59 (1990).</w:t>
      </w:r>
    </w:p>
    <w:p w14:paraId="43648AC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29. </w:t>
      </w:r>
      <w:r w:rsidRPr="00964E48">
        <w:rPr>
          <w:noProof/>
          <w:sz w:val="24"/>
          <w:szCs w:val="24"/>
        </w:rPr>
        <w:tab/>
        <w:t>L. F. Fu, N. D. Browning, W. Ramadan, S. B. Ogale, D. C. Kundaliya, T. Venkatesan, Interface and defect structures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and Nb:SrTiO</w:t>
      </w:r>
      <w:r w:rsidRPr="00964E48">
        <w:rPr>
          <w:noProof/>
          <w:sz w:val="24"/>
          <w:szCs w:val="24"/>
          <w:vertAlign w:val="subscript"/>
        </w:rPr>
        <w:t>3</w:t>
      </w:r>
      <w:r w:rsidRPr="00964E48">
        <w:rPr>
          <w:noProof/>
          <w:sz w:val="24"/>
          <w:szCs w:val="24"/>
        </w:rPr>
        <w:t xml:space="preserve"> heterojunction. </w:t>
      </w:r>
      <w:r w:rsidRPr="00964E48">
        <w:rPr>
          <w:i/>
          <w:iCs/>
          <w:noProof/>
          <w:sz w:val="24"/>
          <w:szCs w:val="24"/>
        </w:rPr>
        <w:t>J. Phys. D. Appl. Phys.</w:t>
      </w:r>
      <w:r w:rsidRPr="00964E48">
        <w:rPr>
          <w:noProof/>
          <w:sz w:val="24"/>
          <w:szCs w:val="24"/>
        </w:rPr>
        <w:t xml:space="preserve"> </w:t>
      </w:r>
      <w:r w:rsidRPr="00964E48">
        <w:rPr>
          <w:b/>
          <w:bCs/>
          <w:noProof/>
          <w:sz w:val="24"/>
          <w:szCs w:val="24"/>
        </w:rPr>
        <w:t>40</w:t>
      </w:r>
      <w:r w:rsidRPr="00964E48">
        <w:rPr>
          <w:noProof/>
          <w:sz w:val="24"/>
          <w:szCs w:val="24"/>
        </w:rPr>
        <w:t>, 187–191 (2007).</w:t>
      </w:r>
    </w:p>
    <w:p w14:paraId="032C26D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30. </w:t>
      </w:r>
      <w:r w:rsidRPr="00964E48">
        <w:rPr>
          <w:noProof/>
          <w:sz w:val="24"/>
          <w:szCs w:val="24"/>
        </w:rPr>
        <w:tab/>
        <w:t xml:space="preserve">R. Ramesh, D. M. Hwang, J. B. Barner, L. Nazar, T. S. Ravi, A. Inam, B. Dutta, X. D. Wu, T. Venkatesan, Defect structure of laser deposited Y-Ba-Cu-O thin films on single crystal MgO substrate. </w:t>
      </w:r>
      <w:r w:rsidRPr="00964E48">
        <w:rPr>
          <w:i/>
          <w:iCs/>
          <w:noProof/>
          <w:sz w:val="24"/>
          <w:szCs w:val="24"/>
        </w:rPr>
        <w:t>J. Mater. Res.</w:t>
      </w:r>
      <w:r w:rsidRPr="00964E48">
        <w:rPr>
          <w:noProof/>
          <w:sz w:val="24"/>
          <w:szCs w:val="24"/>
        </w:rPr>
        <w:t xml:space="preserve"> </w:t>
      </w:r>
      <w:r w:rsidRPr="00964E48">
        <w:rPr>
          <w:b/>
          <w:bCs/>
          <w:noProof/>
          <w:sz w:val="24"/>
          <w:szCs w:val="24"/>
        </w:rPr>
        <w:t>5</w:t>
      </w:r>
      <w:r w:rsidRPr="00964E48">
        <w:rPr>
          <w:noProof/>
          <w:sz w:val="24"/>
          <w:szCs w:val="24"/>
        </w:rPr>
        <w:t>, 704–716 (1990).</w:t>
      </w:r>
    </w:p>
    <w:p w14:paraId="4FDA00C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31. </w:t>
      </w:r>
      <w:r w:rsidRPr="00964E48">
        <w:rPr>
          <w:noProof/>
          <w:sz w:val="24"/>
          <w:szCs w:val="24"/>
        </w:rPr>
        <w:tab/>
        <w:t>J. Gazquez, R. Guzman, R. Mishra, E. Bartolomé, J. Salafranca, C. Magén, M. Varela, M. Coll, A. Palau, S. M. Valvidares, P. Gargiani, E. Pellegrin, J. Herrero-Martin, S. J. Pennycook, S. T. Pantelides, T. Puig, X. Obradors, Emerging diluted ferromagnetism in high-T</w:t>
      </w:r>
      <w:r w:rsidRPr="00964E48">
        <w:rPr>
          <w:noProof/>
          <w:sz w:val="24"/>
          <w:szCs w:val="24"/>
          <w:vertAlign w:val="subscript"/>
        </w:rPr>
        <w:t>c</w:t>
      </w:r>
      <w:r w:rsidRPr="00964E48">
        <w:rPr>
          <w:noProof/>
          <w:sz w:val="24"/>
          <w:szCs w:val="24"/>
        </w:rPr>
        <w:t xml:space="preserve"> superconductors driven by point defect clusters. </w:t>
      </w:r>
      <w:r w:rsidRPr="00964E48">
        <w:rPr>
          <w:i/>
          <w:iCs/>
          <w:noProof/>
          <w:sz w:val="24"/>
          <w:szCs w:val="24"/>
        </w:rPr>
        <w:t>Adv. Sci.</w:t>
      </w:r>
      <w:r w:rsidRPr="00964E48">
        <w:rPr>
          <w:noProof/>
          <w:sz w:val="24"/>
          <w:szCs w:val="24"/>
        </w:rPr>
        <w:t xml:space="preserve"> </w:t>
      </w:r>
      <w:r w:rsidRPr="00964E48">
        <w:rPr>
          <w:b/>
          <w:bCs/>
          <w:noProof/>
          <w:sz w:val="24"/>
          <w:szCs w:val="24"/>
        </w:rPr>
        <w:t>3</w:t>
      </w:r>
      <w:r w:rsidRPr="00964E48">
        <w:rPr>
          <w:noProof/>
          <w:sz w:val="24"/>
          <w:szCs w:val="24"/>
        </w:rPr>
        <w:t>, 1–8 (2015).</w:t>
      </w:r>
    </w:p>
    <w:p w14:paraId="795DD9B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32. </w:t>
      </w:r>
      <w:r w:rsidRPr="00964E48">
        <w:rPr>
          <w:noProof/>
          <w:sz w:val="24"/>
          <w:szCs w:val="24"/>
        </w:rPr>
        <w:tab/>
        <w:t>R. J. Cava, B. Batlogg, R. B. van Dover, D. W. Murphy, S. Sunshine, T. Siegrist, J. P. Remeika, E. A. Rietman, S. Zahurak, G. P. Espinosa, Bulk Superconductivity at 91 K in Single-Phase Oxygen-Deficient Perovskite Ba</w:t>
      </w:r>
      <w:r w:rsidRPr="00964E48">
        <w:rPr>
          <w:noProof/>
          <w:sz w:val="24"/>
          <w:szCs w:val="24"/>
          <w:vertAlign w:val="subscript"/>
        </w:rPr>
        <w:t>2</w:t>
      </w:r>
      <w:r w:rsidRPr="00964E48">
        <w:rPr>
          <w:noProof/>
          <w:sz w:val="24"/>
          <w:szCs w:val="24"/>
        </w:rPr>
        <w:t>YCu</w:t>
      </w:r>
      <w:r w:rsidRPr="00964E48">
        <w:rPr>
          <w:noProof/>
          <w:sz w:val="24"/>
          <w:szCs w:val="24"/>
          <w:vertAlign w:val="subscript"/>
        </w:rPr>
        <w:t>3</w:t>
      </w:r>
      <w:r w:rsidRPr="00964E48">
        <w:rPr>
          <w:noProof/>
          <w:sz w:val="24"/>
          <w:szCs w:val="24"/>
        </w:rPr>
        <w:t>O</w:t>
      </w:r>
      <w:r w:rsidRPr="00964E48">
        <w:rPr>
          <w:noProof/>
          <w:sz w:val="24"/>
          <w:szCs w:val="24"/>
          <w:vertAlign w:val="subscript"/>
        </w:rPr>
        <w:t>9-δ</w:t>
      </w:r>
      <w:r w:rsidRPr="00964E48">
        <w:rPr>
          <w:noProof/>
          <w:sz w:val="24"/>
          <w:szCs w:val="24"/>
        </w:rPr>
        <w:t xml:space="preserve">. </w:t>
      </w:r>
      <w:r w:rsidRPr="00964E48">
        <w:rPr>
          <w:i/>
          <w:iCs/>
          <w:noProof/>
          <w:sz w:val="24"/>
          <w:szCs w:val="24"/>
        </w:rPr>
        <w:t>Phys. Rev. Lett.</w:t>
      </w:r>
      <w:r w:rsidRPr="00964E48">
        <w:rPr>
          <w:noProof/>
          <w:sz w:val="24"/>
          <w:szCs w:val="24"/>
        </w:rPr>
        <w:t xml:space="preserve"> </w:t>
      </w:r>
      <w:r w:rsidRPr="00964E48">
        <w:rPr>
          <w:b/>
          <w:bCs/>
          <w:noProof/>
          <w:sz w:val="24"/>
          <w:szCs w:val="24"/>
        </w:rPr>
        <w:t>58</w:t>
      </w:r>
      <w:r w:rsidRPr="00964E48">
        <w:rPr>
          <w:noProof/>
          <w:sz w:val="24"/>
          <w:szCs w:val="24"/>
        </w:rPr>
        <w:t>, 1676–1679 (1987).</w:t>
      </w:r>
    </w:p>
    <w:p w14:paraId="2076547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33. </w:t>
      </w:r>
      <w:r w:rsidRPr="00964E48">
        <w:rPr>
          <w:noProof/>
          <w:sz w:val="24"/>
          <w:szCs w:val="24"/>
        </w:rPr>
        <w:tab/>
        <w:t>D. E. Morris, N. G. Asmar, J. Y. T. Wei, J. H. Nickel, R. L. Sid, J. S. Scott, J. E. Post, Synthesis and properties of the 2:4:7 superconductors R</w:t>
      </w:r>
      <w:r w:rsidRPr="00964E48">
        <w:rPr>
          <w:noProof/>
          <w:sz w:val="24"/>
          <w:szCs w:val="24"/>
          <w:vertAlign w:val="subscript"/>
        </w:rPr>
        <w:t>2</w:t>
      </w:r>
      <w:r w:rsidRPr="00964E48">
        <w:rPr>
          <w:noProof/>
          <w:sz w:val="24"/>
          <w:szCs w:val="24"/>
        </w:rPr>
        <w:t>Ba</w:t>
      </w:r>
      <w:r w:rsidRPr="00964E48">
        <w:rPr>
          <w:noProof/>
          <w:sz w:val="24"/>
          <w:szCs w:val="24"/>
          <w:vertAlign w:val="subscript"/>
        </w:rPr>
        <w:t>4</w:t>
      </w:r>
      <w:r w:rsidRPr="00964E48">
        <w:rPr>
          <w:noProof/>
          <w:sz w:val="24"/>
          <w:szCs w:val="24"/>
        </w:rPr>
        <w:t>Cu</w:t>
      </w:r>
      <w:r w:rsidRPr="00964E48">
        <w:rPr>
          <w:noProof/>
          <w:sz w:val="24"/>
          <w:szCs w:val="24"/>
          <w:vertAlign w:val="subscript"/>
        </w:rPr>
        <w:t>7</w:t>
      </w:r>
      <w:r w:rsidRPr="00964E48">
        <w:rPr>
          <w:noProof/>
          <w:sz w:val="24"/>
          <w:szCs w:val="24"/>
        </w:rPr>
        <w:t>O</w:t>
      </w:r>
      <w:r w:rsidRPr="00964E48">
        <w:rPr>
          <w:noProof/>
          <w:sz w:val="24"/>
          <w:szCs w:val="24"/>
          <w:vertAlign w:val="subscript"/>
        </w:rPr>
        <w:t>15-x</w:t>
      </w:r>
      <w:r w:rsidRPr="00964E48">
        <w:rPr>
          <w:noProof/>
          <w:sz w:val="24"/>
          <w:szCs w:val="24"/>
        </w:rPr>
        <w:t xml:space="preserve"> (R=Y, Eu, Gd, Dy, Ho, Er). </w:t>
      </w:r>
      <w:r w:rsidRPr="00964E48">
        <w:rPr>
          <w:i/>
          <w:iCs/>
          <w:noProof/>
          <w:sz w:val="24"/>
          <w:szCs w:val="24"/>
        </w:rPr>
        <w:t>Phys. Rev. B</w:t>
      </w:r>
      <w:r w:rsidRPr="00964E48">
        <w:rPr>
          <w:noProof/>
          <w:sz w:val="24"/>
          <w:szCs w:val="24"/>
        </w:rPr>
        <w:t xml:space="preserve">. </w:t>
      </w:r>
      <w:r w:rsidRPr="00964E48">
        <w:rPr>
          <w:b/>
          <w:bCs/>
          <w:noProof/>
          <w:sz w:val="24"/>
          <w:szCs w:val="24"/>
        </w:rPr>
        <w:t>40</w:t>
      </w:r>
      <w:r w:rsidRPr="00964E48">
        <w:rPr>
          <w:noProof/>
          <w:sz w:val="24"/>
          <w:szCs w:val="24"/>
        </w:rPr>
        <w:t>, 11406–11409 (1989).</w:t>
      </w:r>
    </w:p>
    <w:p w14:paraId="769427E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34. </w:t>
      </w:r>
      <w:r w:rsidRPr="00964E48">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7347–7350 (1989).</w:t>
      </w:r>
    </w:p>
    <w:p w14:paraId="2CCCE49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lastRenderedPageBreak/>
        <w:t xml:space="preserve">35. </w:t>
      </w:r>
      <w:r w:rsidRPr="00964E48">
        <w:rPr>
          <w:noProof/>
          <w:sz w:val="24"/>
          <w:szCs w:val="24"/>
        </w:rPr>
        <w:tab/>
        <w:t xml:space="preserve">B. Li, R. V. Chopdekar, A. T. N’Diaye, A. Mehta, J. P. Byers, N. D. Browning, E. Arenholz, Y. Takamura, Tuning interfacial exchange interactions via electronic reconstruction in transition-metal oxide heterostructures. </w:t>
      </w:r>
      <w:r w:rsidRPr="00964E48">
        <w:rPr>
          <w:i/>
          <w:iCs/>
          <w:noProof/>
          <w:sz w:val="24"/>
          <w:szCs w:val="24"/>
        </w:rPr>
        <w:t>Appl. Phys. Lett.</w:t>
      </w:r>
      <w:r w:rsidRPr="00964E48">
        <w:rPr>
          <w:noProof/>
          <w:sz w:val="24"/>
          <w:szCs w:val="24"/>
        </w:rPr>
        <w:t xml:space="preserve"> </w:t>
      </w:r>
      <w:r w:rsidRPr="00964E48">
        <w:rPr>
          <w:b/>
          <w:bCs/>
          <w:noProof/>
          <w:sz w:val="24"/>
          <w:szCs w:val="24"/>
        </w:rPr>
        <w:t>109</w:t>
      </w:r>
      <w:r w:rsidRPr="00964E48">
        <w:rPr>
          <w:noProof/>
          <w:sz w:val="24"/>
          <w:szCs w:val="24"/>
        </w:rPr>
        <w:t>, 152401 (2016).</w:t>
      </w:r>
    </w:p>
    <w:p w14:paraId="4B69B2D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36. </w:t>
      </w:r>
      <w:r w:rsidRPr="00964E48">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964E48">
        <w:rPr>
          <w:i/>
          <w:iCs/>
          <w:noProof/>
          <w:sz w:val="24"/>
          <w:szCs w:val="24"/>
        </w:rPr>
        <w:t>Nature</w:t>
      </w:r>
      <w:r w:rsidRPr="00964E48">
        <w:rPr>
          <w:noProof/>
          <w:sz w:val="24"/>
          <w:szCs w:val="24"/>
        </w:rPr>
        <w:t xml:space="preserve">. </w:t>
      </w:r>
      <w:r w:rsidRPr="00964E48">
        <w:rPr>
          <w:b/>
          <w:bCs/>
          <w:noProof/>
          <w:sz w:val="24"/>
          <w:szCs w:val="24"/>
        </w:rPr>
        <w:t>546</w:t>
      </w:r>
      <w:r w:rsidRPr="00964E48">
        <w:rPr>
          <w:noProof/>
          <w:sz w:val="24"/>
          <w:szCs w:val="24"/>
        </w:rPr>
        <w:t>, 124–128 (2017).</w:t>
      </w:r>
    </w:p>
    <w:p w14:paraId="30FEE15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37. </w:t>
      </w:r>
      <w:r w:rsidRPr="00964E48">
        <w:rPr>
          <w:noProof/>
          <w:sz w:val="24"/>
          <w:szCs w:val="24"/>
        </w:rPr>
        <w:tab/>
        <w:t>N. Nücker, E. Pellegrin, P. Schweiss, J. Fink, S. L. Molodtsov, C. T. Simmons, G. Kaindl, W. Frentrup, A. Erb, G. Müller-Vogt, Site-specific and doping-dependent electronic structure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probed by O 1s and Cu 2p x-ray-absorption spectroscopy. </w:t>
      </w:r>
      <w:r w:rsidRPr="00964E48">
        <w:rPr>
          <w:i/>
          <w:iCs/>
          <w:noProof/>
          <w:sz w:val="24"/>
          <w:szCs w:val="24"/>
        </w:rPr>
        <w:t>Phys. Rev. B</w:t>
      </w:r>
      <w:r w:rsidRPr="00964E48">
        <w:rPr>
          <w:noProof/>
          <w:sz w:val="24"/>
          <w:szCs w:val="24"/>
        </w:rPr>
        <w:t xml:space="preserve">. </w:t>
      </w:r>
      <w:r w:rsidRPr="00964E48">
        <w:rPr>
          <w:b/>
          <w:bCs/>
          <w:noProof/>
          <w:sz w:val="24"/>
          <w:szCs w:val="24"/>
        </w:rPr>
        <w:t>51</w:t>
      </w:r>
      <w:r w:rsidRPr="00964E48">
        <w:rPr>
          <w:noProof/>
          <w:sz w:val="24"/>
          <w:szCs w:val="24"/>
        </w:rPr>
        <w:t>, 8529–8542 (1995).</w:t>
      </w:r>
    </w:p>
    <w:p w14:paraId="3D17640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38. </w:t>
      </w:r>
      <w:r w:rsidRPr="00964E48">
        <w:rPr>
          <w:noProof/>
          <w:sz w:val="24"/>
          <w:szCs w:val="24"/>
        </w:rPr>
        <w:tab/>
        <w:t>A. Bianconi, A. Congiu Castellano, M. De Santis, P. Delogu, A. Gargano, R. Giorgi, Localization of Cu 3d levels in the high T</w:t>
      </w:r>
      <w:r w:rsidRPr="00964E48">
        <w:rPr>
          <w:noProof/>
          <w:sz w:val="24"/>
          <w:szCs w:val="24"/>
          <w:vertAlign w:val="subscript"/>
        </w:rPr>
        <w:t>c</w:t>
      </w:r>
      <w:r w:rsidRPr="00964E48">
        <w:rPr>
          <w:noProof/>
          <w:sz w:val="24"/>
          <w:szCs w:val="24"/>
        </w:rPr>
        <w:t xml:space="preserve"> superconductor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by Cu 2p X-ray photoelectron spectroscopy. </w:t>
      </w:r>
      <w:r w:rsidRPr="00964E48">
        <w:rPr>
          <w:i/>
          <w:iCs/>
          <w:noProof/>
          <w:sz w:val="24"/>
          <w:szCs w:val="24"/>
        </w:rPr>
        <w:t>Solid State Commun.</w:t>
      </w:r>
      <w:r w:rsidRPr="00964E48">
        <w:rPr>
          <w:noProof/>
          <w:sz w:val="24"/>
          <w:szCs w:val="24"/>
        </w:rPr>
        <w:t xml:space="preserve"> </w:t>
      </w:r>
      <w:r w:rsidRPr="00964E48">
        <w:rPr>
          <w:b/>
          <w:bCs/>
          <w:noProof/>
          <w:sz w:val="24"/>
          <w:szCs w:val="24"/>
        </w:rPr>
        <w:t>63</w:t>
      </w:r>
      <w:r w:rsidRPr="00964E48">
        <w:rPr>
          <w:noProof/>
          <w:sz w:val="24"/>
          <w:szCs w:val="24"/>
        </w:rPr>
        <w:t>, 1135–1139 (1987).</w:t>
      </w:r>
    </w:p>
    <w:p w14:paraId="45662F5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39. </w:t>
      </w:r>
      <w:r w:rsidRPr="00964E48">
        <w:rPr>
          <w:noProof/>
          <w:sz w:val="24"/>
          <w:szCs w:val="24"/>
        </w:rPr>
        <w:tab/>
        <w:t>M. Aprili, M. Covington, E. Paraoanu, B. Niedermeier, L. H. Greene, Tunneling spectroscopy of the quasiparticle Andreev bound state in ion-irradiated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/Pb junctions.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R8139--R8142 (1998).</w:t>
      </w:r>
    </w:p>
    <w:p w14:paraId="7C324C81" w14:textId="77777777" w:rsidR="00964E48" w:rsidRPr="00964E48" w:rsidRDefault="00964E48" w:rsidP="00964E48">
      <w:pPr>
        <w:widowControl w:val="0"/>
        <w:autoSpaceDE w:val="0"/>
        <w:autoSpaceDN w:val="0"/>
        <w:adjustRightInd w:val="0"/>
        <w:ind w:left="640" w:hanging="640"/>
        <w:rPr>
          <w:noProof/>
          <w:sz w:val="24"/>
        </w:rPr>
      </w:pPr>
      <w:r w:rsidRPr="00964E48">
        <w:rPr>
          <w:noProof/>
          <w:sz w:val="24"/>
          <w:szCs w:val="24"/>
        </w:rPr>
        <w:t xml:space="preserve">40. </w:t>
      </w:r>
      <w:r w:rsidRPr="00964E48">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964E48">
        <w:rPr>
          <w:i/>
          <w:iCs/>
          <w:noProof/>
          <w:sz w:val="24"/>
          <w:szCs w:val="24"/>
        </w:rPr>
        <w:t>Curr. Opin. Colloid Interface Sci.</w:t>
      </w:r>
      <w:r w:rsidRPr="00964E48">
        <w:rPr>
          <w:noProof/>
          <w:sz w:val="24"/>
          <w:szCs w:val="24"/>
        </w:rPr>
        <w:t xml:space="preserve"> </w:t>
      </w:r>
      <w:r w:rsidRPr="00964E48">
        <w:rPr>
          <w:b/>
          <w:bCs/>
          <w:noProof/>
          <w:sz w:val="24"/>
          <w:szCs w:val="24"/>
        </w:rPr>
        <w:t>17</w:t>
      </w:r>
      <w:r w:rsidRPr="00964E48">
        <w:rPr>
          <w:noProof/>
          <w:sz w:val="24"/>
          <w:szCs w:val="24"/>
        </w:rPr>
        <w:t>, 44–53 (2012).</w:t>
      </w:r>
    </w:p>
    <w:p w14:paraId="6663AB1C" w14:textId="6A3A6074" w:rsidR="00F41019" w:rsidRPr="0087198A" w:rsidRDefault="00F41019" w:rsidP="00AC2069">
      <w:pPr>
        <w:pStyle w:val="Refhead"/>
        <w:spacing w:before="0" w:after="0"/>
      </w:pPr>
      <w:r w:rsidRPr="0087198A">
        <w:fldChar w:fldCharType="end"/>
      </w:r>
    </w:p>
    <w:p w14:paraId="457EF118" w14:textId="5DC3E183" w:rsidR="006C46B5" w:rsidRPr="0087198A" w:rsidRDefault="004A10BE" w:rsidP="005A7DF6">
      <w:pPr>
        <w:pStyle w:val="Acknowledgement"/>
      </w:pPr>
      <w:r w:rsidRPr="0087198A">
        <w:rPr>
          <w:b/>
        </w:rPr>
        <w:t>Acknowledgments</w:t>
      </w:r>
      <w:r w:rsidR="0046360C" w:rsidRPr="0087198A">
        <w:rPr>
          <w:b/>
        </w:rPr>
        <w:t xml:space="preserve">: </w:t>
      </w:r>
      <w:r w:rsidR="006C46B5" w:rsidRPr="0087198A">
        <w:t>This work has been supported by the NSF (DMR-1610060 and ECCS-1611424). Work at LLNL has been supported by</w:t>
      </w:r>
      <w:r w:rsidR="00291D7E" w:rsidRPr="0087198A">
        <w:t xml:space="preserve"> the</w:t>
      </w:r>
      <w:r w:rsidR="006C46B5" w:rsidRPr="0087198A">
        <w:t xml:space="preserve"> DOE (DE-AC52-07NA27344)</w:t>
      </w:r>
      <w:r w:rsidR="00242D2B" w:rsidRPr="0087198A">
        <w:t xml:space="preserve"> and NSF </w:t>
      </w:r>
      <w:r w:rsidR="00291D7E" w:rsidRPr="0087198A">
        <w:t>(</w:t>
      </w:r>
      <w:r w:rsidR="00242D2B" w:rsidRPr="0087198A">
        <w:t>DMR-1609855</w:t>
      </w:r>
      <w:r w:rsidR="00291D7E" w:rsidRPr="0087198A">
        <w:t>)</w:t>
      </w:r>
      <w:r w:rsidR="006C46B5" w:rsidRPr="0087198A">
        <w:t>.</w:t>
      </w:r>
      <w:r w:rsidR="005A7DF6">
        <w:t xml:space="preserve"> Use of the Advanced Light Source was supported by DOE Office of Science User Facility under Contract No. DE-AC02-05CH11231.</w:t>
      </w:r>
      <w:r w:rsidR="00CF7E02">
        <w:t xml:space="preserve"> Work at UCM supported by MINECO-F</w:t>
      </w:r>
      <w:r w:rsidR="00EB19EB">
        <w:t>EDER</w:t>
      </w:r>
      <w:r w:rsidR="00CF7E02">
        <w:t xml:space="preserve"> </w:t>
      </w:r>
      <w:r w:rsidR="00EB19EB">
        <w:t xml:space="preserve">grants </w:t>
      </w:r>
      <w:r w:rsidR="00CF7E02">
        <w:t>MAT2015</w:t>
      </w:r>
      <w:r w:rsidR="00CF7E02" w:rsidRPr="00EB19EB">
        <w:t>-66888-C3-3-R and</w:t>
      </w:r>
      <w:r w:rsidR="00EB19EB" w:rsidRPr="00EB19EB">
        <w:t xml:space="preserve"> </w:t>
      </w:r>
      <w:r w:rsidR="00EB19EB" w:rsidRPr="00C93BCD">
        <w:rPr>
          <w:bCs/>
          <w:color w:val="000000"/>
        </w:rPr>
        <w:t>MAT2017-89599-R</w:t>
      </w:r>
      <w:r w:rsidR="009367D7" w:rsidRPr="00EB19EB">
        <w:t xml:space="preserve">, and also by the TALENTO program, </w:t>
      </w:r>
      <w:proofErr w:type="spellStart"/>
      <w:r w:rsidR="009367D7" w:rsidRPr="00EB19EB">
        <w:t>Comunidad</w:t>
      </w:r>
      <w:proofErr w:type="spellEnd"/>
      <w:r w:rsidR="009367D7" w:rsidRPr="00EB19EB">
        <w:t xml:space="preserve"> de Madrid.</w:t>
      </w:r>
    </w:p>
    <w:p w14:paraId="0F13D06D" w14:textId="77777777" w:rsidR="006C46B5" w:rsidRPr="0087198A" w:rsidRDefault="006C46B5" w:rsidP="006C46B5">
      <w:pPr>
        <w:pStyle w:val="Acknowledgement"/>
        <w:spacing w:before="0"/>
      </w:pPr>
    </w:p>
    <w:p w14:paraId="595B0E97" w14:textId="0FDBAC7C" w:rsidR="008707B4" w:rsidRPr="0087198A" w:rsidRDefault="004A10BE" w:rsidP="008C392D">
      <w:pPr>
        <w:pStyle w:val="Acknowledgement"/>
        <w:spacing w:before="0"/>
      </w:pPr>
      <w:r w:rsidRPr="0087198A">
        <w:rPr>
          <w:b/>
        </w:rPr>
        <w:t>Author contributions:</w:t>
      </w:r>
      <w:r w:rsidRPr="0087198A">
        <w:t xml:space="preserve"> </w:t>
      </w:r>
      <w:r w:rsidR="006C46B5" w:rsidRPr="0087198A">
        <w:t>P.D.M., D.A.G. a</w:t>
      </w:r>
      <w:r w:rsidR="00223850">
        <w:t>nd K.L. coordinated the project.</w:t>
      </w:r>
      <w:r w:rsidR="006C46B5" w:rsidRPr="0087198A">
        <w:t xml:space="preserve"> </w:t>
      </w:r>
      <w:r w:rsidR="008C392D" w:rsidRPr="0087198A">
        <w:t>P.D.</w:t>
      </w:r>
      <w:r w:rsidR="008C2AB3" w:rsidRPr="0087198A">
        <w:t xml:space="preserve">M. </w:t>
      </w:r>
      <w:r w:rsidR="008C392D" w:rsidRPr="0087198A">
        <w:t>synthesized the samples</w:t>
      </w:r>
      <w:r w:rsidR="008C2AB3" w:rsidRPr="0087198A">
        <w:t xml:space="preserve">, carried out </w:t>
      </w:r>
      <w:r w:rsidR="008C392D" w:rsidRPr="0087198A">
        <w:t>structural analysis</w:t>
      </w:r>
      <w:r w:rsidR="007B2DD2">
        <w:t>, and wrote a first draft of the manuscript</w:t>
      </w:r>
      <w:r w:rsidR="008C392D" w:rsidRPr="0087198A">
        <w:t>. D.A.G., A.J.G., B.J.K, and J.</w:t>
      </w:r>
      <w:r w:rsidR="008C2AB3" w:rsidRPr="0087198A">
        <w:t xml:space="preserve">B. </w:t>
      </w:r>
      <w:r w:rsidR="006C46B5" w:rsidRPr="0087198A">
        <w:t>performed</w:t>
      </w:r>
      <w:r w:rsidR="008C2AB3" w:rsidRPr="0087198A">
        <w:t xml:space="preserve"> PNR</w:t>
      </w:r>
      <w:r w:rsidR="006C46B5" w:rsidRPr="0087198A">
        <w:t xml:space="preserve"> studies</w:t>
      </w:r>
      <w:r w:rsidR="008C392D" w:rsidRPr="0087198A">
        <w:t>. D.A.G. and A.J.</w:t>
      </w:r>
      <w:r w:rsidR="008C2AB3" w:rsidRPr="0087198A">
        <w:t xml:space="preserve">G. </w:t>
      </w:r>
      <w:r w:rsidR="008C392D" w:rsidRPr="0087198A">
        <w:t xml:space="preserve">and E. A. </w:t>
      </w:r>
      <w:r w:rsidR="008C2AB3" w:rsidRPr="0087198A">
        <w:t xml:space="preserve">carried out XAS measurements. D. H-M. and M.V. </w:t>
      </w:r>
      <w:r w:rsidR="006C46B5" w:rsidRPr="0087198A">
        <w:t>carried out electron microscopy studies</w:t>
      </w:r>
      <w:r w:rsidR="008C2AB3" w:rsidRPr="0087198A">
        <w:t>. V.</w:t>
      </w:r>
      <w:r w:rsidR="008C392D" w:rsidRPr="0087198A">
        <w:t xml:space="preserve"> T. measured magnetometry. Z.E.</w:t>
      </w:r>
      <w:r w:rsidR="008C2AB3" w:rsidRPr="0087198A">
        <w:t>B.</w:t>
      </w:r>
      <w:r w:rsidR="008C392D" w:rsidRPr="0087198A">
        <w:t>,</w:t>
      </w:r>
      <w:r w:rsidR="008C2AB3" w:rsidRPr="0087198A">
        <w:t xml:space="preserve"> </w:t>
      </w:r>
      <w:r w:rsidR="008C392D" w:rsidRPr="0087198A">
        <w:t xml:space="preserve">J.R.J., and R. Z. </w:t>
      </w:r>
      <w:r w:rsidR="008C2AB3" w:rsidRPr="0087198A">
        <w:t>carried out transport measurements.</w:t>
      </w:r>
      <w:r w:rsidR="00477328" w:rsidRPr="0087198A">
        <w:t xml:space="preserve"> </w:t>
      </w:r>
      <w:r w:rsidR="008C392D" w:rsidRPr="0087198A">
        <w:t xml:space="preserve">R.V.C. and Y.T. assisted with sample synthesis and RSM studies. All authors contributed to data analysis and manuscript revision. </w:t>
      </w:r>
      <w:r w:rsidRPr="0087198A">
        <w:rPr>
          <w:b/>
        </w:rPr>
        <w:t>Competing interests:</w:t>
      </w:r>
      <w:r w:rsidRPr="0087198A">
        <w:t xml:space="preserve"> </w:t>
      </w:r>
      <w:r w:rsidR="00CB24F3" w:rsidRPr="0087198A">
        <w:t>The authors declare no competing interests.</w:t>
      </w:r>
      <w:r w:rsidR="0046360C" w:rsidRPr="0087198A">
        <w:t xml:space="preserve"> </w:t>
      </w:r>
      <w:r w:rsidRPr="0087198A">
        <w:rPr>
          <w:b/>
        </w:rPr>
        <w:t>Data and materials availability:</w:t>
      </w:r>
      <w:r w:rsidRPr="0087198A">
        <w:t xml:space="preserve"> </w:t>
      </w:r>
      <w:r w:rsidR="00565923" w:rsidRPr="0087198A">
        <w:t>Experimental data is available upon request.</w:t>
      </w:r>
    </w:p>
    <w:p w14:paraId="0B6CAFB0" w14:textId="77777777" w:rsidR="007E1FBC" w:rsidRPr="0087198A" w:rsidRDefault="007E1FBC" w:rsidP="00AC2069">
      <w:pPr>
        <w:pStyle w:val="Acknowledgement"/>
        <w:spacing w:before="0"/>
        <w:rPr>
          <w:b/>
        </w:rPr>
      </w:pPr>
    </w:p>
    <w:p w14:paraId="639CAE81" w14:textId="0CD64480" w:rsidR="004A10BE" w:rsidRPr="0087198A" w:rsidRDefault="004A10BE" w:rsidP="00AC2069">
      <w:pPr>
        <w:pStyle w:val="Acknowledgement"/>
        <w:spacing w:before="0"/>
        <w:rPr>
          <w:b/>
        </w:rPr>
      </w:pPr>
      <w:r w:rsidRPr="0087198A">
        <w:rPr>
          <w:b/>
        </w:rPr>
        <w:t>Figures</w:t>
      </w:r>
    </w:p>
    <w:p w14:paraId="7F8FB983" w14:textId="77777777" w:rsidR="00E509CD" w:rsidRPr="0087198A" w:rsidRDefault="00E509CD" w:rsidP="00AC2069">
      <w:pPr>
        <w:pStyle w:val="Acknowledgement"/>
        <w:spacing w:before="0"/>
      </w:pPr>
    </w:p>
    <w:p w14:paraId="5F311B79" w14:textId="6A86F75B" w:rsidR="007F6F42" w:rsidRPr="0087198A" w:rsidRDefault="007F6F42" w:rsidP="007F6F42">
      <w:pPr>
        <w:spacing w:after="160"/>
        <w:jc w:val="both"/>
        <w:rPr>
          <w:rFonts w:eastAsia="Times New Roman"/>
          <w:sz w:val="24"/>
          <w:szCs w:val="24"/>
        </w:rPr>
      </w:pPr>
      <w:r w:rsidRPr="0087198A">
        <w:rPr>
          <w:rFonts w:eastAsia="Times New Roman"/>
          <w:b/>
          <w:sz w:val="24"/>
          <w:szCs w:val="24"/>
        </w:rPr>
        <w:t>Fig 1</w:t>
      </w:r>
      <w:r w:rsidRPr="0087198A">
        <w:rPr>
          <w:rFonts w:eastAsia="Times New Roman"/>
          <w:sz w:val="24"/>
          <w:szCs w:val="24"/>
        </w:rPr>
        <w:t xml:space="preserve">. </w:t>
      </w:r>
      <w:r w:rsidRPr="0087198A">
        <w:rPr>
          <w:rFonts w:eastAsia="Times New Roman"/>
          <w:b/>
          <w:sz w:val="24"/>
          <w:szCs w:val="24"/>
        </w:rPr>
        <w:t>X-ray diffraction.</w:t>
      </w:r>
      <w:r w:rsidRPr="0087198A">
        <w:rPr>
          <w:rFonts w:eastAsia="Times New Roman"/>
          <w:sz w:val="24"/>
          <w:szCs w:val="24"/>
        </w:rPr>
        <w:t xml:space="preserve"> (</w:t>
      </w:r>
      <w:r w:rsidRPr="0087198A">
        <w:rPr>
          <w:rFonts w:eastAsia="Times New Roman"/>
          <w:b/>
          <w:sz w:val="24"/>
          <w:szCs w:val="24"/>
        </w:rPr>
        <w:t>A</w:t>
      </w:r>
      <w:r w:rsidRPr="0087198A">
        <w:rPr>
          <w:rFonts w:eastAsia="Times New Roman"/>
          <w:sz w:val="24"/>
          <w:szCs w:val="24"/>
        </w:rPr>
        <w:t xml:space="preserve">) </w:t>
      </w:r>
      <w:commentRangeStart w:id="77"/>
      <w:commentRangeStart w:id="78"/>
      <w:r w:rsidRPr="0087198A">
        <w:rPr>
          <w:rFonts w:eastAsia="Times New Roman"/>
          <w:sz w:val="24"/>
          <w:szCs w:val="24"/>
        </w:rPr>
        <w:t xml:space="preserve">XRD </w:t>
      </w:r>
      <w:commentRangeEnd w:id="77"/>
      <w:r w:rsidR="00DC1532">
        <w:rPr>
          <w:rStyle w:val="CommentReference"/>
          <w:rFonts w:eastAsia="Times New Roman"/>
        </w:rPr>
        <w:commentReference w:id="77"/>
      </w:r>
      <w:commentRangeEnd w:id="78"/>
      <w:r w:rsidR="00C61961">
        <w:rPr>
          <w:rStyle w:val="CommentReference"/>
          <w:rFonts w:eastAsia="Times New Roman"/>
        </w:rPr>
        <w:commentReference w:id="78"/>
      </w:r>
      <m:oMath>
        <m:r>
          <w:rPr>
            <w:rFonts w:ascii="Cambria Math" w:eastAsia="Cambria" w:hAnsi="Cambria Math" w:cs="Cambria"/>
            <w:sz w:val="24"/>
            <w:szCs w:val="24"/>
          </w:rPr>
          <m:t>ω-2θ</m:t>
        </m:r>
      </m:oMath>
      <w:r w:rsidRPr="0087198A">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radiation. Reciprocal space maps showing (</w:t>
      </w:r>
      <w:r w:rsidRPr="0087198A">
        <w:rPr>
          <w:rFonts w:eastAsia="Times New Roman"/>
          <w:b/>
          <w:sz w:val="24"/>
          <w:szCs w:val="24"/>
        </w:rPr>
        <w:t>B-E</w:t>
      </w:r>
      <w:r w:rsidRPr="0087198A">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87198A">
        <w:rPr>
          <w:rFonts w:eastAsia="Times New Roman"/>
          <w:sz w:val="24"/>
          <w:szCs w:val="24"/>
        </w:rPr>
        <w:t>) STO substrate peak, (</w:t>
      </w:r>
      <w:r w:rsidRPr="0087198A">
        <w:rPr>
          <w:rFonts w:eastAsia="Times New Roman"/>
          <w:b/>
          <w:sz w:val="24"/>
          <w:szCs w:val="24"/>
        </w:rPr>
        <w:t>G-J</w:t>
      </w:r>
      <w:r w:rsidRPr="0087198A">
        <w:rPr>
          <w:rFonts w:eastAsia="Times New Roman"/>
          <w:sz w:val="24"/>
          <w:szCs w:val="24"/>
        </w:rPr>
        <w:t>) YBCO peak</w:t>
      </w:r>
      <w:r w:rsidR="00200827" w:rsidRPr="0087198A">
        <w:rPr>
          <w:rFonts w:eastAsia="Times New Roman"/>
          <w:sz w:val="24"/>
          <w:szCs w:val="24"/>
        </w:rPr>
        <w:t>,</w:t>
      </w:r>
      <w:r w:rsidRPr="0087198A">
        <w:rPr>
          <w:rFonts w:eastAsia="Times New Roman"/>
          <w:sz w:val="24"/>
          <w:szCs w:val="24"/>
        </w:rPr>
        <w:t xml:space="preserve"> </w:t>
      </w:r>
      <w:r w:rsidR="00364987" w:rsidRPr="0087198A">
        <w:rPr>
          <w:rFonts w:eastAsia="Times New Roman"/>
          <w:sz w:val="24"/>
          <w:szCs w:val="24"/>
        </w:rPr>
        <w:t>indexed relative to the STO lattice parameters,</w:t>
      </w:r>
      <w:r w:rsidRPr="0087198A">
        <w:rPr>
          <w:rFonts w:eastAsia="Times New Roman"/>
          <w:sz w:val="24"/>
          <w:szCs w:val="24"/>
        </w:rPr>
        <w:t xml:space="preserve"> and (</w:t>
      </w:r>
      <w:r w:rsidRPr="0087198A">
        <w:rPr>
          <w:rFonts w:eastAsia="Times New Roman"/>
          <w:b/>
          <w:sz w:val="24"/>
          <w:szCs w:val="24"/>
        </w:rPr>
        <w:t>F, K</w:t>
      </w:r>
      <w:r w:rsidRPr="0087198A">
        <w:rPr>
          <w:rFonts w:eastAsia="Times New Roman"/>
          <w:sz w:val="24"/>
          <w:szCs w:val="24"/>
        </w:rPr>
        <w:t xml:space="preserve">) </w:t>
      </w:r>
      <m:oMath>
        <m:r>
          <w:rPr>
            <w:rFonts w:ascii="Cambria Math" w:eastAsia="Times New Roman" w:hAnsi="Cambria Math"/>
            <w:sz w:val="24"/>
            <w:szCs w:val="24"/>
          </w:rPr>
          <m:t>H</m:t>
        </m:r>
      </m:oMath>
      <w:r w:rsidR="00813A2B" w:rsidRPr="0087198A">
        <w:rPr>
          <w:rFonts w:eastAsia="Times New Roman"/>
          <w:sz w:val="24"/>
          <w:szCs w:val="24"/>
        </w:rPr>
        <w:t>-integrated</w:t>
      </w:r>
      <w:r w:rsidRPr="0087198A">
        <w:rPr>
          <w:rFonts w:eastAsia="Times New Roman"/>
          <w:sz w:val="24"/>
          <w:szCs w:val="24"/>
        </w:rPr>
        <w:t xml:space="preserve"> </w:t>
      </w:r>
      <w:r w:rsidR="00813A2B" w:rsidRPr="0087198A">
        <w:rPr>
          <w:rFonts w:eastAsia="Times New Roman"/>
          <w:sz w:val="24"/>
          <w:szCs w:val="24"/>
        </w:rPr>
        <w:t>RSMs for each sample</w:t>
      </w:r>
      <w:r w:rsidRPr="0087198A">
        <w:rPr>
          <w:rFonts w:eastAsia="Times New Roman"/>
          <w:sz w:val="24"/>
          <w:szCs w:val="24"/>
        </w:rPr>
        <w:t>.</w:t>
      </w:r>
    </w:p>
    <w:p w14:paraId="79F7E505" w14:textId="6995ACDF" w:rsidR="007F6F42" w:rsidRPr="0087198A" w:rsidRDefault="007F6F42" w:rsidP="007F6F42">
      <w:pPr>
        <w:spacing w:after="160"/>
        <w:jc w:val="both"/>
        <w:rPr>
          <w:rFonts w:eastAsia="Times New Roman"/>
          <w:sz w:val="24"/>
          <w:szCs w:val="24"/>
        </w:rPr>
      </w:pPr>
      <w:r w:rsidRPr="0087198A">
        <w:rPr>
          <w:rFonts w:eastAsia="Times New Roman"/>
          <w:b/>
          <w:sz w:val="24"/>
          <w:szCs w:val="24"/>
        </w:rPr>
        <w:t>Figure 2</w:t>
      </w:r>
      <w:r w:rsidRPr="0087198A">
        <w:rPr>
          <w:rFonts w:eastAsia="Times New Roman"/>
          <w:sz w:val="24"/>
          <w:szCs w:val="24"/>
        </w:rPr>
        <w:t xml:space="preserve">. </w:t>
      </w:r>
      <w:r w:rsidR="00BD74C3" w:rsidRPr="0087198A">
        <w:rPr>
          <w:rFonts w:eastAsia="Times New Roman"/>
          <w:b/>
          <w:sz w:val="24"/>
          <w:szCs w:val="24"/>
        </w:rPr>
        <w:t>Superconducting transition</w:t>
      </w:r>
      <w:r w:rsidRPr="0087198A">
        <w:rPr>
          <w:rFonts w:eastAsia="Times New Roman"/>
          <w:b/>
          <w:sz w:val="24"/>
          <w:szCs w:val="24"/>
        </w:rPr>
        <w:t xml:space="preserve">. </w:t>
      </w:r>
      <w:r w:rsidRPr="0087198A">
        <w:rPr>
          <w:rFonts w:eastAsia="Times New Roman"/>
          <w:sz w:val="24"/>
          <w:szCs w:val="24"/>
        </w:rPr>
        <w:t>Normalized magnetization (</w:t>
      </w:r>
      <w:r w:rsidRPr="0087198A">
        <w:rPr>
          <w:rFonts w:eastAsia="Times New Roman"/>
          <w:b/>
          <w:sz w:val="24"/>
          <w:szCs w:val="24"/>
        </w:rPr>
        <w:t>A</w:t>
      </w:r>
      <w:r w:rsidRPr="0087198A">
        <w:rPr>
          <w:rFonts w:eastAsia="Times New Roman"/>
          <w:sz w:val="24"/>
          <w:szCs w:val="24"/>
        </w:rPr>
        <w:t>) and resistivity (</w:t>
      </w:r>
      <w:r w:rsidRPr="0087198A">
        <w:rPr>
          <w:rFonts w:eastAsia="Times New Roman"/>
          <w:b/>
          <w:sz w:val="24"/>
          <w:szCs w:val="24"/>
        </w:rPr>
        <w:t>B</w:t>
      </w:r>
      <w:r w:rsidRPr="0087198A">
        <w:rPr>
          <w:rFonts w:eastAsia="Times New Roman"/>
          <w:sz w:val="24"/>
          <w:szCs w:val="24"/>
        </w:rPr>
        <w:t>) from 5 K to 100 K. The Gd (20 nm) sample has been omitted from (</w:t>
      </w:r>
      <w:r w:rsidRPr="0087198A">
        <w:rPr>
          <w:rFonts w:eastAsia="Times New Roman"/>
          <w:b/>
          <w:sz w:val="24"/>
          <w:szCs w:val="24"/>
        </w:rPr>
        <w:t>B</w:t>
      </w:r>
      <w:r w:rsidRPr="0087198A">
        <w:rPr>
          <w:rFonts w:eastAsia="Times New Roman"/>
          <w:sz w:val="24"/>
          <w:szCs w:val="24"/>
        </w:rPr>
        <w:t xml:space="preserve">), as no </w:t>
      </w:r>
      <w:r w:rsidR="00AE624A">
        <w:rPr>
          <w:rFonts w:eastAsia="Times New Roman"/>
          <w:sz w:val="24"/>
          <w:szCs w:val="24"/>
        </w:rPr>
        <w:t xml:space="preserve">appreciable </w:t>
      </w:r>
      <w:r w:rsidRPr="0087198A">
        <w:rPr>
          <w:rFonts w:eastAsia="Times New Roman"/>
          <w:sz w:val="24"/>
          <w:szCs w:val="24"/>
        </w:rPr>
        <w:t xml:space="preserve">magnetic moment was detected </w:t>
      </w:r>
      <w:r w:rsidR="00AE624A">
        <w:rPr>
          <w:rFonts w:eastAsia="Times New Roman"/>
          <w:sz w:val="24"/>
          <w:szCs w:val="24"/>
        </w:rPr>
        <w:t>in the</w:t>
      </w:r>
      <w:r w:rsidRPr="0087198A">
        <w:rPr>
          <w:rFonts w:eastAsia="Times New Roman"/>
          <w:sz w:val="24"/>
          <w:szCs w:val="24"/>
        </w:rPr>
        <w:t xml:space="preserve"> temperature </w:t>
      </w:r>
      <w:r w:rsidR="00AE624A">
        <w:rPr>
          <w:rFonts w:eastAsia="Times New Roman"/>
          <w:sz w:val="24"/>
          <w:szCs w:val="24"/>
        </w:rPr>
        <w:t xml:space="preserve">range </w:t>
      </w:r>
      <w:r w:rsidRPr="0087198A">
        <w:rPr>
          <w:rFonts w:eastAsia="Times New Roman"/>
          <w:sz w:val="24"/>
          <w:szCs w:val="24"/>
        </w:rPr>
        <w:t>measured (to within experimental noise).</w:t>
      </w:r>
    </w:p>
    <w:p w14:paraId="3619D885" w14:textId="147399FC" w:rsidR="007F6F42" w:rsidRPr="0087198A" w:rsidRDefault="007F6F42" w:rsidP="007F6F42">
      <w:pPr>
        <w:spacing w:after="160"/>
        <w:jc w:val="both"/>
        <w:rPr>
          <w:rFonts w:ascii="Calibri" w:hAnsi="Calibri" w:cs="Calibri"/>
          <w:sz w:val="24"/>
          <w:szCs w:val="24"/>
        </w:rPr>
      </w:pPr>
      <w:r w:rsidRPr="0087198A">
        <w:rPr>
          <w:rFonts w:eastAsia="Times New Roman"/>
          <w:b/>
          <w:sz w:val="24"/>
          <w:szCs w:val="24"/>
        </w:rPr>
        <w:lastRenderedPageBreak/>
        <w:t>Figure 3</w:t>
      </w:r>
      <w:r w:rsidRPr="0087198A">
        <w:rPr>
          <w:rFonts w:eastAsia="Times New Roman"/>
          <w:sz w:val="24"/>
          <w:szCs w:val="24"/>
        </w:rPr>
        <w:t xml:space="preserve">. </w:t>
      </w:r>
      <w:r w:rsidRPr="0087198A">
        <w:rPr>
          <w:rFonts w:eastAsia="Times New Roman"/>
          <w:b/>
          <w:sz w:val="24"/>
          <w:szCs w:val="24"/>
        </w:rPr>
        <w:t>STEM images.</w:t>
      </w:r>
      <w:r w:rsidRPr="0087198A">
        <w:rPr>
          <w:rFonts w:eastAsia="Times New Roman"/>
          <w:sz w:val="24"/>
          <w:szCs w:val="24"/>
        </w:rPr>
        <w:t xml:space="preserve"> Cross-sectional HAADF-STEM images of </w:t>
      </w:r>
      <w:r w:rsidR="00BD74C3" w:rsidRPr="0087198A">
        <w:rPr>
          <w:rFonts w:eastAsia="Times New Roman"/>
          <w:sz w:val="24"/>
          <w:szCs w:val="24"/>
        </w:rPr>
        <w:t>(</w:t>
      </w:r>
      <w:r w:rsidR="00BD74C3" w:rsidRPr="0087198A">
        <w:rPr>
          <w:rFonts w:eastAsia="Times New Roman"/>
          <w:b/>
          <w:sz w:val="24"/>
          <w:szCs w:val="24"/>
        </w:rPr>
        <w:t>A</w:t>
      </w:r>
      <w:r w:rsidR="00BD74C3" w:rsidRPr="0087198A">
        <w:rPr>
          <w:rFonts w:eastAsia="Times New Roman"/>
          <w:sz w:val="24"/>
          <w:szCs w:val="24"/>
        </w:rPr>
        <w:t xml:space="preserve">) </w:t>
      </w:r>
      <w:r w:rsidRPr="0087198A">
        <w:rPr>
          <w:rFonts w:eastAsia="Times New Roman"/>
          <w:sz w:val="24"/>
          <w:szCs w:val="24"/>
        </w:rPr>
        <w:t xml:space="preserve">the as-grown STO/YBCO interface </w:t>
      </w:r>
      <w:r w:rsidR="00E41087" w:rsidRPr="0087198A">
        <w:rPr>
          <w:rFonts w:eastAsia="Times New Roman"/>
          <w:sz w:val="24"/>
          <w:szCs w:val="24"/>
        </w:rPr>
        <w:t xml:space="preserve">with </w:t>
      </w:r>
      <w:r w:rsidR="0064790B" w:rsidRPr="0087198A">
        <w:rPr>
          <w:rFonts w:eastAsia="Times New Roman"/>
          <w:sz w:val="24"/>
          <w:szCs w:val="24"/>
        </w:rPr>
        <w:t xml:space="preserve">a magnified view of </w:t>
      </w:r>
      <w:r w:rsidR="00E41087" w:rsidRPr="0087198A">
        <w:rPr>
          <w:rFonts w:eastAsia="Times New Roman"/>
          <w:sz w:val="24"/>
          <w:szCs w:val="24"/>
        </w:rPr>
        <w:t>the substrate/film interface shown in the inset.</w:t>
      </w:r>
      <w:r w:rsidR="00D327F1" w:rsidRPr="0087198A">
        <w:rPr>
          <w:rFonts w:eastAsia="Times New Roman"/>
          <w:sz w:val="24"/>
          <w:szCs w:val="24"/>
        </w:rPr>
        <w:t xml:space="preserve"> The region shown in the inset is outside the field of view of the main image.</w:t>
      </w:r>
      <w:r w:rsidR="00E41087" w:rsidRPr="0087198A">
        <w:rPr>
          <w:rFonts w:eastAsia="Times New Roman"/>
          <w:sz w:val="24"/>
          <w:szCs w:val="24"/>
        </w:rPr>
        <w:t xml:space="preserve"> </w:t>
      </w:r>
      <w:r w:rsidR="009D58A1">
        <w:rPr>
          <w:rFonts w:eastAsia="Times New Roman"/>
          <w:sz w:val="24"/>
          <w:szCs w:val="24"/>
        </w:rPr>
        <w:t xml:space="preserve">Some spatial drift is visible. </w:t>
      </w:r>
      <w:r w:rsidR="00E41087" w:rsidRPr="0087198A">
        <w:rPr>
          <w:rFonts w:eastAsia="Times New Roman"/>
          <w:sz w:val="24"/>
          <w:szCs w:val="24"/>
        </w:rPr>
        <w:t xml:space="preserve">The crystal structure is depicted with Cu, Ba, Y, Sr, and </w:t>
      </w:r>
      <w:proofErr w:type="spellStart"/>
      <w:r w:rsidR="00E41087" w:rsidRPr="0087198A">
        <w:rPr>
          <w:rFonts w:eastAsia="Times New Roman"/>
          <w:sz w:val="24"/>
          <w:szCs w:val="24"/>
        </w:rPr>
        <w:t>Ti</w:t>
      </w:r>
      <w:proofErr w:type="spellEnd"/>
      <w:r w:rsidR="00E41087" w:rsidRPr="0087198A">
        <w:rPr>
          <w:rFonts w:eastAsia="Times New Roman"/>
          <w:sz w:val="24"/>
          <w:szCs w:val="24"/>
        </w:rPr>
        <w:t xml:space="preserve"> atoms highlighted in yellow, red, blue, violet, and orange, respectively.</w:t>
      </w:r>
      <w:r w:rsidRPr="0087198A">
        <w:rPr>
          <w:rFonts w:eastAsia="Times New Roman"/>
          <w:sz w:val="24"/>
          <w:szCs w:val="24"/>
        </w:rPr>
        <w:t xml:space="preserve"> </w:t>
      </w:r>
      <w:r w:rsidR="00BD74C3" w:rsidRPr="0087198A">
        <w:rPr>
          <w:rFonts w:eastAsia="Times New Roman"/>
          <w:sz w:val="24"/>
          <w:szCs w:val="24"/>
        </w:rPr>
        <w:t>(</w:t>
      </w:r>
      <w:r w:rsidR="00BD74C3" w:rsidRPr="0087198A">
        <w:rPr>
          <w:rFonts w:eastAsia="Times New Roman"/>
          <w:b/>
          <w:sz w:val="24"/>
          <w:szCs w:val="24"/>
        </w:rPr>
        <w:t>B</w:t>
      </w:r>
      <w:r w:rsidR="00BD74C3" w:rsidRPr="0087198A">
        <w:rPr>
          <w:rFonts w:eastAsia="Times New Roman"/>
          <w:sz w:val="24"/>
          <w:szCs w:val="24"/>
        </w:rPr>
        <w:t xml:space="preserve">) </w:t>
      </w:r>
      <w:r w:rsidR="00E41087" w:rsidRPr="0087198A">
        <w:rPr>
          <w:rFonts w:eastAsia="Times New Roman"/>
          <w:sz w:val="24"/>
          <w:szCs w:val="24"/>
        </w:rPr>
        <w:t>T</w:t>
      </w:r>
      <w:r w:rsidRPr="0087198A">
        <w:rPr>
          <w:rFonts w:eastAsia="Times New Roman"/>
          <w:sz w:val="24"/>
          <w:szCs w:val="24"/>
        </w:rPr>
        <w:t>he YBCO/Gd interface of the Gd (3 nm) sample</w:t>
      </w:r>
      <w:r w:rsidR="0064790B" w:rsidRPr="0087198A">
        <w:rPr>
          <w:rFonts w:eastAsia="Times New Roman"/>
          <w:sz w:val="24"/>
          <w:szCs w:val="24"/>
        </w:rPr>
        <w:t xml:space="preserve"> with a magnified view</w:t>
      </w:r>
      <w:r w:rsidR="00780059" w:rsidRPr="0087198A">
        <w:rPr>
          <w:rFonts w:eastAsia="Times New Roman"/>
          <w:sz w:val="24"/>
          <w:szCs w:val="24"/>
        </w:rPr>
        <w:t xml:space="preserve"> of </w:t>
      </w:r>
      <w:r w:rsidR="009C647A" w:rsidRPr="0087198A">
        <w:rPr>
          <w:rFonts w:eastAsia="Times New Roman"/>
          <w:sz w:val="24"/>
          <w:szCs w:val="24"/>
        </w:rPr>
        <w:t>the region highlighted by the black box</w:t>
      </w:r>
      <w:r w:rsidR="00780059" w:rsidRPr="0087198A">
        <w:rPr>
          <w:rFonts w:eastAsia="Times New Roman"/>
          <w:sz w:val="24"/>
          <w:szCs w:val="24"/>
        </w:rPr>
        <w:t xml:space="preserve"> shown in the inset</w:t>
      </w:r>
      <w:r w:rsidR="0064790B" w:rsidRPr="0087198A">
        <w:rPr>
          <w:rFonts w:eastAsia="Times New Roman"/>
          <w:sz w:val="24"/>
          <w:szCs w:val="24"/>
        </w:rPr>
        <w:t>.</w:t>
      </w:r>
      <w:r w:rsidR="00BD74C3" w:rsidRPr="0087198A">
        <w:rPr>
          <w:rFonts w:eastAsia="Times New Roman"/>
          <w:sz w:val="24"/>
          <w:szCs w:val="24"/>
        </w:rPr>
        <w:t xml:space="preserve"> (</w:t>
      </w:r>
      <w:r w:rsidR="00BD74C3" w:rsidRPr="0087198A">
        <w:rPr>
          <w:rFonts w:eastAsia="Times New Roman"/>
          <w:b/>
          <w:sz w:val="24"/>
          <w:szCs w:val="24"/>
        </w:rPr>
        <w:t>C</w:t>
      </w:r>
      <w:r w:rsidR="00BD74C3" w:rsidRPr="0087198A">
        <w:rPr>
          <w:rFonts w:eastAsia="Times New Roman"/>
          <w:sz w:val="24"/>
          <w:szCs w:val="24"/>
        </w:rPr>
        <w:t>)</w:t>
      </w:r>
      <w:r w:rsidRPr="0087198A">
        <w:rPr>
          <w:rFonts w:eastAsia="Times New Roman"/>
          <w:sz w:val="24"/>
          <w:szCs w:val="24"/>
        </w:rPr>
        <w:t xml:space="preserve"> </w:t>
      </w:r>
      <w:r w:rsidR="0064790B" w:rsidRPr="0087198A">
        <w:rPr>
          <w:rFonts w:eastAsia="Times New Roman"/>
          <w:sz w:val="24"/>
          <w:szCs w:val="24"/>
        </w:rPr>
        <w:t>C</w:t>
      </w:r>
      <w:r w:rsidRPr="0087198A">
        <w:rPr>
          <w:rFonts w:eastAsia="Times New Roman"/>
          <w:sz w:val="24"/>
          <w:szCs w:val="24"/>
        </w:rPr>
        <w:t>enter of the YBCO layer in the Gd (20 nm) film</w:t>
      </w:r>
      <w:r w:rsidR="0064790B" w:rsidRPr="0087198A">
        <w:rPr>
          <w:rFonts w:eastAsia="Times New Roman"/>
          <w:sz w:val="24"/>
          <w:szCs w:val="24"/>
        </w:rPr>
        <w:t xml:space="preserve">, with a magnified view of </w:t>
      </w:r>
      <w:r w:rsidR="00780059" w:rsidRPr="0087198A">
        <w:rPr>
          <w:rFonts w:eastAsia="Times New Roman"/>
          <w:sz w:val="24"/>
          <w:szCs w:val="24"/>
        </w:rPr>
        <w:t xml:space="preserve">the region indicated by the black box </w:t>
      </w:r>
      <w:r w:rsidR="006E0185" w:rsidRPr="0087198A">
        <w:rPr>
          <w:rFonts w:eastAsia="Times New Roman"/>
          <w:sz w:val="24"/>
          <w:szCs w:val="24"/>
        </w:rPr>
        <w:t>shown in the inset</w:t>
      </w:r>
      <w:r w:rsidRPr="0087198A">
        <w:rPr>
          <w:rFonts w:eastAsia="Times New Roman"/>
          <w:sz w:val="24"/>
          <w:szCs w:val="24"/>
        </w:rPr>
        <w:t>.</w:t>
      </w:r>
      <w:r w:rsidR="00D1003B" w:rsidRPr="0087198A">
        <w:rPr>
          <w:rFonts w:eastAsia="Times New Roman"/>
          <w:sz w:val="24"/>
          <w:szCs w:val="24"/>
        </w:rPr>
        <w:t xml:space="preserve"> Both insets in (</w:t>
      </w:r>
      <w:r w:rsidR="00D1003B" w:rsidRPr="0087198A">
        <w:rPr>
          <w:rFonts w:eastAsia="Times New Roman"/>
          <w:b/>
          <w:sz w:val="24"/>
          <w:szCs w:val="24"/>
        </w:rPr>
        <w:t>B</w:t>
      </w:r>
      <w:r w:rsidR="00D1003B" w:rsidRPr="0087198A">
        <w:rPr>
          <w:rFonts w:eastAsia="Times New Roman"/>
          <w:sz w:val="24"/>
          <w:szCs w:val="24"/>
        </w:rPr>
        <w:t>) and (</w:t>
      </w:r>
      <w:r w:rsidR="00D1003B" w:rsidRPr="0087198A">
        <w:rPr>
          <w:rFonts w:eastAsia="Times New Roman"/>
          <w:b/>
          <w:sz w:val="24"/>
          <w:szCs w:val="24"/>
        </w:rPr>
        <w:t>C</w:t>
      </w:r>
      <w:r w:rsidR="00D1003B" w:rsidRPr="0087198A">
        <w:rPr>
          <w:rFonts w:eastAsia="Times New Roman"/>
          <w:sz w:val="24"/>
          <w:szCs w:val="24"/>
        </w:rPr>
        <w:t xml:space="preserve">) contain vertically oriented </w:t>
      </w:r>
      <w:r w:rsidR="00AE624A" w:rsidRPr="0087198A">
        <w:rPr>
          <w:rFonts w:eastAsia="Times New Roman"/>
          <w:sz w:val="24"/>
          <w:szCs w:val="24"/>
        </w:rPr>
        <w:t xml:space="preserve">CuO </w:t>
      </w:r>
      <w:r w:rsidR="00D1003B" w:rsidRPr="0087198A">
        <w:rPr>
          <w:rFonts w:eastAsia="Times New Roman"/>
          <w:sz w:val="24"/>
          <w:szCs w:val="24"/>
        </w:rPr>
        <w:t>stacking faults</w:t>
      </w:r>
      <w:r w:rsidR="00AE624A">
        <w:rPr>
          <w:rFonts w:eastAsia="Times New Roman"/>
          <w:sz w:val="24"/>
          <w:szCs w:val="24"/>
        </w:rPr>
        <w:t xml:space="preserve"> in the middle</w:t>
      </w:r>
      <w:r w:rsidR="009D58A1">
        <w:rPr>
          <w:rFonts w:eastAsia="Times New Roman"/>
          <w:sz w:val="24"/>
          <w:szCs w:val="24"/>
        </w:rPr>
        <w:t xml:space="preserve"> (double </w:t>
      </w:r>
      <w:r w:rsidR="00FF1E66">
        <w:rPr>
          <w:rFonts w:eastAsia="Times New Roman"/>
          <w:sz w:val="24"/>
          <w:szCs w:val="24"/>
        </w:rPr>
        <w:t xml:space="preserve">and triple </w:t>
      </w:r>
      <w:r w:rsidR="009D58A1">
        <w:rPr>
          <w:rFonts w:eastAsia="Times New Roman"/>
          <w:sz w:val="24"/>
          <w:szCs w:val="24"/>
        </w:rPr>
        <w:t>CuO chain</w:t>
      </w:r>
      <w:r w:rsidR="00FF1E66">
        <w:rPr>
          <w:rFonts w:eastAsia="Times New Roman"/>
          <w:sz w:val="24"/>
          <w:szCs w:val="24"/>
        </w:rPr>
        <w:t xml:space="preserve"> layer</w:t>
      </w:r>
      <w:r w:rsidR="009D58A1">
        <w:rPr>
          <w:rFonts w:eastAsia="Times New Roman"/>
          <w:sz w:val="24"/>
          <w:szCs w:val="24"/>
        </w:rPr>
        <w:t>s)</w:t>
      </w:r>
      <w:r w:rsidR="00E9614A" w:rsidRPr="0087198A">
        <w:rPr>
          <w:rFonts w:eastAsia="Times New Roman"/>
          <w:sz w:val="24"/>
          <w:szCs w:val="24"/>
        </w:rPr>
        <w:t xml:space="preserve">, </w:t>
      </w:r>
      <w:r w:rsidR="00AE624A">
        <w:rPr>
          <w:rFonts w:eastAsia="Times New Roman"/>
          <w:sz w:val="24"/>
          <w:szCs w:val="24"/>
        </w:rPr>
        <w:t xml:space="preserve">similar to those in </w:t>
      </w:r>
      <w:r w:rsidR="00AE624A" w:rsidRPr="0087198A">
        <w:rPr>
          <w:rFonts w:eastAsia="Times New Roman"/>
          <w:sz w:val="24"/>
          <w:szCs w:val="24"/>
        </w:rPr>
        <w:t>(</w:t>
      </w:r>
      <w:r w:rsidR="00AE624A" w:rsidRPr="0087198A">
        <w:rPr>
          <w:rFonts w:eastAsia="Times New Roman"/>
          <w:b/>
          <w:sz w:val="24"/>
          <w:szCs w:val="24"/>
        </w:rPr>
        <w:t>A-C</w:t>
      </w:r>
      <w:r w:rsidR="00AE624A" w:rsidRPr="0087198A">
        <w:rPr>
          <w:rFonts w:eastAsia="Times New Roman"/>
          <w:sz w:val="24"/>
          <w:szCs w:val="24"/>
        </w:rPr>
        <w:t>)</w:t>
      </w:r>
      <w:r w:rsidR="00AE624A">
        <w:rPr>
          <w:rFonts w:eastAsia="Times New Roman"/>
          <w:sz w:val="24"/>
          <w:szCs w:val="24"/>
        </w:rPr>
        <w:t xml:space="preserve"> highlighted by </w:t>
      </w:r>
      <w:r w:rsidR="00E9614A" w:rsidRPr="0087198A">
        <w:rPr>
          <w:rFonts w:eastAsia="Times New Roman"/>
          <w:sz w:val="24"/>
          <w:szCs w:val="24"/>
        </w:rPr>
        <w:t>d</w:t>
      </w:r>
      <w:r w:rsidR="00ED0BDC" w:rsidRPr="0087198A">
        <w:rPr>
          <w:rFonts w:eastAsia="Times New Roman"/>
          <w:sz w:val="24"/>
          <w:szCs w:val="24"/>
        </w:rPr>
        <w:t>ashed red lines</w:t>
      </w:r>
      <w:r w:rsidR="00AE624A">
        <w:rPr>
          <w:rFonts w:eastAsia="Times New Roman"/>
          <w:sz w:val="24"/>
          <w:szCs w:val="24"/>
        </w:rPr>
        <w:t>.</w:t>
      </w:r>
    </w:p>
    <w:p w14:paraId="189428C8" w14:textId="5C4004CE" w:rsidR="007F6F42" w:rsidRPr="0087198A" w:rsidRDefault="007F6F42" w:rsidP="007F6F42">
      <w:pPr>
        <w:spacing w:after="160"/>
        <w:jc w:val="both"/>
        <w:rPr>
          <w:rFonts w:eastAsia="Times New Roman"/>
          <w:sz w:val="24"/>
          <w:szCs w:val="24"/>
        </w:rPr>
      </w:pPr>
      <w:r w:rsidRPr="0087198A">
        <w:rPr>
          <w:rFonts w:eastAsia="Times New Roman"/>
          <w:b/>
          <w:sz w:val="24"/>
          <w:szCs w:val="24"/>
        </w:rPr>
        <w:t>Figure 4</w:t>
      </w:r>
      <w:r w:rsidRPr="0087198A">
        <w:rPr>
          <w:rFonts w:eastAsia="Times New Roman"/>
          <w:sz w:val="24"/>
          <w:szCs w:val="24"/>
        </w:rPr>
        <w:t xml:space="preserve">. </w:t>
      </w:r>
      <w:r w:rsidRPr="0087198A">
        <w:rPr>
          <w:rFonts w:eastAsia="Times New Roman"/>
          <w:b/>
          <w:sz w:val="24"/>
          <w:szCs w:val="24"/>
        </w:rPr>
        <w:t xml:space="preserve">Polarized </w:t>
      </w:r>
      <w:r w:rsidR="0044290F">
        <w:rPr>
          <w:rFonts w:eastAsia="Times New Roman"/>
          <w:b/>
          <w:sz w:val="24"/>
          <w:szCs w:val="24"/>
        </w:rPr>
        <w:t>n</w:t>
      </w:r>
      <w:r w:rsidRPr="0087198A">
        <w:rPr>
          <w:rFonts w:eastAsia="Times New Roman"/>
          <w:b/>
          <w:sz w:val="24"/>
          <w:szCs w:val="24"/>
        </w:rPr>
        <w:t xml:space="preserve">eutron </w:t>
      </w:r>
      <w:r w:rsidR="0044290F">
        <w:rPr>
          <w:rFonts w:eastAsia="Times New Roman"/>
          <w:b/>
          <w:sz w:val="24"/>
          <w:szCs w:val="24"/>
        </w:rPr>
        <w:t>r</w:t>
      </w:r>
      <w:r w:rsidRPr="0087198A">
        <w:rPr>
          <w:rFonts w:eastAsia="Times New Roman"/>
          <w:b/>
          <w:sz w:val="24"/>
          <w:szCs w:val="24"/>
        </w:rPr>
        <w:t>eflectometry.</w:t>
      </w:r>
      <w:r w:rsidRPr="0087198A">
        <w:rPr>
          <w:rFonts w:eastAsia="Times New Roman"/>
          <w:sz w:val="24"/>
          <w:szCs w:val="24"/>
        </w:rPr>
        <w:t xml:space="preserve"> Real and imaginary </w:t>
      </w:r>
      <w:r w:rsidR="005A50A3" w:rsidRPr="0087198A">
        <w:rPr>
          <w:rFonts w:eastAsia="Times New Roman"/>
          <w:sz w:val="24"/>
          <w:szCs w:val="24"/>
        </w:rPr>
        <w:t>components</w:t>
      </w:r>
      <w:r w:rsidRPr="0087198A">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87198A">
        <w:rPr>
          <w:rFonts w:eastAsia="Times New Roman"/>
          <w:sz w:val="24"/>
          <w:szCs w:val="24"/>
        </w:rPr>
        <w:t xml:space="preserve"> through the</w:t>
      </w:r>
      <w:r w:rsidR="005A50A3" w:rsidRPr="0087198A">
        <w:rPr>
          <w:rFonts w:eastAsia="Times New Roman"/>
          <w:sz w:val="24"/>
          <w:szCs w:val="24"/>
        </w:rPr>
        <w:t xml:space="preserve"> (</w:t>
      </w:r>
      <w:r w:rsidR="005A50A3" w:rsidRPr="0087198A">
        <w:rPr>
          <w:rFonts w:eastAsia="Times New Roman"/>
          <w:b/>
          <w:sz w:val="24"/>
          <w:szCs w:val="24"/>
        </w:rPr>
        <w:t>A</w:t>
      </w:r>
      <w:r w:rsidR="005A50A3" w:rsidRPr="0087198A">
        <w:rPr>
          <w:rFonts w:eastAsia="Times New Roman"/>
          <w:sz w:val="24"/>
          <w:szCs w:val="24"/>
        </w:rPr>
        <w:t>) as grown, (</w:t>
      </w:r>
      <w:r w:rsidR="005A50A3" w:rsidRPr="0087198A">
        <w:rPr>
          <w:rFonts w:eastAsia="Times New Roman"/>
          <w:b/>
          <w:sz w:val="24"/>
          <w:szCs w:val="24"/>
        </w:rPr>
        <w:t>B</w:t>
      </w:r>
      <w:r w:rsidR="005A50A3" w:rsidRPr="0087198A">
        <w:rPr>
          <w:rFonts w:eastAsia="Times New Roman"/>
          <w:sz w:val="24"/>
          <w:szCs w:val="24"/>
        </w:rPr>
        <w:t>) Gd (3 nm), (</w:t>
      </w:r>
      <w:r w:rsidR="005A50A3" w:rsidRPr="0087198A">
        <w:rPr>
          <w:rFonts w:eastAsia="Times New Roman"/>
          <w:b/>
          <w:sz w:val="24"/>
          <w:szCs w:val="24"/>
        </w:rPr>
        <w:t>C</w:t>
      </w:r>
      <w:r w:rsidR="005A50A3" w:rsidRPr="0087198A">
        <w:rPr>
          <w:rFonts w:eastAsia="Times New Roman"/>
          <w:sz w:val="24"/>
          <w:szCs w:val="24"/>
        </w:rPr>
        <w:t>) Gd (7 nm), and (</w:t>
      </w:r>
      <w:r w:rsidR="005A50A3" w:rsidRPr="0087198A">
        <w:rPr>
          <w:rFonts w:eastAsia="Times New Roman"/>
          <w:b/>
          <w:sz w:val="24"/>
          <w:szCs w:val="24"/>
        </w:rPr>
        <w:t>D</w:t>
      </w:r>
      <w:r w:rsidR="005A50A3" w:rsidRPr="0087198A">
        <w:rPr>
          <w:rFonts w:eastAsia="Times New Roman"/>
          <w:sz w:val="24"/>
          <w:szCs w:val="24"/>
        </w:rPr>
        <w:t xml:space="preserve">) Gd (20 nm) </w:t>
      </w:r>
      <w:r w:rsidRPr="0087198A">
        <w:rPr>
          <w:rFonts w:eastAsia="Times New Roman"/>
          <w:sz w:val="24"/>
          <w:szCs w:val="24"/>
        </w:rPr>
        <w:t>sample</w:t>
      </w:r>
      <w:r w:rsidR="005A50A3" w:rsidRPr="0087198A">
        <w:rPr>
          <w:rFonts w:eastAsia="Times New Roman"/>
          <w:sz w:val="24"/>
          <w:szCs w:val="24"/>
        </w:rPr>
        <w:t>s</w:t>
      </w:r>
      <w:r w:rsidRPr="0087198A">
        <w:rPr>
          <w:rFonts w:eastAsia="Times New Roman"/>
          <w:sz w:val="24"/>
          <w:szCs w:val="24"/>
        </w:rPr>
        <w:t xml:space="preserve"> as measured by PNR. Grey region (</w:t>
      </w:r>
      <m:oMath>
        <m:r>
          <w:rPr>
            <w:rFonts w:ascii="Cambria Math" w:eastAsia="Cambria" w:hAnsi="Cambria Math" w:cs="Cambria"/>
            <w:sz w:val="24"/>
            <w:szCs w:val="24"/>
          </w:rPr>
          <m:t>z&lt;0</m:t>
        </m:r>
      </m:oMath>
      <w:r w:rsidRPr="0087198A">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87198A">
        <w:rPr>
          <w:rFonts w:eastAsia="Times New Roman"/>
          <w:sz w:val="24"/>
          <w:szCs w:val="24"/>
        </w:rPr>
        <w:t>).</w:t>
      </w:r>
      <w:r w:rsidR="00483E51" w:rsidRPr="0087198A">
        <w:rPr>
          <w:rFonts w:eastAsia="Times New Roman"/>
          <w:sz w:val="24"/>
          <w:szCs w:val="24"/>
        </w:rPr>
        <w:t xml:space="preserve"> The nominal SLD of optimally doped YBa</w:t>
      </w:r>
      <w:r w:rsidR="00483E51" w:rsidRPr="0087198A">
        <w:rPr>
          <w:rFonts w:eastAsia="Times New Roman"/>
          <w:sz w:val="24"/>
          <w:szCs w:val="24"/>
          <w:vertAlign w:val="subscript"/>
        </w:rPr>
        <w:t>2</w:t>
      </w:r>
      <w:r w:rsidR="00483E51" w:rsidRPr="0087198A">
        <w:rPr>
          <w:rFonts w:eastAsia="Times New Roman"/>
          <w:sz w:val="24"/>
          <w:szCs w:val="24"/>
        </w:rPr>
        <w:t>Cu</w:t>
      </w:r>
      <w:r w:rsidR="00483E51" w:rsidRPr="0087198A">
        <w:rPr>
          <w:rFonts w:eastAsia="Times New Roman"/>
          <w:sz w:val="24"/>
          <w:szCs w:val="24"/>
          <w:vertAlign w:val="subscript"/>
        </w:rPr>
        <w:t>3</w:t>
      </w:r>
      <w:r w:rsidR="00483E51" w:rsidRPr="0087198A">
        <w:rPr>
          <w:rFonts w:eastAsia="Times New Roman"/>
          <w:sz w:val="24"/>
          <w:szCs w:val="24"/>
        </w:rPr>
        <w:t>O</w:t>
      </w:r>
      <w:r w:rsidR="00483E51" w:rsidRPr="0087198A">
        <w:rPr>
          <w:rFonts w:eastAsia="Times New Roman"/>
          <w:sz w:val="24"/>
          <w:szCs w:val="24"/>
          <w:vertAlign w:val="subscript"/>
        </w:rPr>
        <w:t>7-δ</w:t>
      </w:r>
      <w:r w:rsidR="00483E51" w:rsidRPr="0087198A">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sidRPr="0087198A">
        <w:rPr>
          <w:rFonts w:eastAsia="Times New Roman"/>
          <w:sz w:val="24"/>
          <w:szCs w:val="24"/>
        </w:rPr>
        <w:t xml:space="preserve"> is shown </w:t>
      </w:r>
      <w:r w:rsidR="00964614" w:rsidRPr="0087198A">
        <w:rPr>
          <w:rFonts w:eastAsia="Times New Roman"/>
          <w:sz w:val="24"/>
          <w:szCs w:val="24"/>
        </w:rPr>
        <w:t xml:space="preserve">by the grey line </w:t>
      </w:r>
      <w:r w:rsidR="00483E51" w:rsidRPr="0087198A">
        <w:rPr>
          <w:rFonts w:eastAsia="Times New Roman"/>
          <w:sz w:val="24"/>
          <w:szCs w:val="24"/>
        </w:rPr>
        <w:t>in each panel.</w:t>
      </w:r>
    </w:p>
    <w:p w14:paraId="06ED388E" w14:textId="3B094245" w:rsidR="008B2F75" w:rsidRPr="0087198A" w:rsidRDefault="007F6F42" w:rsidP="007F6F42">
      <w:pPr>
        <w:spacing w:after="160"/>
        <w:jc w:val="both"/>
        <w:rPr>
          <w:rFonts w:eastAsia="Times New Roman"/>
          <w:sz w:val="24"/>
          <w:szCs w:val="24"/>
        </w:rPr>
      </w:pPr>
      <w:r w:rsidRPr="0087198A">
        <w:rPr>
          <w:rFonts w:eastAsia="Times New Roman"/>
          <w:b/>
          <w:sz w:val="24"/>
          <w:szCs w:val="24"/>
        </w:rPr>
        <w:t>Figure 5</w:t>
      </w:r>
      <w:r w:rsidRPr="0087198A">
        <w:rPr>
          <w:rFonts w:eastAsia="Times New Roman"/>
          <w:sz w:val="24"/>
          <w:szCs w:val="24"/>
        </w:rPr>
        <w:t xml:space="preserve">. </w:t>
      </w:r>
      <w:r w:rsidRPr="0087198A">
        <w:rPr>
          <w:rFonts w:eastAsia="Times New Roman"/>
          <w:b/>
          <w:sz w:val="24"/>
          <w:szCs w:val="24"/>
        </w:rPr>
        <w:t xml:space="preserve">X-ray </w:t>
      </w:r>
      <w:r w:rsidR="0044290F">
        <w:rPr>
          <w:rFonts w:eastAsia="Times New Roman"/>
          <w:b/>
          <w:sz w:val="24"/>
          <w:szCs w:val="24"/>
        </w:rPr>
        <w:t>a</w:t>
      </w:r>
      <w:r w:rsidRPr="0087198A">
        <w:rPr>
          <w:rFonts w:eastAsia="Times New Roman"/>
          <w:b/>
          <w:sz w:val="24"/>
          <w:szCs w:val="24"/>
        </w:rPr>
        <w:t xml:space="preserve">bsorption </w:t>
      </w:r>
      <w:r w:rsidR="0044290F">
        <w:rPr>
          <w:rFonts w:eastAsia="Times New Roman"/>
          <w:b/>
          <w:sz w:val="24"/>
          <w:szCs w:val="24"/>
        </w:rPr>
        <w:t>s</w:t>
      </w:r>
      <w:r w:rsidRPr="0087198A">
        <w:rPr>
          <w:rFonts w:eastAsia="Times New Roman"/>
          <w:b/>
          <w:sz w:val="24"/>
          <w:szCs w:val="24"/>
        </w:rPr>
        <w:t>pectra.</w:t>
      </w:r>
      <w:r w:rsidRPr="0087198A">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87198A">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87198A">
        <w:rPr>
          <w:rFonts w:eastAsia="Times New Roman"/>
          <w:sz w:val="24"/>
          <w:szCs w:val="24"/>
        </w:rPr>
        <w:t>-edge is shown in the inset, with the shaded region corresponding to the close-up view.</w:t>
      </w:r>
      <w:r w:rsidR="00EA5E49" w:rsidRPr="0087198A">
        <w:rPr>
          <w:rFonts w:eastAsia="Times New Roman"/>
          <w:sz w:val="24"/>
          <w:szCs w:val="24"/>
        </w:rPr>
        <w:t xml:space="preserve"> The arrow </w:t>
      </w:r>
      <w:r w:rsidR="001435B9" w:rsidRPr="0087198A">
        <w:rPr>
          <w:rFonts w:eastAsia="Times New Roman"/>
          <w:sz w:val="24"/>
          <w:szCs w:val="24"/>
        </w:rPr>
        <w:t>marks</w:t>
      </w:r>
      <w:r w:rsidR="00EA5E49" w:rsidRPr="0087198A">
        <w:rPr>
          <w:rFonts w:eastAsia="Times New Roman"/>
          <w:sz w:val="24"/>
          <w:szCs w:val="24"/>
        </w:rPr>
        <w:t xml:space="preserve"> the shoulder at 933 eV.</w:t>
      </w:r>
    </w:p>
    <w:p w14:paraId="751EF912" w14:textId="7BCD2F55" w:rsidR="00E509CD" w:rsidRPr="0087198A" w:rsidRDefault="008B2F75" w:rsidP="008B2F75">
      <w:r w:rsidRPr="0087198A">
        <w:rPr>
          <w:rFonts w:eastAsia="Times New Roman"/>
          <w:sz w:val="24"/>
          <w:szCs w:val="24"/>
        </w:rPr>
        <w:br w:type="page"/>
      </w:r>
      <w:r w:rsidR="00A42098" w:rsidRPr="0087198A">
        <w:rPr>
          <w:noProof/>
        </w:rPr>
        <w:lastRenderedPageBreak/>
        <w:drawing>
          <wp:inline distT="0" distB="0" distL="0" distR="0" wp14:anchorId="66813862" wp14:editId="21271260">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14:paraId="6B0FACEA" w14:textId="66C4019D" w:rsidR="00B051A4" w:rsidRPr="0087198A" w:rsidRDefault="0067071E" w:rsidP="00E509CD">
      <w:pPr>
        <w:pStyle w:val="Acknowledgement"/>
        <w:spacing w:before="0"/>
        <w:ind w:left="0" w:firstLine="0"/>
        <w:rPr>
          <w:b/>
        </w:rPr>
      </w:pPr>
      <w:r w:rsidRPr="0087198A">
        <w:rPr>
          <w:b/>
        </w:rPr>
        <w:t>Fig. 1</w:t>
      </w:r>
    </w:p>
    <w:p w14:paraId="2E3D7F96" w14:textId="238B4A3D" w:rsidR="0067071E" w:rsidRPr="0087198A" w:rsidRDefault="0067071E" w:rsidP="00A42098">
      <w:pPr>
        <w:rPr>
          <w:rFonts w:eastAsia="Times New Roman"/>
          <w:sz w:val="24"/>
          <w:szCs w:val="24"/>
        </w:rPr>
      </w:pPr>
      <w:r w:rsidRPr="0087198A">
        <w:br w:type="page"/>
      </w:r>
      <w:r w:rsidR="00A42098" w:rsidRPr="0087198A">
        <w:rPr>
          <w:noProof/>
        </w:rPr>
        <w:lastRenderedPageBreak/>
        <w:drawing>
          <wp:inline distT="0" distB="0" distL="0" distR="0" wp14:anchorId="05D9ADE9" wp14:editId="21CFBE69">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1BD70632" w14:textId="2AD0AA66" w:rsidR="0067071E" w:rsidRPr="0087198A" w:rsidRDefault="0067071E" w:rsidP="00E509CD">
      <w:pPr>
        <w:pStyle w:val="Acknowledgement"/>
        <w:spacing w:before="0"/>
        <w:ind w:left="0" w:firstLine="0"/>
        <w:rPr>
          <w:b/>
        </w:rPr>
      </w:pPr>
      <w:r w:rsidRPr="0087198A">
        <w:rPr>
          <w:b/>
        </w:rPr>
        <w:t>Fig. 2</w:t>
      </w:r>
    </w:p>
    <w:p w14:paraId="2225CD71" w14:textId="2CD4FE29" w:rsidR="0067071E" w:rsidRPr="0087198A" w:rsidRDefault="0067071E">
      <w:pPr>
        <w:rPr>
          <w:rFonts w:eastAsia="Times New Roman"/>
          <w:sz w:val="24"/>
          <w:szCs w:val="24"/>
        </w:rPr>
      </w:pPr>
      <w:r w:rsidRPr="0087198A">
        <w:br w:type="page"/>
      </w:r>
    </w:p>
    <w:p w14:paraId="02273B72" w14:textId="55202408" w:rsidR="0067071E" w:rsidRPr="0087198A" w:rsidRDefault="009B538F" w:rsidP="00E509CD">
      <w:pPr>
        <w:pStyle w:val="Acknowledgement"/>
        <w:spacing w:before="0"/>
        <w:ind w:left="0" w:firstLine="0"/>
      </w:pPr>
      <w:r w:rsidRPr="0087198A">
        <w:rPr>
          <w:noProof/>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87198A" w:rsidRDefault="00A42098" w:rsidP="00E509CD">
      <w:pPr>
        <w:pStyle w:val="Acknowledgement"/>
        <w:spacing w:before="0"/>
        <w:ind w:left="0" w:firstLine="0"/>
        <w:rPr>
          <w:b/>
        </w:rPr>
      </w:pPr>
      <w:r w:rsidRPr="0087198A">
        <w:rPr>
          <w:b/>
        </w:rPr>
        <w:t>Fig. 3</w:t>
      </w:r>
    </w:p>
    <w:p w14:paraId="59987439" w14:textId="77777777" w:rsidR="00A42098" w:rsidRPr="0087198A" w:rsidRDefault="00A42098">
      <w:pPr>
        <w:rPr>
          <w:rFonts w:eastAsia="Times New Roman"/>
          <w:sz w:val="24"/>
          <w:szCs w:val="24"/>
        </w:rPr>
      </w:pPr>
      <w:r w:rsidRPr="0087198A">
        <w:br w:type="page"/>
      </w:r>
    </w:p>
    <w:p w14:paraId="5F20EA56" w14:textId="05240219" w:rsidR="00A42098" w:rsidRPr="0087198A" w:rsidRDefault="00A42098" w:rsidP="00E509CD">
      <w:pPr>
        <w:pStyle w:val="Acknowledgement"/>
        <w:spacing w:before="0"/>
        <w:ind w:left="0" w:firstLine="0"/>
      </w:pPr>
      <w:commentRangeStart w:id="79"/>
      <w:commentRangeStart w:id="80"/>
      <w:r w:rsidRPr="0087198A">
        <w:rPr>
          <w:noProof/>
        </w:rPr>
        <w:lastRenderedPageBreak/>
        <w:drawing>
          <wp:inline distT="0" distB="0" distL="0" distR="0" wp14:anchorId="468176A9" wp14:editId="1C1A0319">
            <wp:extent cx="4571357" cy="36484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1357" cy="3648456"/>
                    </a:xfrm>
                    <a:prstGeom prst="rect">
                      <a:avLst/>
                    </a:prstGeom>
                    <a:noFill/>
                    <a:ln>
                      <a:noFill/>
                    </a:ln>
                  </pic:spPr>
                </pic:pic>
              </a:graphicData>
            </a:graphic>
          </wp:inline>
        </w:drawing>
      </w:r>
      <w:commentRangeEnd w:id="79"/>
      <w:r w:rsidR="00EE2954">
        <w:rPr>
          <w:rStyle w:val="CommentReference"/>
        </w:rPr>
        <w:commentReference w:id="79"/>
      </w:r>
      <w:commentRangeEnd w:id="80"/>
      <w:r w:rsidR="00C13670">
        <w:rPr>
          <w:rStyle w:val="CommentReference"/>
        </w:rPr>
        <w:commentReference w:id="80"/>
      </w:r>
    </w:p>
    <w:p w14:paraId="7281F510" w14:textId="464CB02F" w:rsidR="00A42098" w:rsidRPr="0087198A" w:rsidRDefault="00A42098" w:rsidP="00E509CD">
      <w:pPr>
        <w:pStyle w:val="Acknowledgement"/>
        <w:spacing w:before="0"/>
        <w:ind w:left="0" w:firstLine="0"/>
        <w:rPr>
          <w:b/>
        </w:rPr>
      </w:pPr>
      <w:r w:rsidRPr="0087198A">
        <w:rPr>
          <w:b/>
        </w:rPr>
        <w:t>Fig. 4</w:t>
      </w:r>
    </w:p>
    <w:p w14:paraId="070FC8DB" w14:textId="77777777" w:rsidR="00A42098" w:rsidRPr="0087198A" w:rsidRDefault="00A42098">
      <w:pPr>
        <w:rPr>
          <w:rFonts w:eastAsia="Times New Roman"/>
          <w:sz w:val="24"/>
          <w:szCs w:val="24"/>
        </w:rPr>
      </w:pPr>
      <w:r w:rsidRPr="0087198A">
        <w:br w:type="page"/>
      </w:r>
    </w:p>
    <w:p w14:paraId="46F529AD" w14:textId="6E3713E8" w:rsidR="00A42098" w:rsidRPr="0087198A" w:rsidRDefault="00613973" w:rsidP="00E509CD">
      <w:pPr>
        <w:pStyle w:val="Acknowledgement"/>
        <w:spacing w:before="0"/>
        <w:ind w:left="0" w:firstLine="0"/>
      </w:pPr>
      <w:r w:rsidRPr="0087198A">
        <w:rPr>
          <w:noProof/>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Pr="0087198A" w:rsidRDefault="006143A4" w:rsidP="00E509CD">
      <w:pPr>
        <w:pStyle w:val="Acknowledgement"/>
        <w:spacing w:before="0"/>
        <w:ind w:left="0" w:firstLine="0"/>
        <w:rPr>
          <w:b/>
        </w:rPr>
      </w:pPr>
      <w:commentRangeStart w:id="81"/>
      <w:r w:rsidRPr="0087198A">
        <w:rPr>
          <w:b/>
        </w:rPr>
        <w:t>Fig</w:t>
      </w:r>
      <w:commentRangeEnd w:id="81"/>
      <w:r w:rsidR="003938F5">
        <w:rPr>
          <w:rStyle w:val="CommentReference"/>
        </w:rPr>
        <w:commentReference w:id="81"/>
      </w:r>
      <w:r w:rsidRPr="0087198A">
        <w:rPr>
          <w:b/>
        </w:rPr>
        <w:t>. 5</w:t>
      </w:r>
    </w:p>
    <w:p w14:paraId="1B0ED3BC" w14:textId="77777777" w:rsidR="00B80EEB" w:rsidRPr="0087198A" w:rsidRDefault="00B80EEB" w:rsidP="00E509CD">
      <w:pPr>
        <w:pStyle w:val="Acknowledgement"/>
        <w:spacing w:before="0"/>
        <w:ind w:left="0" w:firstLine="0"/>
        <w:rPr>
          <w:b/>
        </w:rPr>
      </w:pPr>
    </w:p>
    <w:p w14:paraId="5203A411" w14:textId="46A4A79D" w:rsidR="005017B6" w:rsidRDefault="005017B6">
      <w:pPr>
        <w:rPr>
          <w:rFonts w:eastAsia="Times New Roman"/>
          <w:b/>
          <w:sz w:val="24"/>
          <w:szCs w:val="24"/>
        </w:rPr>
      </w:pPr>
      <w:r>
        <w:rPr>
          <w:b/>
        </w:rPr>
        <w:br w:type="page"/>
      </w:r>
    </w:p>
    <w:p w14:paraId="35BF0E93" w14:textId="34495325" w:rsidR="006143A4" w:rsidRDefault="005017B6" w:rsidP="00E509CD">
      <w:pPr>
        <w:pStyle w:val="Acknowledgement"/>
        <w:spacing w:before="0"/>
        <w:ind w:left="0" w:firstLine="0"/>
        <w:rPr>
          <w:b/>
        </w:rPr>
      </w:pPr>
      <w:bookmarkStart w:id="82" w:name="_GoBack"/>
      <w:r>
        <w:rPr>
          <w:b/>
        </w:rPr>
        <w:lastRenderedPageBreak/>
        <w:t xml:space="preserve">Supplementary </w:t>
      </w:r>
      <w:bookmarkEnd w:id="82"/>
      <w:r>
        <w:rPr>
          <w:b/>
        </w:rPr>
        <w:t>Materials</w:t>
      </w:r>
    </w:p>
    <w:p w14:paraId="7C078469" w14:textId="3710426E" w:rsidR="006B114E" w:rsidRDefault="006B114E" w:rsidP="00E509CD">
      <w:pPr>
        <w:pStyle w:val="Acknowledgement"/>
        <w:spacing w:before="0"/>
        <w:ind w:left="0" w:firstLine="0"/>
        <w:rPr>
          <w:b/>
        </w:rPr>
      </w:pPr>
    </w:p>
    <w:p w14:paraId="16E5FA00" w14:textId="6F42E35A" w:rsidR="0026584A" w:rsidRDefault="0026584A" w:rsidP="00E509CD">
      <w:pPr>
        <w:pStyle w:val="Acknowledgement"/>
        <w:spacing w:before="0"/>
        <w:ind w:left="0" w:firstLine="0"/>
        <w:rPr>
          <w:b/>
        </w:rPr>
      </w:pPr>
      <w:r>
        <w:rPr>
          <w:b/>
          <w:noProof/>
        </w:rPr>
        <w:drawing>
          <wp:inline distT="0" distB="0" distL="0" distR="0" wp14:anchorId="453AFA95" wp14:editId="641AE6E7">
            <wp:extent cx="4561589" cy="402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61589" cy="4023360"/>
                    </a:xfrm>
                    <a:prstGeom prst="rect">
                      <a:avLst/>
                    </a:prstGeom>
                    <a:noFill/>
                    <a:ln>
                      <a:noFill/>
                    </a:ln>
                  </pic:spPr>
                </pic:pic>
              </a:graphicData>
            </a:graphic>
          </wp:inline>
        </w:drawing>
      </w:r>
    </w:p>
    <w:p w14:paraId="7418E7E8" w14:textId="2BADD990" w:rsidR="0026584A" w:rsidRPr="00BA603C" w:rsidRDefault="0026584A" w:rsidP="00E509CD">
      <w:pPr>
        <w:pStyle w:val="Acknowledgement"/>
        <w:spacing w:before="0"/>
        <w:ind w:left="0" w:firstLine="0"/>
      </w:pPr>
      <w:r>
        <w:rPr>
          <w:b/>
        </w:rPr>
        <w:t>Fig. S1</w:t>
      </w:r>
    </w:p>
    <w:sectPr w:rsidR="0026584A" w:rsidRPr="00BA603C" w:rsidSect="00AC2069">
      <w:footerReference w:type="default" r:id="rId18"/>
      <w:headerReference w:type="first" r:id="rId19"/>
      <w:footerReference w:type="first" r:id="rId20"/>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rutter, Alexander J. (Fed)" w:date="2018-10-18T15:25:00Z" w:initials="GAJ(">
    <w:p w14:paraId="2B14BBC9" w14:textId="62DCC656" w:rsidR="00114FDC" w:rsidRDefault="00114FDC">
      <w:pPr>
        <w:pStyle w:val="CommentText"/>
      </w:pPr>
      <w:r>
        <w:rPr>
          <w:rStyle w:val="CommentReference"/>
        </w:rPr>
        <w:annotationRef/>
      </w:r>
      <w:r>
        <w:t>Or we could just be slightly off in the measurement. What’s the uncertainty? How close was the substrate lattice constant to the ideal bulk?</w:t>
      </w:r>
    </w:p>
  </w:comment>
  <w:comment w:id="4" w:author="pdmurray" w:date="2018-10-20T11:14:00Z" w:initials="p">
    <w:p w14:paraId="62DE7213" w14:textId="5A830342" w:rsidR="00114FDC" w:rsidRDefault="00114FDC">
      <w:pPr>
        <w:pStyle w:val="CommentText"/>
      </w:pPr>
      <w:r>
        <w:rPr>
          <w:rStyle w:val="CommentReference"/>
        </w:rPr>
        <w:annotationRef/>
      </w:r>
      <w:r>
        <w:t xml:space="preserve">The uncertainty in </w:t>
      </w:r>
      <m:oMath>
        <m:r>
          <w:rPr>
            <w:rFonts w:ascii="Cambria Math" w:hAnsi="Cambria Math"/>
          </w:rPr>
          <m:t>c</m:t>
        </m:r>
      </m:oMath>
      <w:r>
        <w:t xml:space="preserve"> from the fits to the YBCO and STO peaks is </w:t>
      </w:r>
      <m:oMath>
        <m:r>
          <w:rPr>
            <w:rFonts w:ascii="Cambria Math" w:hAnsi="Cambria Math"/>
          </w:rPr>
          <m:t>&lt;0.001 Å.</m:t>
        </m:r>
      </m:oMath>
      <w:r>
        <w:t xml:space="preserve"> The measured STO lattice constant was 3.901 Å, compared to 3.905 Å expected for bulk.</w:t>
      </w:r>
    </w:p>
    <w:p w14:paraId="5F5D1AEE" w14:textId="77777777" w:rsidR="00114FDC" w:rsidRDefault="00114FDC">
      <w:pPr>
        <w:pStyle w:val="CommentText"/>
      </w:pPr>
    </w:p>
    <w:p w14:paraId="6A6B80FC" w14:textId="088B342B" w:rsidR="00114FDC" w:rsidRDefault="00114FDC">
      <w:pPr>
        <w:pStyle w:val="CommentText"/>
      </w:pPr>
    </w:p>
  </w:comment>
  <w:comment w:id="5" w:author="Yayoi Takamura" w:date="2018-10-22T08:55:00Z" w:initials="YT">
    <w:p w14:paraId="34711B0A" w14:textId="07A44B9C" w:rsidR="00114FDC" w:rsidRDefault="00114FDC">
      <w:pPr>
        <w:pStyle w:val="CommentText"/>
      </w:pPr>
      <w:r>
        <w:rPr>
          <w:rStyle w:val="CommentReference"/>
        </w:rPr>
        <w:annotationRef/>
      </w:r>
      <w:r>
        <w:t>This difference is well-within the confidence of the XRD measurements (which in general are extremely sensitive to small changes in lattice parameters)</w:t>
      </w:r>
    </w:p>
  </w:comment>
  <w:comment w:id="39" w:author="Grutter, Alexander J. (Fed)" w:date="2018-10-18T15:29:00Z" w:initials="GAJ(">
    <w:p w14:paraId="46CE86F4" w14:textId="0511C373" w:rsidR="00114FDC" w:rsidRDefault="00114FDC">
      <w:pPr>
        <w:pStyle w:val="CommentText"/>
      </w:pPr>
      <w:r>
        <w:rPr>
          <w:rStyle w:val="CommentReference"/>
        </w:rPr>
        <w:annotationRef/>
      </w:r>
      <w:r>
        <w:t>Might want to use capital letters, since in the figure axis labels the “l” looks like “I” which could be confused with intensity</w:t>
      </w:r>
    </w:p>
  </w:comment>
  <w:comment w:id="40" w:author="pdmurray" w:date="2018-10-20T13:49:00Z" w:initials="p">
    <w:p w14:paraId="54DF1771" w14:textId="337594D1" w:rsidR="00114FDC" w:rsidRDefault="00114FDC">
      <w:pPr>
        <w:pStyle w:val="CommentText"/>
      </w:pPr>
      <w:r>
        <w:rPr>
          <w:rStyle w:val="CommentReference"/>
        </w:rPr>
        <w:annotationRef/>
      </w:r>
      <w:r>
        <w:t>I switched to capital letters in the figures and the text for clarity.</w:t>
      </w:r>
    </w:p>
  </w:comment>
  <w:comment w:id="42" w:author="Yayoi Takamura" w:date="2018-10-22T09:05:00Z" w:initials="YT">
    <w:p w14:paraId="4794538F" w14:textId="4DC0F7B1" w:rsidR="00114FDC" w:rsidRDefault="00114FDC">
      <w:pPr>
        <w:pStyle w:val="CommentText"/>
      </w:pPr>
      <w:r>
        <w:rPr>
          <w:rStyle w:val="CommentReference"/>
        </w:rPr>
        <w:annotationRef/>
      </w:r>
      <w:r>
        <w:t>Are these twins in the substrate? What do the substrate rocking curves look like?  Do you think it is just the particular substrates that were used for this samples or that the oxygen leaching reached all the way to the substrate?</w:t>
      </w:r>
    </w:p>
  </w:comment>
  <w:comment w:id="43" w:author="pdmurray" w:date="2018-10-23T21:43:00Z" w:initials="p">
    <w:p w14:paraId="42279A68" w14:textId="77777777" w:rsidR="00752DF3" w:rsidRDefault="00752DF3">
      <w:pPr>
        <w:pStyle w:val="CommentText"/>
      </w:pPr>
      <w:r>
        <w:rPr>
          <w:rStyle w:val="CommentReference"/>
        </w:rPr>
        <w:annotationRef/>
      </w:r>
      <w:r>
        <w:t>Rajesh indicated that multiple reflections are typical for</w:t>
      </w:r>
      <w:r w:rsidR="00D04A98">
        <w:t xml:space="preserve"> STO substrates – that they can’t be manufactured at the same level of quality as LSAT.</w:t>
      </w:r>
    </w:p>
    <w:p w14:paraId="18841968" w14:textId="77777777" w:rsidR="00D04A98" w:rsidRDefault="00D04A98">
      <w:pPr>
        <w:pStyle w:val="CommentText"/>
      </w:pPr>
    </w:p>
    <w:p w14:paraId="79CA819D" w14:textId="7029A60D" w:rsidR="00D04A98" w:rsidRDefault="00D04A98">
      <w:pPr>
        <w:pStyle w:val="CommentText"/>
      </w:pPr>
      <w:r>
        <w:t>I don’t thick this is related to oxygen leaching in the substrate, because otherwise the PNR would show a reduction in substrate SLDs – and it does not.</w:t>
      </w:r>
      <w:r w:rsidR="00B219F5">
        <w:t xml:space="preserve"> Also, STO should be much less susceptible to these oxygen leaching effects, because the electron work function is significantly closer to Gd than YBCO</w:t>
      </w:r>
      <w:r w:rsidR="008F40DA">
        <w:t xml:space="preserve"> (</w:t>
      </w:r>
      <m:oMath>
        <m:sSub>
          <m:sSubPr>
            <m:ctrlPr>
              <w:rPr>
                <w:rFonts w:ascii="Cambria Math" w:hAnsi="Cambria Math"/>
                <w:i/>
              </w:rPr>
            </m:ctrlPr>
          </m:sSubPr>
          <m:e>
            <m:r>
              <w:rPr>
                <w:rFonts w:ascii="Cambria Math" w:hAnsi="Cambria Math"/>
              </w:rPr>
              <m:t>ϕ</m:t>
            </m:r>
          </m:e>
          <m:sub>
            <m:r>
              <w:rPr>
                <w:rFonts w:ascii="Cambria Math" w:hAnsi="Cambria Math"/>
              </w:rPr>
              <m:t>STO</m:t>
            </m:r>
          </m:sub>
        </m:sSub>
        <m:r>
          <w:rPr>
            <w:rFonts w:ascii="Cambria Math" w:hAnsi="Cambria Math"/>
          </w:rPr>
          <m:t>=</m:t>
        </m:r>
      </m:oMath>
      <w:r w:rsidR="008F40DA">
        <w:t xml:space="preserve">3.9 eV, </w:t>
      </w:r>
      <m:oMath>
        <m:sSub>
          <m:sSubPr>
            <m:ctrlPr>
              <w:rPr>
                <w:rFonts w:ascii="Cambria Math" w:hAnsi="Cambria Math"/>
                <w:i/>
              </w:rPr>
            </m:ctrlPr>
          </m:sSubPr>
          <m:e>
            <m:r>
              <w:rPr>
                <w:rFonts w:ascii="Cambria Math" w:hAnsi="Cambria Math"/>
              </w:rPr>
              <m:t>ϕ</m:t>
            </m:r>
          </m:e>
          <m:sub>
            <m:r>
              <w:rPr>
                <w:rFonts w:ascii="Cambria Math" w:hAnsi="Cambria Math"/>
              </w:rPr>
              <m:t>YBCO</m:t>
            </m:r>
          </m:sub>
        </m:sSub>
        <m:r>
          <w:rPr>
            <w:rFonts w:ascii="Cambria Math" w:hAnsi="Cambria Math"/>
          </w:rPr>
          <m:t xml:space="preserve">=6.1 </m:t>
        </m:r>
        <m:r>
          <m:rPr>
            <m:sty m:val="p"/>
          </m:rPr>
          <w:rPr>
            <w:rFonts w:ascii="Cambria Math" w:hAnsi="Cambria Math"/>
          </w:rPr>
          <m:t xml:space="preserve">eV, </m:t>
        </m:r>
        <m:sSub>
          <m:sSubPr>
            <m:ctrlPr>
              <w:rPr>
                <w:rFonts w:ascii="Cambria Math" w:hAnsi="Cambria Math"/>
              </w:rPr>
            </m:ctrlPr>
          </m:sSubPr>
          <m:e>
            <m:r>
              <w:rPr>
                <w:rFonts w:ascii="Cambria Math" w:hAnsi="Cambria Math"/>
              </w:rPr>
              <m:t>ϕ</m:t>
            </m:r>
          </m:e>
          <m:sub>
            <m:r>
              <m:rPr>
                <m:sty m:val="p"/>
              </m:rPr>
              <w:rPr>
                <w:rFonts w:ascii="Cambria Math" w:hAnsi="Cambria Math"/>
              </w:rPr>
              <m:t>Gd</m:t>
            </m:r>
          </m:sub>
        </m:sSub>
        <m:r>
          <m:rPr>
            <m:sty m:val="p"/>
          </m:rPr>
          <w:rPr>
            <w:rFonts w:ascii="Cambria Math" w:hAnsi="Cambria Math"/>
          </w:rPr>
          <m:t>=2.9 eV)</m:t>
        </m:r>
      </m:oMath>
      <w:r w:rsidR="00B219F5">
        <w:t>.</w:t>
      </w:r>
    </w:p>
  </w:comment>
  <w:comment w:id="44" w:author="Yayoi Takamura" w:date="2018-10-22T09:06:00Z" w:initials="YT">
    <w:p w14:paraId="0BA14886" w14:textId="13DE0A1E" w:rsidR="00114FDC" w:rsidRDefault="00114FDC">
      <w:pPr>
        <w:pStyle w:val="CommentText"/>
      </w:pPr>
      <w:r>
        <w:rPr>
          <w:rStyle w:val="CommentReference"/>
        </w:rPr>
        <w:annotationRef/>
      </w:r>
      <w:r>
        <w:t xml:space="preserve">Or below our detection limit. </w:t>
      </w:r>
    </w:p>
  </w:comment>
  <w:comment w:id="45" w:author="pdmurray" w:date="2018-10-23T21:43:00Z" w:initials="p">
    <w:p w14:paraId="76A84BA0" w14:textId="0EB5D550" w:rsidR="00752DF3" w:rsidRDefault="00752DF3">
      <w:pPr>
        <w:pStyle w:val="CommentText"/>
      </w:pPr>
      <w:r>
        <w:rPr>
          <w:rStyle w:val="CommentReference"/>
        </w:rPr>
        <w:annotationRef/>
      </w:r>
      <w:r>
        <w:t>Modified the text to state this explicitly.</w:t>
      </w:r>
    </w:p>
  </w:comment>
  <w:comment w:id="46" w:author="Yayoi Takamura" w:date="2018-10-22T09:07:00Z" w:initials="YT">
    <w:p w14:paraId="212242F3" w14:textId="1E9B14BC" w:rsidR="00114FDC" w:rsidRDefault="00114FDC">
      <w:pPr>
        <w:pStyle w:val="CommentText"/>
      </w:pPr>
      <w:r>
        <w:rPr>
          <w:rStyle w:val="CommentReference"/>
        </w:rPr>
        <w:annotationRef/>
      </w:r>
      <w:r>
        <w:t xml:space="preserve">Does the center of mass of the blob change in H as </w:t>
      </w:r>
      <w:proofErr w:type="spellStart"/>
      <w:r>
        <w:t>tGd</w:t>
      </w:r>
      <w:proofErr w:type="spellEnd"/>
      <w:r>
        <w:t xml:space="preserve"> increases?</w:t>
      </w:r>
    </w:p>
  </w:comment>
  <w:comment w:id="47" w:author="pdmurray" w:date="2018-10-22T23:00:00Z" w:initials="p">
    <w:p w14:paraId="4E13C48C" w14:textId="035E6508" w:rsidR="00114FDC" w:rsidRDefault="00114FDC">
      <w:pPr>
        <w:pStyle w:val="CommentText"/>
      </w:pPr>
      <w:r>
        <w:rPr>
          <w:rStyle w:val="CommentReference"/>
        </w:rPr>
        <w:annotationRef/>
      </w:r>
      <w:r>
        <w:t>The as-grown and Gd (3 nm) samples are extremely closely spaced, but the Gd (7 nm) sample does appear to shift, although the peak is much more diffuse in general. The Gd (20 nm) is too diffuse to distinguish.</w:t>
      </w:r>
    </w:p>
  </w:comment>
  <w:comment w:id="49" w:author="Grutter, Alexander J. (Fed)" w:date="2018-10-18T15:45:00Z" w:initials="GAJ(">
    <w:p w14:paraId="4806A54F" w14:textId="25D19C83" w:rsidR="00114FDC" w:rsidRDefault="00114FDC">
      <w:pPr>
        <w:pStyle w:val="CommentText"/>
      </w:pPr>
      <w:r>
        <w:rPr>
          <w:rStyle w:val="CommentReference"/>
        </w:rPr>
        <w:annotationRef/>
      </w:r>
      <w:r>
        <w:t>I would be quantitative here.</w:t>
      </w:r>
    </w:p>
  </w:comment>
  <w:comment w:id="50" w:author="pdmurray" w:date="2018-10-20T14:41:00Z" w:initials="p">
    <w:p w14:paraId="7CDAFF8E" w14:textId="3AD456E8" w:rsidR="00114FDC" w:rsidRDefault="00114FDC">
      <w:pPr>
        <w:pStyle w:val="CommentText"/>
      </w:pPr>
      <w:r>
        <w:rPr>
          <w:rStyle w:val="CommentReference"/>
        </w:rPr>
        <w:annotationRef/>
      </w:r>
      <w:r>
        <w:t>Added values of the transition temperatures.</w:t>
      </w:r>
    </w:p>
  </w:comment>
  <w:comment w:id="51" w:author="Chopdekar, Rajesh Vilas" w:date="2018-10-15T16:04:00Z" w:initials="CRV">
    <w:p w14:paraId="22C99A30" w14:textId="1B9B0527" w:rsidR="00114FDC" w:rsidRDefault="00114FDC">
      <w:pPr>
        <w:pStyle w:val="CommentText"/>
      </w:pPr>
      <w:r>
        <w:rPr>
          <w:rStyle w:val="CommentReference"/>
        </w:rPr>
        <w:annotationRef/>
      </w:r>
      <w:r>
        <w:t>Is it worth it to have another panel in Figure 2 that directly shows the change in resistive and magnetic Tc (and transition width) as a function of Gd thickness to emphasize the heterogeneous nature of the measurements?</w:t>
      </w:r>
    </w:p>
  </w:comment>
  <w:comment w:id="52" w:author="pdmurray" w:date="2018-10-20T14:41:00Z" w:initials="p">
    <w:p w14:paraId="2076FF31" w14:textId="753B7B8C" w:rsidR="00114FDC" w:rsidRDefault="00114FDC">
      <w:pPr>
        <w:pStyle w:val="CommentText"/>
      </w:pPr>
      <w:r>
        <w:rPr>
          <w:rStyle w:val="CommentReference"/>
        </w:rPr>
        <w:annotationRef/>
      </w:r>
      <w:r>
        <w:t>I tried adding another panel, see fig. 2. I’m not convinced it adds to the understanding of the reader, however.</w:t>
      </w:r>
    </w:p>
  </w:comment>
  <w:comment w:id="53" w:author="Yayoi Takamura" w:date="2018-10-22T09:13:00Z" w:initials="YT">
    <w:p w14:paraId="2A0E29CE" w14:textId="23CB5ED1" w:rsidR="00114FDC" w:rsidRDefault="00114FDC">
      <w:pPr>
        <w:pStyle w:val="CommentText"/>
      </w:pPr>
      <w:r>
        <w:rPr>
          <w:rStyle w:val="CommentReference"/>
        </w:rPr>
        <w:annotationRef/>
      </w:r>
      <w:r>
        <w:t>I agree that the extra panel isn’t that helpful or pretty</w:t>
      </w:r>
    </w:p>
  </w:comment>
  <w:comment w:id="54" w:author="pdmurray" w:date="2018-10-22T21:50:00Z" w:initials="p">
    <w:p w14:paraId="7AAE5BD8" w14:textId="60DB0011" w:rsidR="00114FDC" w:rsidRDefault="00114FDC">
      <w:pPr>
        <w:pStyle w:val="CommentText"/>
      </w:pPr>
      <w:r>
        <w:rPr>
          <w:rStyle w:val="CommentReference"/>
        </w:rPr>
        <w:annotationRef/>
      </w:r>
      <w:r>
        <w:t>I have removed the extra panel.</w:t>
      </w:r>
    </w:p>
  </w:comment>
  <w:comment w:id="56" w:author="pdmurray" w:date="2018-10-24T16:33:00Z" w:initials="p">
    <w:p w14:paraId="6D6F2CBC" w14:textId="260F3698" w:rsidR="00C61961" w:rsidRDefault="00C61961">
      <w:pPr>
        <w:pStyle w:val="CommentText"/>
      </w:pPr>
      <w:r>
        <w:rPr>
          <w:rStyle w:val="CommentReference"/>
        </w:rPr>
        <w:annotationRef/>
      </w:r>
      <w:r>
        <w:t>Questionable, now that all references to the Scherrer sizes have been removed?</w:t>
      </w:r>
    </w:p>
  </w:comment>
  <w:comment w:id="59" w:author="Grutter, Alexander J. (Fed)" w:date="2018-10-18T16:51:00Z" w:initials="GAJ(">
    <w:p w14:paraId="3EAE9D4E" w14:textId="6FD9C4CF" w:rsidR="00114FDC" w:rsidRDefault="00114FDC">
      <w:pPr>
        <w:pStyle w:val="CommentText"/>
      </w:pPr>
      <w:r>
        <w:rPr>
          <w:rStyle w:val="CommentReference"/>
        </w:rPr>
        <w:annotationRef/>
      </w:r>
      <w:r>
        <w:t>Y-123? Isn’t optimal Y-237? Maybe I don’t understand this notation…</w:t>
      </w:r>
    </w:p>
  </w:comment>
  <w:comment w:id="60" w:author="pdmurray" w:date="2018-10-20T13:51:00Z" w:initials="p">
    <w:p w14:paraId="55668480" w14:textId="47E2A9C9" w:rsidR="00114FDC" w:rsidRPr="00B865F3" w:rsidRDefault="00114FDC">
      <w:pPr>
        <w:pStyle w:val="CommentText"/>
      </w:pPr>
      <w:r>
        <w:rPr>
          <w:rStyle w:val="CommentReference"/>
        </w:rPr>
        <w:annotationRef/>
      </w:r>
      <w:r>
        <w:t xml:space="preserve">These numbers denote </w:t>
      </w:r>
      <w:r>
        <w:rPr>
          <w:i/>
        </w:rPr>
        <w:t>cation</w:t>
      </w:r>
      <w:r>
        <w:t xml:space="preserve"> stoichiometry, i.e. Y-123 means the ratios of Y:</w:t>
      </w:r>
      <w:proofErr w:type="gramStart"/>
      <w:r>
        <w:t>Ba:Cu</w:t>
      </w:r>
      <w:proofErr w:type="gramEnd"/>
      <w:r>
        <w:t xml:space="preserve"> are 1:2:3.</w:t>
      </w:r>
    </w:p>
  </w:comment>
  <w:comment w:id="61" w:author="" w:date="2018-10-16T00:32:00Z" w:initials="IS">
    <w:p w14:paraId="252F9F15" w14:textId="6E5B69C9" w:rsidR="00114FDC" w:rsidRDefault="00114FDC">
      <w:pPr>
        <w:pStyle w:val="CommentText"/>
      </w:pPr>
      <w:r>
        <w:rPr>
          <w:rStyle w:val="CommentReference"/>
        </w:rPr>
        <w:annotationRef/>
      </w:r>
      <w:r>
        <w:t xml:space="preserve">A reference should </w:t>
      </w:r>
      <w:proofErr w:type="spellStart"/>
      <w:r>
        <w:t>included</w:t>
      </w:r>
      <w:proofErr w:type="spellEnd"/>
      <w:r>
        <w:t xml:space="preserve"> here</w:t>
      </w:r>
      <w:proofErr w:type="gramStart"/>
      <w:r>
        <w:t xml:space="preserve">:  </w:t>
      </w:r>
      <w:r w:rsidRPr="00BC06F7">
        <w:rPr>
          <w:i/>
          <w:lang w:val="en-GB"/>
        </w:rPr>
        <w:t>“</w:t>
      </w:r>
      <w:proofErr w:type="gramEnd"/>
      <w:r w:rsidRPr="00BC06F7">
        <w:rPr>
          <w:i/>
          <w:lang w:val="en-GB"/>
        </w:rPr>
        <w:t xml:space="preserve">Emerging diluted ferromagnetism in high Tc </w:t>
      </w:r>
      <w:proofErr w:type="spellStart"/>
      <w:r w:rsidRPr="00BC06F7">
        <w:rPr>
          <w:i/>
          <w:lang w:val="en-GB"/>
        </w:rPr>
        <w:t>sueprconductors</w:t>
      </w:r>
      <w:proofErr w:type="spellEnd"/>
      <w:r w:rsidRPr="00BC06F7">
        <w:rPr>
          <w:i/>
          <w:lang w:val="en-GB"/>
        </w:rPr>
        <w:t xml:space="preserve"> driven by point defect clusters”.</w:t>
      </w:r>
      <w:r>
        <w:rPr>
          <w:lang w:val="en-GB"/>
        </w:rPr>
        <w:t xml:space="preserve"> J. </w:t>
      </w:r>
      <w:proofErr w:type="spellStart"/>
      <w:r>
        <w:rPr>
          <w:lang w:val="en-GB"/>
        </w:rPr>
        <w:t>Gazquez</w:t>
      </w:r>
      <w:proofErr w:type="spellEnd"/>
      <w:r>
        <w:rPr>
          <w:lang w:val="en-GB"/>
        </w:rPr>
        <w:t xml:space="preserve">, R. Guzman, R. Mishra, E. Bartolomé, J. </w:t>
      </w:r>
      <w:proofErr w:type="spellStart"/>
      <w:r>
        <w:rPr>
          <w:lang w:val="en-GB"/>
        </w:rPr>
        <w:t>Salafranca</w:t>
      </w:r>
      <w:proofErr w:type="spellEnd"/>
      <w:r>
        <w:rPr>
          <w:lang w:val="en-GB"/>
        </w:rPr>
        <w:t xml:space="preserve">, C. Magen, M. Varela, M. Coll, A. Palau, S. M. </w:t>
      </w:r>
      <w:proofErr w:type="spellStart"/>
      <w:r>
        <w:rPr>
          <w:lang w:val="en-GB"/>
        </w:rPr>
        <w:t>Vallvidares</w:t>
      </w:r>
      <w:proofErr w:type="spellEnd"/>
      <w:r>
        <w:rPr>
          <w:lang w:val="en-GB"/>
        </w:rPr>
        <w:t xml:space="preserve">, P. </w:t>
      </w:r>
      <w:proofErr w:type="spellStart"/>
      <w:r>
        <w:rPr>
          <w:lang w:val="en-GB"/>
        </w:rPr>
        <w:t>Gargiani</w:t>
      </w:r>
      <w:proofErr w:type="spellEnd"/>
      <w:r>
        <w:rPr>
          <w:lang w:val="en-GB"/>
        </w:rPr>
        <w:t xml:space="preserve">, E. </w:t>
      </w:r>
      <w:proofErr w:type="spellStart"/>
      <w:r>
        <w:rPr>
          <w:lang w:val="en-GB"/>
        </w:rPr>
        <w:t>Pellegrin</w:t>
      </w:r>
      <w:proofErr w:type="spellEnd"/>
      <w:r>
        <w:rPr>
          <w:lang w:val="en-GB"/>
        </w:rPr>
        <w:t xml:space="preserve">, J. Herrero-Martin, S. J. Pennycook, S. T. </w:t>
      </w:r>
      <w:proofErr w:type="spellStart"/>
      <w:r>
        <w:rPr>
          <w:lang w:val="en-GB"/>
        </w:rPr>
        <w:t>Pantelides</w:t>
      </w:r>
      <w:proofErr w:type="spellEnd"/>
      <w:r>
        <w:rPr>
          <w:lang w:val="en-GB"/>
        </w:rPr>
        <w:t xml:space="preserve">, T. Puig, X. </w:t>
      </w:r>
      <w:proofErr w:type="spellStart"/>
      <w:r>
        <w:rPr>
          <w:lang w:val="en-GB"/>
        </w:rPr>
        <w:t>Obradors</w:t>
      </w:r>
      <w:proofErr w:type="spellEnd"/>
      <w:r>
        <w:rPr>
          <w:lang w:val="en-GB"/>
        </w:rPr>
        <w:t xml:space="preserve">, </w:t>
      </w:r>
      <w:r w:rsidRPr="00304116">
        <w:rPr>
          <w:u w:val="single"/>
          <w:lang w:val="en-GB"/>
        </w:rPr>
        <w:t>Advanced Science</w:t>
      </w:r>
      <w:r>
        <w:rPr>
          <w:lang w:val="en-GB"/>
        </w:rPr>
        <w:t xml:space="preserve"> </w:t>
      </w:r>
      <w:r w:rsidRPr="00304116">
        <w:rPr>
          <w:b/>
          <w:lang w:val="en-GB"/>
        </w:rPr>
        <w:t>3</w:t>
      </w:r>
      <w:r>
        <w:rPr>
          <w:lang w:val="en-GB"/>
        </w:rPr>
        <w:t>, 1500295 (2016).</w:t>
      </w:r>
    </w:p>
  </w:comment>
  <w:comment w:id="62" w:author="pdmurray" w:date="2018-10-20T13:51:00Z" w:initials="p">
    <w:p w14:paraId="3AE9BB4E" w14:textId="22DAE141" w:rsidR="00114FDC" w:rsidRDefault="00114FDC">
      <w:pPr>
        <w:pStyle w:val="CommentText"/>
      </w:pPr>
      <w:r>
        <w:rPr>
          <w:rStyle w:val="CommentReference"/>
        </w:rPr>
        <w:annotationRef/>
      </w:r>
      <w:r>
        <w:t>Added this reference.</w:t>
      </w:r>
    </w:p>
  </w:comment>
  <w:comment w:id="66" w:author="Yayoi Takamura" w:date="2018-10-22T20:59:00Z" w:initials="YT">
    <w:p w14:paraId="28E89366" w14:textId="0DF3AF60" w:rsidR="00114FDC" w:rsidRDefault="00114FDC">
      <w:pPr>
        <w:pStyle w:val="CommentText"/>
      </w:pPr>
      <w:r>
        <w:rPr>
          <w:rStyle w:val="CommentReference"/>
        </w:rPr>
        <w:annotationRef/>
      </w:r>
      <w:r>
        <w:t>What about XRR data?</w:t>
      </w:r>
    </w:p>
  </w:comment>
  <w:comment w:id="67" w:author="pdmurray" w:date="2018-10-24T16:33:00Z" w:initials="p">
    <w:p w14:paraId="4D3EF0C9" w14:textId="4DBA58E0" w:rsidR="00C61961" w:rsidRDefault="00C61961">
      <w:pPr>
        <w:pStyle w:val="CommentText"/>
      </w:pPr>
      <w:r>
        <w:rPr>
          <w:rStyle w:val="CommentReference"/>
        </w:rPr>
        <w:annotationRef/>
      </w:r>
      <w:r>
        <w:t>We have XRR data showing the same trend in the shift of the (001) peak.</w:t>
      </w:r>
    </w:p>
  </w:comment>
  <w:comment w:id="63" w:author="Grutter, Alexander J. (Fed)" w:date="2018-10-18T16:52:00Z" w:initials="GAJ(">
    <w:p w14:paraId="5C8E6701" w14:textId="1495342D" w:rsidR="00114FDC" w:rsidRDefault="00114FDC">
      <w:pPr>
        <w:pStyle w:val="CommentText"/>
      </w:pPr>
      <w:r>
        <w:rPr>
          <w:rStyle w:val="CommentReference"/>
        </w:rPr>
        <w:annotationRef/>
      </w:r>
      <w:r>
        <w:t>Qualitative or quantitative? I think the XRD does not show nearly as much expansion as the PNR… what about TEM?</w:t>
      </w:r>
    </w:p>
  </w:comment>
  <w:comment w:id="64" w:author="pdmurray" w:date="2018-10-20T13:52:00Z" w:initials="p">
    <w:p w14:paraId="1E3320CE" w14:textId="4848EF33" w:rsidR="00114FDC" w:rsidRDefault="00114FDC">
      <w:pPr>
        <w:pStyle w:val="CommentText"/>
      </w:pPr>
      <w:r>
        <w:rPr>
          <w:rStyle w:val="CommentReference"/>
        </w:rPr>
        <w:annotationRef/>
      </w:r>
      <w:r>
        <w:t>This is in qualitative agreement with the trend observed in XRD. We don’t have TEM images of the entire film thicknesses, so we can’t actually compare.</w:t>
      </w:r>
    </w:p>
  </w:comment>
  <w:comment w:id="68" w:author="Yayoi Takamura" w:date="2018-10-22T21:01:00Z" w:initials="YT">
    <w:p w14:paraId="077B07A5" w14:textId="57C76A56" w:rsidR="00114FDC" w:rsidRDefault="00114FDC">
      <w:pPr>
        <w:pStyle w:val="CommentText"/>
      </w:pPr>
      <w:r>
        <w:rPr>
          <w:rStyle w:val="CommentReference"/>
        </w:rPr>
        <w:annotationRef/>
      </w:r>
      <w:r>
        <w:t>Is there any sign of Gd oxide by PNR?</w:t>
      </w:r>
    </w:p>
  </w:comment>
  <w:comment w:id="69" w:author="pdmurray" w:date="2018-10-22T22:17:00Z" w:initials="p">
    <w:p w14:paraId="7184A2E4" w14:textId="216A0EC6" w:rsidR="00114FDC" w:rsidRDefault="00114FDC">
      <w:pPr>
        <w:pStyle w:val="CommentText"/>
      </w:pPr>
      <w:r>
        <w:rPr>
          <w:rStyle w:val="CommentReference"/>
        </w:rPr>
        <w:annotationRef/>
      </w:r>
      <w:r>
        <w:t>Within the region where we expect to see Gd or Gd2O3, the nuclear SLD is lower than expected for Gd2O3.</w:t>
      </w:r>
    </w:p>
    <w:p w14:paraId="4C0BE1D9" w14:textId="77777777" w:rsidR="00114FDC" w:rsidRDefault="00114FDC">
      <w:pPr>
        <w:pStyle w:val="CommentText"/>
      </w:pPr>
    </w:p>
    <w:p w14:paraId="4368844E" w14:textId="49A8A1BF" w:rsidR="00114FDC" w:rsidRDefault="00114FDC">
      <w:pPr>
        <w:pStyle w:val="CommentText"/>
      </w:pPr>
      <w:r>
        <w:t xml:space="preserve">A related question one could ask is, “Do we see any metallic Gd?” The answer to this is no – not in magnetometry, and PNR shows very little spin asymmetry as well. </w:t>
      </w:r>
      <w:proofErr w:type="gramStart"/>
      <w:r>
        <w:t>So</w:t>
      </w:r>
      <w:proofErr w:type="gramEnd"/>
      <w:r>
        <w:t xml:space="preserve"> the evidence for at least GdOx I would argue is strong on the basis of our magnetic measurements.</w:t>
      </w:r>
    </w:p>
  </w:comment>
  <w:comment w:id="71" w:author="Grutter, Alexander J. (Fed)" w:date="2018-10-18T16:54:00Z" w:initials="GAJ(">
    <w:p w14:paraId="1675A01D" w14:textId="2403E20E" w:rsidR="00114FDC" w:rsidRDefault="00114FDC">
      <w:pPr>
        <w:pStyle w:val="CommentText"/>
      </w:pPr>
      <w:r>
        <w:rPr>
          <w:rStyle w:val="CommentReference"/>
        </w:rPr>
        <w:annotationRef/>
      </w:r>
      <w:r>
        <w:t>This seems a little long-range to me. I would confirm with Elke</w:t>
      </w:r>
    </w:p>
  </w:comment>
  <w:comment w:id="72" w:author="Chopdekar, Rajesh Vilas" w:date="2018-10-15T15:13:00Z" w:initials="CRV">
    <w:p w14:paraId="7554F948" w14:textId="68BF1834" w:rsidR="00114FDC" w:rsidRDefault="00114FDC">
      <w:pPr>
        <w:pStyle w:val="CommentText"/>
      </w:pPr>
      <w:r>
        <w:rPr>
          <w:rStyle w:val="CommentReference"/>
        </w:rPr>
        <w:annotationRef/>
      </w:r>
      <w:r>
        <w:t>I wonder if this is a good place to mention the short coherence length of YBCO and how it is susceptible to both point defects (e.g. oxygen vacancies) as well as more extended defects like these stacking faults.  I found this paper (</w:t>
      </w:r>
      <w:proofErr w:type="spellStart"/>
      <w:r>
        <w:t>Aprili</w:t>
      </w:r>
      <w:proofErr w:type="spellEnd"/>
      <w:r>
        <w:t xml:space="preserve"> et al, PRB 57 R8139 </w:t>
      </w:r>
      <w:hyperlink r:id="rId1" w:history="1">
        <w:r w:rsidRPr="00C73826">
          <w:rPr>
            <w:rStyle w:val="Hyperlink"/>
            <w:rFonts w:ascii="Helvetica" w:hAnsi="Helvetica"/>
            <w:sz w:val="21"/>
            <w:szCs w:val="21"/>
            <w:shd w:val="clear" w:color="auto" w:fill="FFFFFF"/>
          </w:rPr>
          <w:t>https://doi.org/10.1103/PhysRevB.57.R8139</w:t>
        </w:r>
      </w:hyperlink>
      <w:r>
        <w:rPr>
          <w:rFonts w:ascii="Helvetica" w:hAnsi="Helvetica"/>
          <w:color w:val="222222"/>
          <w:sz w:val="21"/>
          <w:szCs w:val="21"/>
          <w:shd w:val="clear" w:color="auto" w:fill="FFFFFF"/>
        </w:rPr>
        <w:t xml:space="preserve">) that discusses how increasing defects/disorder using ion irradiation reduces the mean free path, which eventually destroys the superconducting phase.  </w:t>
      </w:r>
    </w:p>
  </w:comment>
  <w:comment w:id="73" w:author="pdmurray" w:date="2018-10-20T13:54:00Z" w:initials="p">
    <w:p w14:paraId="270B5EC3" w14:textId="50959573" w:rsidR="00114FDC" w:rsidRDefault="00114FDC">
      <w:pPr>
        <w:pStyle w:val="CommentText"/>
      </w:pPr>
      <w:r>
        <w:rPr>
          <w:rStyle w:val="CommentReference"/>
        </w:rPr>
        <w:annotationRef/>
      </w:r>
      <w:r>
        <w:t>I added several sentences addressing this, as well as the suggested reference.</w:t>
      </w:r>
    </w:p>
  </w:comment>
  <w:comment w:id="75" w:author="Grutter, Alexander J. (Fed)" w:date="2018-10-18T16:57:00Z" w:initials="GAJ(">
    <w:p w14:paraId="28A180DE" w14:textId="6EEC45ED" w:rsidR="00114FDC" w:rsidRDefault="00114FDC">
      <w:pPr>
        <w:pStyle w:val="CommentText"/>
      </w:pPr>
      <w:r>
        <w:rPr>
          <w:rStyle w:val="CommentReference"/>
        </w:rPr>
        <w:annotationRef/>
      </w:r>
      <w:r>
        <w:t>PBR and MAGIK have different wavelengths</w:t>
      </w:r>
    </w:p>
  </w:comment>
  <w:comment w:id="77" w:author="Yayoi Takamura" w:date="2018-10-22T20:53:00Z" w:initials="YT">
    <w:p w14:paraId="7140908C" w14:textId="179F5A0D" w:rsidR="00114FDC" w:rsidRDefault="00114FDC">
      <w:pPr>
        <w:pStyle w:val="CommentText"/>
      </w:pPr>
      <w:r>
        <w:rPr>
          <w:rStyle w:val="CommentReference"/>
        </w:rPr>
        <w:annotationRef/>
      </w:r>
      <w:r>
        <w:t>These are really omega-2theta scans</w:t>
      </w:r>
    </w:p>
  </w:comment>
  <w:comment w:id="78" w:author="pdmurray" w:date="2018-10-24T16:34:00Z" w:initials="p">
    <w:p w14:paraId="367B830A" w14:textId="1B3B9C73" w:rsidR="00C61961" w:rsidRDefault="00C61961">
      <w:pPr>
        <w:pStyle w:val="CommentText"/>
      </w:pPr>
      <w:r>
        <w:rPr>
          <w:rStyle w:val="CommentReference"/>
        </w:rPr>
        <w:annotationRef/>
      </w:r>
      <w:r>
        <w:t>noted, fixed</w:t>
      </w:r>
    </w:p>
  </w:comment>
  <w:comment w:id="79" w:author="Grutter, Alexander J. (Fed)" w:date="2018-10-18T17:04:00Z" w:initials="GAJ(">
    <w:p w14:paraId="3433766B" w14:textId="69DB6D39" w:rsidR="00114FDC" w:rsidRDefault="00114FDC">
      <w:pPr>
        <w:pStyle w:val="CommentText"/>
      </w:pPr>
      <w:r>
        <w:rPr>
          <w:rStyle w:val="CommentReference"/>
        </w:rPr>
        <w:annotationRef/>
      </w:r>
      <w:r>
        <w:t>I would be really surprised if we do not get questions from the referee about how massive this vertical expansion is. How well does it correspond to the peak shifts in XRD?</w:t>
      </w:r>
    </w:p>
  </w:comment>
  <w:comment w:id="80" w:author="pdmurray" w:date="2018-10-20T13:54:00Z" w:initials="p">
    <w:p w14:paraId="34D90074" w14:textId="3C635446" w:rsidR="00114FDC" w:rsidRDefault="00114FDC">
      <w:pPr>
        <w:pStyle w:val="CommentText"/>
      </w:pPr>
      <w:r>
        <w:rPr>
          <w:rStyle w:val="CommentReference"/>
        </w:rPr>
        <w:annotationRef/>
      </w:r>
      <w:r>
        <w:t>The lattice expansion observed in XRD cannot explain the magnitude of this expansion. The company we bought the YBCO films from (MTI Corp.) quotes a 10% uncertainty in the thickness, so that may be able to partly explain this variation.</w:t>
      </w:r>
    </w:p>
  </w:comment>
  <w:comment w:id="81" w:author="Yayoi Takamura" w:date="2018-10-22T20:50:00Z" w:initials="YT">
    <w:p w14:paraId="30CC7634" w14:textId="7B076C86" w:rsidR="00114FDC" w:rsidRDefault="00114FDC">
      <w:pPr>
        <w:pStyle w:val="CommentText"/>
      </w:pPr>
      <w:r>
        <w:rPr>
          <w:rStyle w:val="CommentReference"/>
        </w:rPr>
        <w:annotationRef/>
      </w:r>
      <w:r>
        <w:t xml:space="preserve">A picky reviewer may question why the background for the red curve is so different than the others.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14BBC9" w15:done="0"/>
  <w15:commentEx w15:paraId="6A6B80FC" w15:paraIdParent="2B14BBC9" w15:done="0"/>
  <w15:commentEx w15:paraId="34711B0A" w15:paraIdParent="2B14BBC9" w15:done="0"/>
  <w15:commentEx w15:paraId="46CE86F4" w15:done="0"/>
  <w15:commentEx w15:paraId="54DF1771" w15:paraIdParent="46CE86F4" w15:done="0"/>
  <w15:commentEx w15:paraId="4794538F" w15:done="0"/>
  <w15:commentEx w15:paraId="79CA819D" w15:paraIdParent="4794538F" w15:done="0"/>
  <w15:commentEx w15:paraId="0BA14886" w15:done="0"/>
  <w15:commentEx w15:paraId="76A84BA0" w15:paraIdParent="0BA14886" w15:done="0"/>
  <w15:commentEx w15:paraId="212242F3" w15:done="0"/>
  <w15:commentEx w15:paraId="4E13C48C" w15:paraIdParent="212242F3" w15:done="0"/>
  <w15:commentEx w15:paraId="4806A54F" w15:done="0"/>
  <w15:commentEx w15:paraId="7CDAFF8E" w15:paraIdParent="4806A54F" w15:done="0"/>
  <w15:commentEx w15:paraId="22C99A30" w15:done="0"/>
  <w15:commentEx w15:paraId="2076FF31" w15:paraIdParent="22C99A30" w15:done="0"/>
  <w15:commentEx w15:paraId="2A0E29CE" w15:paraIdParent="22C99A30" w15:done="0"/>
  <w15:commentEx w15:paraId="7AAE5BD8" w15:paraIdParent="22C99A30" w15:done="0"/>
  <w15:commentEx w15:paraId="6D6F2CBC" w15:done="0"/>
  <w15:commentEx w15:paraId="3EAE9D4E" w15:done="0"/>
  <w15:commentEx w15:paraId="55668480" w15:paraIdParent="3EAE9D4E" w15:done="0"/>
  <w15:commentEx w15:paraId="252F9F15" w15:done="0"/>
  <w15:commentEx w15:paraId="3AE9BB4E" w15:paraIdParent="252F9F15" w15:done="0"/>
  <w15:commentEx w15:paraId="28E89366" w15:done="0"/>
  <w15:commentEx w15:paraId="4D3EF0C9" w15:paraIdParent="28E89366" w15:done="0"/>
  <w15:commentEx w15:paraId="5C8E6701" w15:done="0"/>
  <w15:commentEx w15:paraId="1E3320CE" w15:paraIdParent="5C8E6701" w15:done="0"/>
  <w15:commentEx w15:paraId="077B07A5" w15:done="0"/>
  <w15:commentEx w15:paraId="4368844E" w15:paraIdParent="077B07A5" w15:done="0"/>
  <w15:commentEx w15:paraId="1675A01D" w15:done="0"/>
  <w15:commentEx w15:paraId="7554F948" w15:done="0"/>
  <w15:commentEx w15:paraId="270B5EC3" w15:paraIdParent="7554F948" w15:done="0"/>
  <w15:commentEx w15:paraId="28A180DE" w15:done="0"/>
  <w15:commentEx w15:paraId="7140908C" w15:done="0"/>
  <w15:commentEx w15:paraId="367B830A" w15:paraIdParent="7140908C" w15:done="0"/>
  <w15:commentEx w15:paraId="3433766B" w15:done="0"/>
  <w15:commentEx w15:paraId="34D90074" w15:paraIdParent="3433766B" w15:done="0"/>
  <w15:commentEx w15:paraId="30CC76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14BBC9" w16cid:durableId="1F732459"/>
  <w16cid:commentId w16cid:paraId="6A6B80FC" w16cid:durableId="1F758C90"/>
  <w16cid:commentId w16cid:paraId="34711B0A" w16cid:durableId="1F78C336"/>
  <w16cid:commentId w16cid:paraId="46CE86F4" w16cid:durableId="1F78C33A"/>
  <w16cid:commentId w16cid:paraId="54DF1771" w16cid:durableId="1F75B0F3"/>
  <w16cid:commentId w16cid:paraId="4794538F" w16cid:durableId="1F78C33C"/>
  <w16cid:commentId w16cid:paraId="79CA819D" w16cid:durableId="1F7A147A"/>
  <w16cid:commentId w16cid:paraId="0BA14886" w16cid:durableId="1F78C33D"/>
  <w16cid:commentId w16cid:paraId="76A84BA0" w16cid:durableId="1F7A1469"/>
  <w16cid:commentId w16cid:paraId="212242F3" w16cid:durableId="1F78C33E"/>
  <w16cid:commentId w16cid:paraId="4E13C48C" w16cid:durableId="1F78D523"/>
  <w16cid:commentId w16cid:paraId="4806A54F" w16cid:durableId="1F73292F"/>
  <w16cid:commentId w16cid:paraId="7CDAFF8E" w16cid:durableId="1F75BCFE"/>
  <w16cid:commentId w16cid:paraId="22C99A30" w16cid:durableId="1F705EFB"/>
  <w16cid:commentId w16cid:paraId="2076FF31" w16cid:durableId="1F75BD14"/>
  <w16cid:commentId w16cid:paraId="2A0E29CE" w16cid:durableId="1F78C343"/>
  <w16cid:commentId w16cid:paraId="7AAE5BD8" w16cid:durableId="1F78C488"/>
  <w16cid:commentId w16cid:paraId="6D6F2CBC" w16cid:durableId="1F7B1D47"/>
  <w16cid:commentId w16cid:paraId="3EAE9D4E" w16cid:durableId="1F7338AC"/>
  <w16cid:commentId w16cid:paraId="55668480" w16cid:durableId="1F75B16A"/>
  <w16cid:commentId w16cid:paraId="252F9F15" w16cid:durableId="1F710384"/>
  <w16cid:commentId w16cid:paraId="3AE9BB4E" w16cid:durableId="1F75B161"/>
  <w16cid:commentId w16cid:paraId="28E89366" w16cid:durableId="1F78C348"/>
  <w16cid:commentId w16cid:paraId="4D3EF0C9" w16cid:durableId="1F7B1D6F"/>
  <w16cid:commentId w16cid:paraId="5C8E6701" w16cid:durableId="1F7338E9"/>
  <w16cid:commentId w16cid:paraId="1E3320CE" w16cid:durableId="1F75B199"/>
  <w16cid:commentId w16cid:paraId="077B07A5" w16cid:durableId="1F78C34B"/>
  <w16cid:commentId w16cid:paraId="4368844E" w16cid:durableId="1F78CADC"/>
  <w16cid:commentId w16cid:paraId="1675A01D" w16cid:durableId="1F73394A"/>
  <w16cid:commentId w16cid:paraId="7554F948" w16cid:durableId="1F705EFC"/>
  <w16cid:commentId w16cid:paraId="270B5EC3" w16cid:durableId="1F75B1F8"/>
  <w16cid:commentId w16cid:paraId="28A180DE" w16cid:durableId="1F733A05"/>
  <w16cid:commentId w16cid:paraId="7140908C" w16cid:durableId="1F78C350"/>
  <w16cid:commentId w16cid:paraId="367B830A" w16cid:durableId="1F7B1DB3"/>
  <w16cid:commentId w16cid:paraId="3433766B" w16cid:durableId="1F733BAF"/>
  <w16cid:commentId w16cid:paraId="34D90074" w16cid:durableId="1F75B233"/>
  <w16cid:commentId w16cid:paraId="30CC7634" w16cid:durableId="1F78C3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381E2" w14:textId="77777777" w:rsidR="00C459F8" w:rsidRDefault="00C459F8" w:rsidP="004A10BE">
      <w:r>
        <w:separator/>
      </w:r>
    </w:p>
  </w:endnote>
  <w:endnote w:type="continuationSeparator" w:id="0">
    <w:p w14:paraId="5F96370C" w14:textId="77777777" w:rsidR="00C459F8" w:rsidRDefault="00C459F8" w:rsidP="004A10BE">
      <w:r>
        <w:continuationSeparator/>
      </w:r>
    </w:p>
  </w:endnote>
  <w:endnote w:type="continuationNotice" w:id="1">
    <w:p w14:paraId="1D56DC7F" w14:textId="77777777" w:rsidR="00C459F8" w:rsidRDefault="00C459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504020202020204"/>
    <w:charset w:val="00"/>
    <w:family w:val="swiss"/>
    <w:notTrueType/>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480F743C" w:rsidR="00114FDC" w:rsidRPr="004021D9" w:rsidRDefault="00114FDC"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22</w:t>
    </w:r>
    <w:r w:rsidRPr="004021D9">
      <w:rPr>
        <w:b/>
        <w:bCs/>
        <w:sz w:val="18"/>
        <w:szCs w:val="18"/>
      </w:rPr>
      <w:fldChar w:fldCharType="end"/>
    </w:r>
  </w:p>
  <w:p w14:paraId="4A06A9D6" w14:textId="77777777" w:rsidR="00114FDC" w:rsidRPr="00B547A9" w:rsidRDefault="00114FDC"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3285CE0C" w:rsidR="00114FDC" w:rsidRPr="004021D9" w:rsidRDefault="00114FDC"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22</w:t>
    </w:r>
    <w:r w:rsidRPr="004021D9">
      <w:rPr>
        <w:b/>
        <w:bCs/>
        <w:sz w:val="18"/>
        <w:szCs w:val="18"/>
      </w:rPr>
      <w:fldChar w:fldCharType="end"/>
    </w:r>
  </w:p>
  <w:p w14:paraId="335FF4AA" w14:textId="77777777" w:rsidR="00114FDC" w:rsidRDefault="00114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83D7D" w14:textId="77777777" w:rsidR="00C459F8" w:rsidRDefault="00C459F8" w:rsidP="004A10BE">
      <w:r>
        <w:separator/>
      </w:r>
    </w:p>
  </w:footnote>
  <w:footnote w:type="continuationSeparator" w:id="0">
    <w:p w14:paraId="5288074A" w14:textId="77777777" w:rsidR="00C459F8" w:rsidRDefault="00C459F8" w:rsidP="004A10BE">
      <w:r>
        <w:continuationSeparator/>
      </w:r>
    </w:p>
  </w:footnote>
  <w:footnote w:type="continuationNotice" w:id="1">
    <w:p w14:paraId="77306ECF" w14:textId="77777777" w:rsidR="00C459F8" w:rsidRDefault="00C459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114FDC" w:rsidRDefault="00114FDC" w:rsidP="004A10BE">
    <w:pPr>
      <w:pStyle w:val="Header"/>
    </w:pPr>
    <w:r>
      <w:tab/>
    </w:r>
  </w:p>
  <w:tbl>
    <w:tblPr>
      <w:tblW w:w="13110" w:type="dxa"/>
      <w:tblInd w:w="738" w:type="dxa"/>
      <w:tblLook w:val="04A0" w:firstRow="1" w:lastRow="0" w:firstColumn="1" w:lastColumn="0" w:noHBand="0" w:noVBand="1"/>
    </w:tblPr>
    <w:tblGrid>
      <w:gridCol w:w="6840"/>
      <w:gridCol w:w="6270"/>
    </w:tblGrid>
    <w:tr w:rsidR="00114FDC" w:rsidRPr="00A96E1E" w14:paraId="027C978C" w14:textId="77777777" w:rsidTr="00C93BCD">
      <w:trPr>
        <w:trHeight w:val="900"/>
      </w:trPr>
      <w:tc>
        <w:tcPr>
          <w:tcW w:w="6840" w:type="dxa"/>
          <w:shd w:val="clear" w:color="auto" w:fill="auto"/>
        </w:tcPr>
        <w:p w14:paraId="1383C287" w14:textId="27A3161B" w:rsidR="00114FDC" w:rsidRPr="00A96E1E" w:rsidRDefault="00114FDC" w:rsidP="00A96E1E">
          <w:pPr>
            <w:ind w:right="-86"/>
            <w:rPr>
              <w:rFonts w:ascii="Times" w:eastAsia="Times New Roman" w:hAnsi="Times"/>
              <w:noProof/>
            </w:rPr>
          </w:pPr>
          <w:r>
            <w:rPr>
              <w:noProof/>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114FDC" w:rsidRDefault="00114FDC"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114FDC" w:rsidRPr="00A96E1E" w:rsidRDefault="00114FDC"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114FDC" w:rsidRDefault="00114FDC"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494DD9"/>
    <w:multiLevelType w:val="hybridMultilevel"/>
    <w:tmpl w:val="90F200E8"/>
    <w:lvl w:ilvl="0" w:tplc="FFFFFFFF">
      <w:start w:val="1"/>
      <w:numFmt w:val="decimal"/>
      <w:lvlText w:val="%1."/>
      <w:lvlJc w:val="left"/>
      <w:pPr>
        <w:tabs>
          <w:tab w:val="num" w:pos="720"/>
        </w:tabs>
        <w:ind w:left="720" w:hanging="360"/>
      </w:pPr>
      <w:rPr>
        <w:rFonts w:hint="default"/>
        <w:b w:val="0"/>
        <w:i/>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 w:numId="1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utter, Alexander J. (Fed)">
    <w15:presenceInfo w15:providerId="AD" w15:userId="S-1-5-21-1908027396-2059629336-315576832-78670"/>
  </w15:person>
  <w15:person w15:author="pdmurray">
    <w15:presenceInfo w15:providerId="None" w15:userId="pdmurray"/>
  </w15:person>
  <w15:person w15:author="Yayoi Takamura">
    <w15:presenceInfo w15:providerId="AD" w15:userId="S-1-5-21-3516884288-2819916808-3028616173-8678"/>
  </w15:person>
  <w15:person w15:author="Chopdekar, Rajesh Vilas">
    <w15:presenceInfo w15:providerId="AD" w15:userId="S-1-5-21-1715567821-1060284298-725345543-65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372C"/>
    <w:rsid w:val="000047BD"/>
    <w:rsid w:val="0000493B"/>
    <w:rsid w:val="000070E3"/>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6011A"/>
    <w:rsid w:val="00071A32"/>
    <w:rsid w:val="00072B88"/>
    <w:rsid w:val="00076083"/>
    <w:rsid w:val="000854F1"/>
    <w:rsid w:val="00090BF6"/>
    <w:rsid w:val="00092D79"/>
    <w:rsid w:val="00093460"/>
    <w:rsid w:val="000967D1"/>
    <w:rsid w:val="000A74A2"/>
    <w:rsid w:val="000A7527"/>
    <w:rsid w:val="000B0B1D"/>
    <w:rsid w:val="000B1FCA"/>
    <w:rsid w:val="000B22E0"/>
    <w:rsid w:val="000B2C20"/>
    <w:rsid w:val="000B35C1"/>
    <w:rsid w:val="000B7F0C"/>
    <w:rsid w:val="000C01A2"/>
    <w:rsid w:val="000C0DCB"/>
    <w:rsid w:val="000C10ED"/>
    <w:rsid w:val="000C374E"/>
    <w:rsid w:val="000C41CC"/>
    <w:rsid w:val="000C48E2"/>
    <w:rsid w:val="000C4DE3"/>
    <w:rsid w:val="000C4E61"/>
    <w:rsid w:val="000D10EB"/>
    <w:rsid w:val="000D1815"/>
    <w:rsid w:val="000D263E"/>
    <w:rsid w:val="000D3A7D"/>
    <w:rsid w:val="000D753D"/>
    <w:rsid w:val="000E6E8A"/>
    <w:rsid w:val="000F2002"/>
    <w:rsid w:val="000F2581"/>
    <w:rsid w:val="000F4B65"/>
    <w:rsid w:val="000F561B"/>
    <w:rsid w:val="000F6261"/>
    <w:rsid w:val="00103000"/>
    <w:rsid w:val="00103379"/>
    <w:rsid w:val="00105226"/>
    <w:rsid w:val="00110560"/>
    <w:rsid w:val="00110C04"/>
    <w:rsid w:val="00111F26"/>
    <w:rsid w:val="0011460B"/>
    <w:rsid w:val="00114FDC"/>
    <w:rsid w:val="00120B5D"/>
    <w:rsid w:val="00122AA4"/>
    <w:rsid w:val="00125AC7"/>
    <w:rsid w:val="00126637"/>
    <w:rsid w:val="0013230B"/>
    <w:rsid w:val="0013252F"/>
    <w:rsid w:val="001340B5"/>
    <w:rsid w:val="001345B1"/>
    <w:rsid w:val="00136404"/>
    <w:rsid w:val="00137D8A"/>
    <w:rsid w:val="001435B9"/>
    <w:rsid w:val="00143D0F"/>
    <w:rsid w:val="00147755"/>
    <w:rsid w:val="0015627D"/>
    <w:rsid w:val="00157597"/>
    <w:rsid w:val="00160497"/>
    <w:rsid w:val="00160DD9"/>
    <w:rsid w:val="00161C10"/>
    <w:rsid w:val="00161C59"/>
    <w:rsid w:val="00162061"/>
    <w:rsid w:val="00162CA2"/>
    <w:rsid w:val="00163D07"/>
    <w:rsid w:val="001662E0"/>
    <w:rsid w:val="00175A36"/>
    <w:rsid w:val="00176AD5"/>
    <w:rsid w:val="00180C55"/>
    <w:rsid w:val="00181A68"/>
    <w:rsid w:val="001820D8"/>
    <w:rsid w:val="001920E9"/>
    <w:rsid w:val="0019396D"/>
    <w:rsid w:val="001A489F"/>
    <w:rsid w:val="001A73BA"/>
    <w:rsid w:val="001B1565"/>
    <w:rsid w:val="001B3B1A"/>
    <w:rsid w:val="001B5133"/>
    <w:rsid w:val="001B6D2C"/>
    <w:rsid w:val="001B7AA6"/>
    <w:rsid w:val="001C4AB8"/>
    <w:rsid w:val="001C58C0"/>
    <w:rsid w:val="001C6D19"/>
    <w:rsid w:val="001D0D36"/>
    <w:rsid w:val="001D4FA7"/>
    <w:rsid w:val="001D5338"/>
    <w:rsid w:val="001D717A"/>
    <w:rsid w:val="001D7833"/>
    <w:rsid w:val="001E14BA"/>
    <w:rsid w:val="001F046E"/>
    <w:rsid w:val="001F051B"/>
    <w:rsid w:val="001F4395"/>
    <w:rsid w:val="001F71B9"/>
    <w:rsid w:val="00200827"/>
    <w:rsid w:val="0020115A"/>
    <w:rsid w:val="002027EB"/>
    <w:rsid w:val="00202BD8"/>
    <w:rsid w:val="00202E01"/>
    <w:rsid w:val="0020377F"/>
    <w:rsid w:val="002056A7"/>
    <w:rsid w:val="0020600A"/>
    <w:rsid w:val="002066E5"/>
    <w:rsid w:val="00210B23"/>
    <w:rsid w:val="0021168A"/>
    <w:rsid w:val="002117FB"/>
    <w:rsid w:val="002124CC"/>
    <w:rsid w:val="0021335F"/>
    <w:rsid w:val="00216134"/>
    <w:rsid w:val="00220DDB"/>
    <w:rsid w:val="00221EB4"/>
    <w:rsid w:val="00223850"/>
    <w:rsid w:val="00223BF1"/>
    <w:rsid w:val="00223F87"/>
    <w:rsid w:val="002242AA"/>
    <w:rsid w:val="00224D1A"/>
    <w:rsid w:val="002266F0"/>
    <w:rsid w:val="0023073F"/>
    <w:rsid w:val="00232AAB"/>
    <w:rsid w:val="00234B2D"/>
    <w:rsid w:val="00234B87"/>
    <w:rsid w:val="00236395"/>
    <w:rsid w:val="002369B0"/>
    <w:rsid w:val="00237B12"/>
    <w:rsid w:val="002405F0"/>
    <w:rsid w:val="00242D2B"/>
    <w:rsid w:val="00244760"/>
    <w:rsid w:val="00244F9B"/>
    <w:rsid w:val="002560EF"/>
    <w:rsid w:val="00260622"/>
    <w:rsid w:val="00261A68"/>
    <w:rsid w:val="00262033"/>
    <w:rsid w:val="00263ACC"/>
    <w:rsid w:val="0026584A"/>
    <w:rsid w:val="00266FB0"/>
    <w:rsid w:val="002744C7"/>
    <w:rsid w:val="002746C5"/>
    <w:rsid w:val="002814F5"/>
    <w:rsid w:val="00282E2A"/>
    <w:rsid w:val="00287D92"/>
    <w:rsid w:val="00290100"/>
    <w:rsid w:val="00291D7E"/>
    <w:rsid w:val="00293D7D"/>
    <w:rsid w:val="00295AD9"/>
    <w:rsid w:val="002A07F2"/>
    <w:rsid w:val="002A189D"/>
    <w:rsid w:val="002A249D"/>
    <w:rsid w:val="002A6470"/>
    <w:rsid w:val="002B0DC4"/>
    <w:rsid w:val="002B66B4"/>
    <w:rsid w:val="002B703B"/>
    <w:rsid w:val="002C17B5"/>
    <w:rsid w:val="002C543E"/>
    <w:rsid w:val="002D1BA8"/>
    <w:rsid w:val="002D7E56"/>
    <w:rsid w:val="002E4F3B"/>
    <w:rsid w:val="002F4616"/>
    <w:rsid w:val="002F48F5"/>
    <w:rsid w:val="002F6A23"/>
    <w:rsid w:val="003024B5"/>
    <w:rsid w:val="00302EA9"/>
    <w:rsid w:val="003054A0"/>
    <w:rsid w:val="00310C9F"/>
    <w:rsid w:val="0031111A"/>
    <w:rsid w:val="003118F2"/>
    <w:rsid w:val="00311A60"/>
    <w:rsid w:val="003146CE"/>
    <w:rsid w:val="00314ADC"/>
    <w:rsid w:val="003154F3"/>
    <w:rsid w:val="00315EED"/>
    <w:rsid w:val="003224B5"/>
    <w:rsid w:val="00331B93"/>
    <w:rsid w:val="00337053"/>
    <w:rsid w:val="00337B8E"/>
    <w:rsid w:val="003404A1"/>
    <w:rsid w:val="003453CC"/>
    <w:rsid w:val="003513F1"/>
    <w:rsid w:val="00351FEB"/>
    <w:rsid w:val="00352ECD"/>
    <w:rsid w:val="00357703"/>
    <w:rsid w:val="00361AB0"/>
    <w:rsid w:val="00363535"/>
    <w:rsid w:val="00363AFC"/>
    <w:rsid w:val="00364987"/>
    <w:rsid w:val="00364C33"/>
    <w:rsid w:val="00365252"/>
    <w:rsid w:val="00366F85"/>
    <w:rsid w:val="00373421"/>
    <w:rsid w:val="003738EE"/>
    <w:rsid w:val="0037463B"/>
    <w:rsid w:val="003749A1"/>
    <w:rsid w:val="00374D1C"/>
    <w:rsid w:val="00376155"/>
    <w:rsid w:val="003774A5"/>
    <w:rsid w:val="00382BB4"/>
    <w:rsid w:val="0038320B"/>
    <w:rsid w:val="003847CF"/>
    <w:rsid w:val="003938F5"/>
    <w:rsid w:val="0039397C"/>
    <w:rsid w:val="003966FE"/>
    <w:rsid w:val="003A1E14"/>
    <w:rsid w:val="003A4D3B"/>
    <w:rsid w:val="003A7A86"/>
    <w:rsid w:val="003A7DF7"/>
    <w:rsid w:val="003B0238"/>
    <w:rsid w:val="003B6753"/>
    <w:rsid w:val="003C3181"/>
    <w:rsid w:val="003C63AD"/>
    <w:rsid w:val="003C6E09"/>
    <w:rsid w:val="003C7EBC"/>
    <w:rsid w:val="003D07F4"/>
    <w:rsid w:val="003D2823"/>
    <w:rsid w:val="003D7B8F"/>
    <w:rsid w:val="003D7CF5"/>
    <w:rsid w:val="003E0044"/>
    <w:rsid w:val="003E3AE6"/>
    <w:rsid w:val="003E4ED5"/>
    <w:rsid w:val="003E698F"/>
    <w:rsid w:val="003E7B78"/>
    <w:rsid w:val="003F050C"/>
    <w:rsid w:val="003F08D1"/>
    <w:rsid w:val="003F1CE6"/>
    <w:rsid w:val="003F6B06"/>
    <w:rsid w:val="003F6BEC"/>
    <w:rsid w:val="003F6D78"/>
    <w:rsid w:val="004021D9"/>
    <w:rsid w:val="00402374"/>
    <w:rsid w:val="0040584B"/>
    <w:rsid w:val="004101FE"/>
    <w:rsid w:val="0041521B"/>
    <w:rsid w:val="00417B9A"/>
    <w:rsid w:val="00420816"/>
    <w:rsid w:val="00423241"/>
    <w:rsid w:val="00423415"/>
    <w:rsid w:val="0043201A"/>
    <w:rsid w:val="00435855"/>
    <w:rsid w:val="0044290F"/>
    <w:rsid w:val="004469E4"/>
    <w:rsid w:val="00454396"/>
    <w:rsid w:val="00461C64"/>
    <w:rsid w:val="0046360C"/>
    <w:rsid w:val="00467E83"/>
    <w:rsid w:val="00470A12"/>
    <w:rsid w:val="00472731"/>
    <w:rsid w:val="00476425"/>
    <w:rsid w:val="00477328"/>
    <w:rsid w:val="0047794C"/>
    <w:rsid w:val="00480BE1"/>
    <w:rsid w:val="004832E9"/>
    <w:rsid w:val="00483E51"/>
    <w:rsid w:val="00484690"/>
    <w:rsid w:val="00485EF4"/>
    <w:rsid w:val="00487B63"/>
    <w:rsid w:val="00490034"/>
    <w:rsid w:val="00490746"/>
    <w:rsid w:val="004918AD"/>
    <w:rsid w:val="0049195D"/>
    <w:rsid w:val="00492EE8"/>
    <w:rsid w:val="00493316"/>
    <w:rsid w:val="00496CDA"/>
    <w:rsid w:val="004A10BE"/>
    <w:rsid w:val="004A4A54"/>
    <w:rsid w:val="004A55D0"/>
    <w:rsid w:val="004A7B22"/>
    <w:rsid w:val="004B07C5"/>
    <w:rsid w:val="004B13A8"/>
    <w:rsid w:val="004B2973"/>
    <w:rsid w:val="004B71AE"/>
    <w:rsid w:val="004C0850"/>
    <w:rsid w:val="004C544E"/>
    <w:rsid w:val="004C59A8"/>
    <w:rsid w:val="004C6454"/>
    <w:rsid w:val="004C6CE5"/>
    <w:rsid w:val="004C7CC1"/>
    <w:rsid w:val="004D4CB8"/>
    <w:rsid w:val="004D6B41"/>
    <w:rsid w:val="004E170D"/>
    <w:rsid w:val="004E6288"/>
    <w:rsid w:val="004E63AF"/>
    <w:rsid w:val="004E732E"/>
    <w:rsid w:val="004F21A7"/>
    <w:rsid w:val="004F4FBF"/>
    <w:rsid w:val="005017B6"/>
    <w:rsid w:val="005072A9"/>
    <w:rsid w:val="00510AE4"/>
    <w:rsid w:val="005132AA"/>
    <w:rsid w:val="00516D77"/>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758CA"/>
    <w:rsid w:val="005776A4"/>
    <w:rsid w:val="005840A1"/>
    <w:rsid w:val="00586716"/>
    <w:rsid w:val="0058700C"/>
    <w:rsid w:val="00590477"/>
    <w:rsid w:val="00590816"/>
    <w:rsid w:val="00591440"/>
    <w:rsid w:val="0059408F"/>
    <w:rsid w:val="005954A5"/>
    <w:rsid w:val="005969AB"/>
    <w:rsid w:val="005A50A3"/>
    <w:rsid w:val="005A7DF6"/>
    <w:rsid w:val="005B18F6"/>
    <w:rsid w:val="005B1EDF"/>
    <w:rsid w:val="005B27EC"/>
    <w:rsid w:val="005B36C0"/>
    <w:rsid w:val="005C6C20"/>
    <w:rsid w:val="005C6EF1"/>
    <w:rsid w:val="005D108D"/>
    <w:rsid w:val="005D3BC4"/>
    <w:rsid w:val="005D737B"/>
    <w:rsid w:val="005E2DAF"/>
    <w:rsid w:val="005E5490"/>
    <w:rsid w:val="005E7E8C"/>
    <w:rsid w:val="005F3835"/>
    <w:rsid w:val="005F7495"/>
    <w:rsid w:val="00600520"/>
    <w:rsid w:val="00605EDA"/>
    <w:rsid w:val="006066E4"/>
    <w:rsid w:val="00611FDF"/>
    <w:rsid w:val="00613973"/>
    <w:rsid w:val="006143A4"/>
    <w:rsid w:val="00616F92"/>
    <w:rsid w:val="0062031E"/>
    <w:rsid w:val="00621554"/>
    <w:rsid w:val="006230CE"/>
    <w:rsid w:val="0062528D"/>
    <w:rsid w:val="00630897"/>
    <w:rsid w:val="00632A4B"/>
    <w:rsid w:val="0063399C"/>
    <w:rsid w:val="00635672"/>
    <w:rsid w:val="00635C1B"/>
    <w:rsid w:val="0064261D"/>
    <w:rsid w:val="0064427C"/>
    <w:rsid w:val="00645BB3"/>
    <w:rsid w:val="0064790B"/>
    <w:rsid w:val="00650F7D"/>
    <w:rsid w:val="0065266F"/>
    <w:rsid w:val="006646BE"/>
    <w:rsid w:val="006679A3"/>
    <w:rsid w:val="0067071E"/>
    <w:rsid w:val="00670D50"/>
    <w:rsid w:val="0067163D"/>
    <w:rsid w:val="00671B37"/>
    <w:rsid w:val="006759CB"/>
    <w:rsid w:val="006772C0"/>
    <w:rsid w:val="00677536"/>
    <w:rsid w:val="006776D5"/>
    <w:rsid w:val="0068187D"/>
    <w:rsid w:val="00694159"/>
    <w:rsid w:val="0069612A"/>
    <w:rsid w:val="00697257"/>
    <w:rsid w:val="006A0616"/>
    <w:rsid w:val="006A28D7"/>
    <w:rsid w:val="006A349B"/>
    <w:rsid w:val="006B0188"/>
    <w:rsid w:val="006B114E"/>
    <w:rsid w:val="006B17D7"/>
    <w:rsid w:val="006B2F1E"/>
    <w:rsid w:val="006C0955"/>
    <w:rsid w:val="006C46B5"/>
    <w:rsid w:val="006C61EB"/>
    <w:rsid w:val="006D1240"/>
    <w:rsid w:val="006D4EF3"/>
    <w:rsid w:val="006D5FCA"/>
    <w:rsid w:val="006D7A73"/>
    <w:rsid w:val="006E0171"/>
    <w:rsid w:val="006E0185"/>
    <w:rsid w:val="006E2812"/>
    <w:rsid w:val="006E2F0C"/>
    <w:rsid w:val="006E3869"/>
    <w:rsid w:val="006E62C1"/>
    <w:rsid w:val="006E773B"/>
    <w:rsid w:val="006E7F52"/>
    <w:rsid w:val="006F445B"/>
    <w:rsid w:val="00707D39"/>
    <w:rsid w:val="00711C46"/>
    <w:rsid w:val="007137E7"/>
    <w:rsid w:val="0071394C"/>
    <w:rsid w:val="00713C90"/>
    <w:rsid w:val="00713FB9"/>
    <w:rsid w:val="00714A89"/>
    <w:rsid w:val="00714EC5"/>
    <w:rsid w:val="00716AE0"/>
    <w:rsid w:val="00716EE3"/>
    <w:rsid w:val="007178BF"/>
    <w:rsid w:val="00721B57"/>
    <w:rsid w:val="0072244C"/>
    <w:rsid w:val="0072653A"/>
    <w:rsid w:val="007268E1"/>
    <w:rsid w:val="007348FA"/>
    <w:rsid w:val="0074286D"/>
    <w:rsid w:val="00743C9B"/>
    <w:rsid w:val="00744B0B"/>
    <w:rsid w:val="00752DF3"/>
    <w:rsid w:val="007536AB"/>
    <w:rsid w:val="00754E32"/>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B0C94"/>
    <w:rsid w:val="007B2DD2"/>
    <w:rsid w:val="007B3E9A"/>
    <w:rsid w:val="007B5636"/>
    <w:rsid w:val="007B5679"/>
    <w:rsid w:val="007C3ED5"/>
    <w:rsid w:val="007C4E15"/>
    <w:rsid w:val="007C58A0"/>
    <w:rsid w:val="007C661F"/>
    <w:rsid w:val="007D054D"/>
    <w:rsid w:val="007D2F44"/>
    <w:rsid w:val="007D3F30"/>
    <w:rsid w:val="007D5190"/>
    <w:rsid w:val="007D51DC"/>
    <w:rsid w:val="007D6DAA"/>
    <w:rsid w:val="007D7118"/>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0D44"/>
    <w:rsid w:val="00811929"/>
    <w:rsid w:val="00813A2B"/>
    <w:rsid w:val="00821809"/>
    <w:rsid w:val="00821C19"/>
    <w:rsid w:val="00821D93"/>
    <w:rsid w:val="00832B4B"/>
    <w:rsid w:val="0083332D"/>
    <w:rsid w:val="00836434"/>
    <w:rsid w:val="00837261"/>
    <w:rsid w:val="008429FC"/>
    <w:rsid w:val="0084373F"/>
    <w:rsid w:val="00843B1F"/>
    <w:rsid w:val="00844703"/>
    <w:rsid w:val="00845597"/>
    <w:rsid w:val="008478FD"/>
    <w:rsid w:val="00850880"/>
    <w:rsid w:val="0085721E"/>
    <w:rsid w:val="008573F1"/>
    <w:rsid w:val="00857A27"/>
    <w:rsid w:val="00862E6E"/>
    <w:rsid w:val="00863890"/>
    <w:rsid w:val="00863E85"/>
    <w:rsid w:val="008645E8"/>
    <w:rsid w:val="00865346"/>
    <w:rsid w:val="00867214"/>
    <w:rsid w:val="008707B4"/>
    <w:rsid w:val="0087198A"/>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1955"/>
    <w:rsid w:val="008F3DAE"/>
    <w:rsid w:val="008F40DA"/>
    <w:rsid w:val="008F5BF9"/>
    <w:rsid w:val="00900204"/>
    <w:rsid w:val="00901E27"/>
    <w:rsid w:val="0090405E"/>
    <w:rsid w:val="00912AF5"/>
    <w:rsid w:val="00926C8B"/>
    <w:rsid w:val="00930682"/>
    <w:rsid w:val="00931926"/>
    <w:rsid w:val="0093615D"/>
    <w:rsid w:val="009367D7"/>
    <w:rsid w:val="00937567"/>
    <w:rsid w:val="00940BCB"/>
    <w:rsid w:val="00943B3E"/>
    <w:rsid w:val="00943D39"/>
    <w:rsid w:val="009502CA"/>
    <w:rsid w:val="0095185F"/>
    <w:rsid w:val="0096173A"/>
    <w:rsid w:val="00962267"/>
    <w:rsid w:val="00964614"/>
    <w:rsid w:val="00964E48"/>
    <w:rsid w:val="009737B4"/>
    <w:rsid w:val="00981900"/>
    <w:rsid w:val="00981D83"/>
    <w:rsid w:val="009828C1"/>
    <w:rsid w:val="00984074"/>
    <w:rsid w:val="00992816"/>
    <w:rsid w:val="009940A0"/>
    <w:rsid w:val="0099445E"/>
    <w:rsid w:val="009977C0"/>
    <w:rsid w:val="009A0A08"/>
    <w:rsid w:val="009A3931"/>
    <w:rsid w:val="009A56BE"/>
    <w:rsid w:val="009A6229"/>
    <w:rsid w:val="009B081B"/>
    <w:rsid w:val="009B33F2"/>
    <w:rsid w:val="009B35D3"/>
    <w:rsid w:val="009B538F"/>
    <w:rsid w:val="009C46CF"/>
    <w:rsid w:val="009C647A"/>
    <w:rsid w:val="009D10A3"/>
    <w:rsid w:val="009D58A1"/>
    <w:rsid w:val="009D5C1D"/>
    <w:rsid w:val="009D6EB4"/>
    <w:rsid w:val="009D7405"/>
    <w:rsid w:val="009E2254"/>
    <w:rsid w:val="009E41EC"/>
    <w:rsid w:val="00A027CB"/>
    <w:rsid w:val="00A04CD2"/>
    <w:rsid w:val="00A058A2"/>
    <w:rsid w:val="00A12B2E"/>
    <w:rsid w:val="00A12CE4"/>
    <w:rsid w:val="00A13D6C"/>
    <w:rsid w:val="00A15C77"/>
    <w:rsid w:val="00A16C38"/>
    <w:rsid w:val="00A2134B"/>
    <w:rsid w:val="00A23059"/>
    <w:rsid w:val="00A31567"/>
    <w:rsid w:val="00A3407B"/>
    <w:rsid w:val="00A42098"/>
    <w:rsid w:val="00A42BEF"/>
    <w:rsid w:val="00A4424B"/>
    <w:rsid w:val="00A44266"/>
    <w:rsid w:val="00A444E5"/>
    <w:rsid w:val="00A50EDB"/>
    <w:rsid w:val="00A533AF"/>
    <w:rsid w:val="00A5345C"/>
    <w:rsid w:val="00A54058"/>
    <w:rsid w:val="00A602B2"/>
    <w:rsid w:val="00A60ED5"/>
    <w:rsid w:val="00A6285C"/>
    <w:rsid w:val="00A65998"/>
    <w:rsid w:val="00A6599B"/>
    <w:rsid w:val="00A6712E"/>
    <w:rsid w:val="00A74750"/>
    <w:rsid w:val="00A76465"/>
    <w:rsid w:val="00A7757B"/>
    <w:rsid w:val="00A8252D"/>
    <w:rsid w:val="00A8291E"/>
    <w:rsid w:val="00A83DD7"/>
    <w:rsid w:val="00A858CB"/>
    <w:rsid w:val="00A86CE7"/>
    <w:rsid w:val="00A90259"/>
    <w:rsid w:val="00A92327"/>
    <w:rsid w:val="00A92786"/>
    <w:rsid w:val="00A9311D"/>
    <w:rsid w:val="00A95948"/>
    <w:rsid w:val="00A96E1E"/>
    <w:rsid w:val="00A97EC4"/>
    <w:rsid w:val="00AA15BC"/>
    <w:rsid w:val="00AB082C"/>
    <w:rsid w:val="00AB5717"/>
    <w:rsid w:val="00AC1076"/>
    <w:rsid w:val="00AC2069"/>
    <w:rsid w:val="00AC2FF9"/>
    <w:rsid w:val="00AC364C"/>
    <w:rsid w:val="00AC56BB"/>
    <w:rsid w:val="00AD166F"/>
    <w:rsid w:val="00AD18C2"/>
    <w:rsid w:val="00AD3A0C"/>
    <w:rsid w:val="00AD6E95"/>
    <w:rsid w:val="00AE5495"/>
    <w:rsid w:val="00AE624A"/>
    <w:rsid w:val="00AE6F15"/>
    <w:rsid w:val="00AE71FD"/>
    <w:rsid w:val="00AF113A"/>
    <w:rsid w:val="00AF6017"/>
    <w:rsid w:val="00B015A1"/>
    <w:rsid w:val="00B051A4"/>
    <w:rsid w:val="00B066EC"/>
    <w:rsid w:val="00B118B0"/>
    <w:rsid w:val="00B151F8"/>
    <w:rsid w:val="00B179DE"/>
    <w:rsid w:val="00B20D77"/>
    <w:rsid w:val="00B219F5"/>
    <w:rsid w:val="00B249E8"/>
    <w:rsid w:val="00B252D0"/>
    <w:rsid w:val="00B315C3"/>
    <w:rsid w:val="00B33C12"/>
    <w:rsid w:val="00B354CC"/>
    <w:rsid w:val="00B43C16"/>
    <w:rsid w:val="00B547A9"/>
    <w:rsid w:val="00B54FAA"/>
    <w:rsid w:val="00B55AD2"/>
    <w:rsid w:val="00B624C1"/>
    <w:rsid w:val="00B6340E"/>
    <w:rsid w:val="00B74A0B"/>
    <w:rsid w:val="00B80EEB"/>
    <w:rsid w:val="00B83D88"/>
    <w:rsid w:val="00B86157"/>
    <w:rsid w:val="00B865F3"/>
    <w:rsid w:val="00B901C4"/>
    <w:rsid w:val="00B9057C"/>
    <w:rsid w:val="00B910FC"/>
    <w:rsid w:val="00B92377"/>
    <w:rsid w:val="00B949F9"/>
    <w:rsid w:val="00B96999"/>
    <w:rsid w:val="00B96A57"/>
    <w:rsid w:val="00BA158F"/>
    <w:rsid w:val="00BA2D27"/>
    <w:rsid w:val="00BA2D9A"/>
    <w:rsid w:val="00BA3220"/>
    <w:rsid w:val="00BA347E"/>
    <w:rsid w:val="00BA3722"/>
    <w:rsid w:val="00BA603C"/>
    <w:rsid w:val="00BA698F"/>
    <w:rsid w:val="00BB2D1B"/>
    <w:rsid w:val="00BB66B7"/>
    <w:rsid w:val="00BC236B"/>
    <w:rsid w:val="00BC4715"/>
    <w:rsid w:val="00BC6483"/>
    <w:rsid w:val="00BC7E28"/>
    <w:rsid w:val="00BD2A50"/>
    <w:rsid w:val="00BD3190"/>
    <w:rsid w:val="00BD43CD"/>
    <w:rsid w:val="00BD74C3"/>
    <w:rsid w:val="00BE04AF"/>
    <w:rsid w:val="00BE5D86"/>
    <w:rsid w:val="00BF179F"/>
    <w:rsid w:val="00BF2591"/>
    <w:rsid w:val="00C01254"/>
    <w:rsid w:val="00C034E4"/>
    <w:rsid w:val="00C03DA0"/>
    <w:rsid w:val="00C03DA6"/>
    <w:rsid w:val="00C03F40"/>
    <w:rsid w:val="00C05E86"/>
    <w:rsid w:val="00C076FF"/>
    <w:rsid w:val="00C07872"/>
    <w:rsid w:val="00C11296"/>
    <w:rsid w:val="00C117EE"/>
    <w:rsid w:val="00C13670"/>
    <w:rsid w:val="00C24003"/>
    <w:rsid w:val="00C26FB5"/>
    <w:rsid w:val="00C277BA"/>
    <w:rsid w:val="00C3005C"/>
    <w:rsid w:val="00C31802"/>
    <w:rsid w:val="00C3202C"/>
    <w:rsid w:val="00C34A2A"/>
    <w:rsid w:val="00C34B0A"/>
    <w:rsid w:val="00C3630F"/>
    <w:rsid w:val="00C36A36"/>
    <w:rsid w:val="00C40AD1"/>
    <w:rsid w:val="00C4294B"/>
    <w:rsid w:val="00C459F8"/>
    <w:rsid w:val="00C51CD0"/>
    <w:rsid w:val="00C56C3B"/>
    <w:rsid w:val="00C61961"/>
    <w:rsid w:val="00C621C7"/>
    <w:rsid w:val="00C62A7F"/>
    <w:rsid w:val="00C644F7"/>
    <w:rsid w:val="00C648E9"/>
    <w:rsid w:val="00C67DB1"/>
    <w:rsid w:val="00C71562"/>
    <w:rsid w:val="00C805F9"/>
    <w:rsid w:val="00C822CA"/>
    <w:rsid w:val="00C86B14"/>
    <w:rsid w:val="00C87D4A"/>
    <w:rsid w:val="00C87DAE"/>
    <w:rsid w:val="00C917E9"/>
    <w:rsid w:val="00C93BCD"/>
    <w:rsid w:val="00C9626A"/>
    <w:rsid w:val="00CA6B98"/>
    <w:rsid w:val="00CB119F"/>
    <w:rsid w:val="00CB24F3"/>
    <w:rsid w:val="00CB31D5"/>
    <w:rsid w:val="00CB4589"/>
    <w:rsid w:val="00CB543E"/>
    <w:rsid w:val="00CC17B2"/>
    <w:rsid w:val="00CC366A"/>
    <w:rsid w:val="00CD569B"/>
    <w:rsid w:val="00CD5ABB"/>
    <w:rsid w:val="00CD794E"/>
    <w:rsid w:val="00CE3B9E"/>
    <w:rsid w:val="00CE448E"/>
    <w:rsid w:val="00CE6AA7"/>
    <w:rsid w:val="00CF06BF"/>
    <w:rsid w:val="00CF1FED"/>
    <w:rsid w:val="00CF3353"/>
    <w:rsid w:val="00CF4177"/>
    <w:rsid w:val="00CF7E02"/>
    <w:rsid w:val="00D04A98"/>
    <w:rsid w:val="00D1003B"/>
    <w:rsid w:val="00D21EB9"/>
    <w:rsid w:val="00D222DE"/>
    <w:rsid w:val="00D25585"/>
    <w:rsid w:val="00D25FE2"/>
    <w:rsid w:val="00D32376"/>
    <w:rsid w:val="00D327F1"/>
    <w:rsid w:val="00D330FC"/>
    <w:rsid w:val="00D3581E"/>
    <w:rsid w:val="00D372B0"/>
    <w:rsid w:val="00D400D1"/>
    <w:rsid w:val="00D42852"/>
    <w:rsid w:val="00D42C71"/>
    <w:rsid w:val="00D43361"/>
    <w:rsid w:val="00D4368B"/>
    <w:rsid w:val="00D53517"/>
    <w:rsid w:val="00D5357F"/>
    <w:rsid w:val="00D54DA9"/>
    <w:rsid w:val="00D5573A"/>
    <w:rsid w:val="00D57978"/>
    <w:rsid w:val="00D600A0"/>
    <w:rsid w:val="00D6057B"/>
    <w:rsid w:val="00D66309"/>
    <w:rsid w:val="00D913D9"/>
    <w:rsid w:val="00D92A65"/>
    <w:rsid w:val="00D979C7"/>
    <w:rsid w:val="00DA0E02"/>
    <w:rsid w:val="00DA622B"/>
    <w:rsid w:val="00DB0662"/>
    <w:rsid w:val="00DB0F76"/>
    <w:rsid w:val="00DB10EC"/>
    <w:rsid w:val="00DB1999"/>
    <w:rsid w:val="00DB3B9F"/>
    <w:rsid w:val="00DC0A4D"/>
    <w:rsid w:val="00DC1532"/>
    <w:rsid w:val="00DC2E97"/>
    <w:rsid w:val="00DD0C00"/>
    <w:rsid w:val="00DD3721"/>
    <w:rsid w:val="00DD61F4"/>
    <w:rsid w:val="00DE181E"/>
    <w:rsid w:val="00DE677B"/>
    <w:rsid w:val="00DE7942"/>
    <w:rsid w:val="00DF2629"/>
    <w:rsid w:val="00DF2EEA"/>
    <w:rsid w:val="00DF30CA"/>
    <w:rsid w:val="00DF4817"/>
    <w:rsid w:val="00E001BB"/>
    <w:rsid w:val="00E05629"/>
    <w:rsid w:val="00E11066"/>
    <w:rsid w:val="00E158CC"/>
    <w:rsid w:val="00E16B9E"/>
    <w:rsid w:val="00E21C1E"/>
    <w:rsid w:val="00E22640"/>
    <w:rsid w:val="00E34C9E"/>
    <w:rsid w:val="00E35E8D"/>
    <w:rsid w:val="00E41087"/>
    <w:rsid w:val="00E448F8"/>
    <w:rsid w:val="00E509CD"/>
    <w:rsid w:val="00E50EAD"/>
    <w:rsid w:val="00E5483A"/>
    <w:rsid w:val="00E57251"/>
    <w:rsid w:val="00E634B2"/>
    <w:rsid w:val="00E6462E"/>
    <w:rsid w:val="00E6529A"/>
    <w:rsid w:val="00E67678"/>
    <w:rsid w:val="00E75DD9"/>
    <w:rsid w:val="00E76322"/>
    <w:rsid w:val="00E80A1E"/>
    <w:rsid w:val="00E81A31"/>
    <w:rsid w:val="00E82C61"/>
    <w:rsid w:val="00E83E50"/>
    <w:rsid w:val="00E84D88"/>
    <w:rsid w:val="00E90CD0"/>
    <w:rsid w:val="00E930A9"/>
    <w:rsid w:val="00E95DEF"/>
    <w:rsid w:val="00E9614A"/>
    <w:rsid w:val="00EA02F6"/>
    <w:rsid w:val="00EA0A82"/>
    <w:rsid w:val="00EA2F25"/>
    <w:rsid w:val="00EA5BAE"/>
    <w:rsid w:val="00EA5E49"/>
    <w:rsid w:val="00EA75EC"/>
    <w:rsid w:val="00EB19EB"/>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2954"/>
    <w:rsid w:val="00EE50CA"/>
    <w:rsid w:val="00EF3549"/>
    <w:rsid w:val="00F00111"/>
    <w:rsid w:val="00F01E4D"/>
    <w:rsid w:val="00F02265"/>
    <w:rsid w:val="00F06507"/>
    <w:rsid w:val="00F076AB"/>
    <w:rsid w:val="00F10BB2"/>
    <w:rsid w:val="00F11C47"/>
    <w:rsid w:val="00F12A1B"/>
    <w:rsid w:val="00F1485E"/>
    <w:rsid w:val="00F2120A"/>
    <w:rsid w:val="00F215F7"/>
    <w:rsid w:val="00F2254A"/>
    <w:rsid w:val="00F24FCA"/>
    <w:rsid w:val="00F26F3C"/>
    <w:rsid w:val="00F275AD"/>
    <w:rsid w:val="00F2768D"/>
    <w:rsid w:val="00F34A1C"/>
    <w:rsid w:val="00F41019"/>
    <w:rsid w:val="00F4358F"/>
    <w:rsid w:val="00F43690"/>
    <w:rsid w:val="00F44E40"/>
    <w:rsid w:val="00F46E24"/>
    <w:rsid w:val="00F50EE8"/>
    <w:rsid w:val="00F51386"/>
    <w:rsid w:val="00F516D5"/>
    <w:rsid w:val="00F521A8"/>
    <w:rsid w:val="00F623F3"/>
    <w:rsid w:val="00F62B91"/>
    <w:rsid w:val="00F73A7E"/>
    <w:rsid w:val="00F7473C"/>
    <w:rsid w:val="00F74C1C"/>
    <w:rsid w:val="00F754CF"/>
    <w:rsid w:val="00F75573"/>
    <w:rsid w:val="00F76510"/>
    <w:rsid w:val="00F77622"/>
    <w:rsid w:val="00F908D2"/>
    <w:rsid w:val="00F91F6B"/>
    <w:rsid w:val="00F92B34"/>
    <w:rsid w:val="00F945F9"/>
    <w:rsid w:val="00F95572"/>
    <w:rsid w:val="00FA2E68"/>
    <w:rsid w:val="00FA6774"/>
    <w:rsid w:val="00FA7034"/>
    <w:rsid w:val="00FA708C"/>
    <w:rsid w:val="00FB0B5D"/>
    <w:rsid w:val="00FB1E3C"/>
    <w:rsid w:val="00FB3ECC"/>
    <w:rsid w:val="00FB5D89"/>
    <w:rsid w:val="00FC022C"/>
    <w:rsid w:val="00FC4BA1"/>
    <w:rsid w:val="00FD003F"/>
    <w:rsid w:val="00FD0A32"/>
    <w:rsid w:val="00FD0A71"/>
    <w:rsid w:val="00FD4598"/>
    <w:rsid w:val="00FE0683"/>
    <w:rsid w:val="00FE1BFC"/>
    <w:rsid w:val="00FE3D6E"/>
    <w:rsid w:val="00FE7710"/>
    <w:rsid w:val="00FF1E66"/>
    <w:rsid w:val="00FF41D0"/>
    <w:rsid w:val="00FF5437"/>
    <w:rsid w:val="00FF6CAC"/>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doi.org/10.1103/PhysRevB.57.R8139"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E099173-4FF3-45BE-AE60-03EA5F3C8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22</Pages>
  <Words>25556</Words>
  <Characters>145674</Characters>
  <Application>Microsoft Office Word</Application>
  <DocSecurity>0</DocSecurity>
  <Lines>1213</Lines>
  <Paragraphs>341</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170889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52</cp:revision>
  <cp:lastPrinted>2018-10-04T22:38:00Z</cp:lastPrinted>
  <dcterms:created xsi:type="dcterms:W3CDTF">2018-10-15T21:44:00Z</dcterms:created>
  <dcterms:modified xsi:type="dcterms:W3CDTF">2018-10-24T23:35:00Z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http://www.zotero.org/styles/science</vt:lpwstr>
  </property>
  <property fmtid="{D5CDD505-2E9C-101B-9397-08002B2CF9AE}" pid="15" name="Mendeley Recent Style Name 6_1">
    <vt:lpwstr>Science</vt:lpwstr>
  </property>
  <property fmtid="{D5CDD505-2E9C-101B-9397-08002B2CF9AE}" pid="16" name="Mendeley Recent Style Id 7_1">
    <vt:lpwstr>https://csl.mendeley.com/styles/466712541/Science-No-et-al</vt:lpwstr>
  </property>
  <property fmtid="{D5CDD505-2E9C-101B-9397-08002B2CF9AE}" pid="17" name="Mendeley Recent Style Name 7_1">
    <vt:lpwstr>Science -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