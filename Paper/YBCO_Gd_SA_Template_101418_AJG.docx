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77777777" w:rsidR="00105226" w:rsidRPr="0087198A" w:rsidRDefault="00105226" w:rsidP="00DE181E">
      <w:pPr>
        <w:pStyle w:val="Paragraph"/>
        <w:spacing w:line="360" w:lineRule="auto"/>
        <w:ind w:firstLine="0"/>
      </w:pPr>
      <w:r w:rsidRPr="0087198A">
        <w:rPr>
          <w:vertAlign w:val="superscript"/>
        </w:rPr>
        <w:t>3</w:t>
      </w:r>
      <w:r w:rsidRPr="0087198A">
        <w:t>Universidad Complutense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3B4ACA73"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 xml:space="preserve">the YBCO. Progressive reduction of the superconducting transition is observed, with complete suppression possible for a sufficiently thick Gd layer. </w:t>
      </w:r>
      <w:r w:rsidR="00ED3B1D" w:rsidRPr="0087198A">
        <w:rPr>
          <w:rFonts w:eastAsia="Times New Roman"/>
          <w:sz w:val="24"/>
          <w:szCs w:val="24"/>
        </w:rPr>
        <w:t xml:space="preserve"> 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8434C8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Pr="0087198A">
        <w:rPr>
          <w:rFonts w:eastAsia="Times New Roman"/>
          <w:sz w:val="24"/>
          <w:szCs w:val="24"/>
        </w:rPr>
        <w:t xml:space="preserve">  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w:t>
      </w:r>
      <w:r w:rsidRPr="0087198A">
        <w:rPr>
          <w:rFonts w:eastAsia="Times New Roman"/>
          <w:sz w:val="24"/>
          <w:szCs w:val="24"/>
        </w:rPr>
        <w:lastRenderedPageBreak/>
        <w:t xml:space="preserve">are returned to the Cu ions within the film, resulting in a reduction in 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impacts </w:t>
      </w:r>
      <w:r w:rsidRPr="0087198A">
        <w:rPr>
          <w:rFonts w:eastAsia="Times New Roman"/>
          <w:sz w:val="24"/>
          <w:szCs w:val="24"/>
        </w:rPr>
        <w:t xml:space="preserve">on the electronic order in these materials, and point to the efficacy of oxygen migration and vacancy formation in manipulating 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9A0A08">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14&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16)","previouslyFormattedCitation":"(&lt;i&gt;14&lt;/i&gt;, &lt;i&gt;15&lt;/i&gt;)"},"properties":{"noteIndex":0},"schema":"https://github.com/citation-style-language/schema/raw/master/csl-citation.json"}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67C893F0"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 xml:space="preserve">induced by </w:t>
      </w:r>
      <w:r w:rsidR="00033AD2" w:rsidRPr="0087198A">
        <w:rPr>
          <w:rFonts w:eastAsia="Times New Roman"/>
          <w:sz w:val="24"/>
          <w:szCs w:val="24"/>
        </w:rPr>
        <w:lastRenderedPageBreak/>
        <w:t>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thus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control superconductivity.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62870F72"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films of pulsed-laser-deposited 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7FE413E3" w:rsidR="006C61EB" w:rsidRPr="0087198A" w:rsidRDefault="0058700C" w:rsidP="006C61EB">
      <w:pPr>
        <w:spacing w:after="160" w:line="480" w:lineRule="auto"/>
        <w:ind w:firstLine="720"/>
        <w:jc w:val="both"/>
        <w:rPr>
          <w:sz w:val="24"/>
          <w:szCs w:val="24"/>
        </w:rPr>
      </w:pPr>
      <w:bookmarkStart w:id="2" w:name="_1fob9te" w:colFirst="0" w:colLast="0"/>
      <w:bookmarkEnd w:id="2"/>
      <w:ins w:id="3" w:author="Grutter, Alexander J. (Fed)" w:date="2018-10-18T15:24:00Z">
        <w:r>
          <w:rPr>
            <w:sz w:val="24"/>
          </w:rPr>
          <w:t xml:space="preserve">A </w:t>
        </w:r>
      </w:ins>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4"/>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4"/>
      <w:r w:rsidR="00CD794E">
        <w:rPr>
          <w:rStyle w:val="CommentReference"/>
          <w:rFonts w:eastAsia="Times New Roman"/>
        </w:rPr>
        <w:commentReference w:id="4"/>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w:t>
      </w:r>
      <w:commentRangeStart w:id="5"/>
      <w:r w:rsidR="00351FEB" w:rsidRPr="0087198A">
        <w:rPr>
          <w:sz w:val="24"/>
        </w:rPr>
        <w:t>crystallite size 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w:t>
      </w:r>
      <w:commentRangeEnd w:id="5"/>
      <w:r w:rsidR="00CD794E">
        <w:rPr>
          <w:rStyle w:val="CommentReference"/>
          <w:rFonts w:eastAsia="Times New Roman"/>
        </w:rPr>
        <w:commentReference w:id="5"/>
      </w:r>
      <w:r w:rsidR="00E95DEF" w:rsidRPr="0087198A">
        <w:rPr>
          <w:sz w:val="24"/>
        </w:rPr>
        <w:t>m</w:t>
      </w:r>
      <w:r w:rsidR="00351FEB" w:rsidRPr="0087198A">
        <w:rPr>
          <w:sz w:val="24"/>
        </w:rPr>
        <w:t xml:space="preserve"> for the as-grown</w:t>
      </w:r>
      <w:r w:rsidR="00E95DEF" w:rsidRPr="0087198A">
        <w:rPr>
          <w:sz w:val="24"/>
        </w:rPr>
        <w:t xml:space="preserve"> and</w:t>
      </w:r>
      <w:r w:rsidR="00351FEB"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 xml:space="preserve">However, for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(00l)</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lastRenderedPageBreak/>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7B3C779F"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w:r w:rsidRPr="0087198A">
        <w:rPr>
          <w:i/>
          <w:sz w:val="24"/>
        </w:rPr>
        <w:t>h</w:t>
      </w:r>
      <w:r w:rsidRPr="0087198A">
        <w:rPr>
          <w:sz w:val="24"/>
        </w:rPr>
        <w:t xml:space="preserve"> (</w:t>
      </w:r>
      <w:r w:rsidRPr="0087198A">
        <w:rPr>
          <w:i/>
          <w:sz w:val="24"/>
        </w:rPr>
        <w:t>x</w:t>
      </w:r>
      <w:r w:rsidRPr="0087198A">
        <w:rPr>
          <w:sz w:val="24"/>
        </w:rPr>
        <w:t xml:space="preserve">-axis) and </w:t>
      </w:r>
      <w:commentRangeStart w:id="6"/>
      <w:r w:rsidRPr="0087198A">
        <w:rPr>
          <w:i/>
          <w:sz w:val="24"/>
        </w:rPr>
        <w:t>l</w:t>
      </w:r>
      <w:commentRangeEnd w:id="6"/>
      <w:r w:rsidR="00CD794E">
        <w:rPr>
          <w:rStyle w:val="CommentReference"/>
          <w:rFonts w:eastAsia="Times New Roman"/>
        </w:rPr>
        <w:commentReference w:id="6"/>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h</w:t>
      </w:r>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637D7FD8" w:rsidR="00033AD2" w:rsidRPr="0087198A" w:rsidRDefault="00033AD2" w:rsidP="00033AD2">
      <w:pPr>
        <w:spacing w:after="160" w:line="480" w:lineRule="auto"/>
        <w:ind w:firstLine="720"/>
        <w:jc w:val="both"/>
        <w:rPr>
          <w:rFonts w:eastAsia="Times New Roman"/>
          <w:sz w:val="24"/>
          <w:szCs w:val="24"/>
        </w:rPr>
      </w:pPr>
      <w:bookmarkStart w:id="7" w:name="_3znysh7" w:colFirst="0" w:colLast="0"/>
      <w:bookmarkEnd w:id="7"/>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 and </w:t>
      </w:r>
      <w:r w:rsidRPr="0087198A">
        <w:rPr>
          <w:rFonts w:eastAsia="Times New Roman"/>
          <w:sz w:val="24"/>
          <w:szCs w:val="24"/>
        </w:rPr>
        <w:t>resistivity</w:t>
      </w:r>
      <w:r w:rsidR="00FD0A32" w:rsidRPr="0087198A">
        <w:rPr>
          <w:rFonts w:eastAsia="Times New Roman"/>
          <w:sz w:val="24"/>
          <w:szCs w:val="24"/>
        </w:rPr>
        <w:t xml:space="preserve"> measurement in the </w:t>
      </w:r>
      <w:r w:rsidRPr="0087198A">
        <w:rPr>
          <w:sz w:val="24"/>
        </w:rPr>
        <w:t xml:space="preserve">Van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5F3835" w:rsidRPr="0087198A">
        <w:rPr>
          <w:sz w:val="24"/>
        </w:rPr>
        <w:t xml:space="preserve">from 5 K </w:t>
      </w:r>
      <w:r w:rsidR="006B2F1E" w:rsidRPr="0087198A">
        <w:rPr>
          <w:sz w:val="24"/>
        </w:rPr>
        <w:t>back 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r w:rsidR="000C4DE3" w:rsidRPr="0087198A">
        <w:rPr>
          <w:rFonts w:eastAsia="Times New Roman"/>
          <w:sz w:val="24"/>
          <w:szCs w:val="24"/>
        </w:rPr>
        <w:t>mT</w:t>
      </w:r>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lastRenderedPageBreak/>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8"/>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 xml:space="preserve">reduction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8"/>
      <w:r w:rsidR="00F4358F">
        <w:rPr>
          <w:rStyle w:val="CommentReference"/>
          <w:rFonts w:eastAsia="Times New Roman"/>
        </w:rPr>
        <w:commentReference w:id="8"/>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6F0D18BB" w:rsidR="00033AD2" w:rsidRPr="0087198A" w:rsidRDefault="00981D83" w:rsidP="00033AD2">
      <w:pPr>
        <w:spacing w:after="160" w:line="480" w:lineRule="auto"/>
        <w:ind w:firstLine="720"/>
        <w:jc w:val="both"/>
        <w:rPr>
          <w:rFonts w:eastAsia="Times New Roman"/>
          <w:sz w:val="24"/>
          <w:szCs w:val="24"/>
        </w:rPr>
      </w:pPr>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 </w:t>
      </w:r>
      <w:del w:id="9" w:author="Grutter, Alexander J. (Fed)" w:date="2018-10-18T15:47:00Z">
        <w:r w:rsidR="00033AD2" w:rsidRPr="0087198A" w:rsidDel="007536AB">
          <w:rPr>
            <w:sz w:val="24"/>
          </w:rPr>
          <w:delText xml:space="preserve">most </w:delText>
        </w:r>
      </w:del>
      <w:ins w:id="10" w:author="Grutter, Alexander J. (Fed)" w:date="2018-10-18T15:47:00Z">
        <w:r w:rsidR="007536AB">
          <w:rPr>
            <w:sz w:val="24"/>
          </w:rPr>
          <w:t>much</w:t>
        </w:r>
        <w:r w:rsidR="007536AB" w:rsidRPr="0087198A">
          <w:rPr>
            <w:sz w:val="24"/>
          </w:rPr>
          <w:t xml:space="preserve"> </w:t>
        </w:r>
      </w:ins>
      <w:r w:rsidR="00033AD2" w:rsidRPr="0087198A">
        <w:rPr>
          <w:sz w:val="24"/>
        </w:rPr>
        <w:t xml:space="preserve">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thus</w:t>
      </w:r>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20115A" w:rsidRPr="0087198A">
        <w:rPr>
          <w:rFonts w:eastAsia="Times New Roman"/>
          <w:sz w:val="24"/>
          <w:szCs w:val="24"/>
        </w:rPr>
        <w:t xml:space="preserve"> </w:t>
      </w:r>
      <w:r w:rsidR="00033AD2" w:rsidRPr="0087198A">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n even more gradual</w:t>
      </w:r>
      <w:r w:rsidR="00033AD2" w:rsidRPr="0087198A">
        <w:rPr>
          <w:sz w:val="24"/>
        </w:rPr>
        <w:t xml:space="preserve"> 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phase</w:t>
      </w:r>
      <w:r w:rsidR="001C4AB8" w:rsidRPr="0087198A">
        <w:rPr>
          <w:rFonts w:eastAsia="Times New Roman"/>
          <w:sz w:val="24"/>
          <w:szCs w:val="24"/>
        </w:rPr>
        <w:t>s</w:t>
      </w:r>
      <w:r w:rsidR="00033AD2" w:rsidRPr="0087198A">
        <w:rPr>
          <w:sz w:val="24"/>
        </w:rPr>
        <w:t xml:space="preserve"> 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w:t>
      </w:r>
      <w:r w:rsidR="00033AD2" w:rsidRPr="0087198A">
        <w:rPr>
          <w:sz w:val="24"/>
        </w:rPr>
        <w:lastRenderedPageBreak/>
        <w:t xml:space="preserve">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727B2462" w:rsidR="00033AD2" w:rsidRPr="0087198A" w:rsidRDefault="00033AD2" w:rsidP="00033AD2">
      <w:pPr>
        <w:spacing w:after="160" w:line="480" w:lineRule="auto"/>
        <w:ind w:firstLine="720"/>
        <w:jc w:val="both"/>
        <w:rPr>
          <w:rFonts w:eastAsia="Times New Roman"/>
          <w:sz w:val="24"/>
          <w:szCs w:val="24"/>
        </w:rPr>
      </w:pPr>
      <w:bookmarkStart w:id="11" w:name="_2et92p0" w:colFirst="0" w:colLast="0"/>
      <w:bookmarkEnd w:id="11"/>
      <w:r w:rsidRPr="0087198A">
        <w:rPr>
          <w:rFonts w:eastAsia="Times New Roman"/>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 xml:space="preserve">The CuO chain is manifested as a dark contrast region between </w:t>
      </w:r>
      <w:r w:rsidR="00365252" w:rsidRPr="0087198A">
        <w:rPr>
          <w:rFonts w:eastAsia="Times New Roman"/>
          <w:sz w:val="24"/>
          <w:szCs w:val="24"/>
        </w:rPr>
        <w:t xml:space="preserve">bright contrast “perovskite blocks” 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 xml:space="preserve"> / 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is seen as a wider, dark-contrast region in the middle of bright contrast perovskite blocks. </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 </w:t>
      </w:r>
      <w:r w:rsidR="00850880" w:rsidRPr="0087198A">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 xml:space="preserve">pulse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12"/>
      <w:r w:rsidRPr="0087198A">
        <w:rPr>
          <w:rFonts w:eastAsia="Times New Roman"/>
          <w:sz w:val="24"/>
          <w:szCs w:val="24"/>
        </w:rPr>
        <w:t>Y-123</w:t>
      </w:r>
      <w:commentRangeEnd w:id="12"/>
      <w:r w:rsidR="001F051B">
        <w:rPr>
          <w:rStyle w:val="CommentReference"/>
          <w:rFonts w:eastAsia="Times New Roman"/>
        </w:rPr>
        <w:commentReference w:id="12"/>
      </w:r>
      <w:r w:rsidRPr="0087198A">
        <w:rPr>
          <w:rFonts w:eastAsia="Times New Roman"/>
          <w:sz w:val="24"/>
          <w:szCs w:val="24"/>
        </w:rPr>
        <w:t>, with numbers denoting cation stoichiometry), e.g. Y-124 and Y-247</w:t>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w:t>
      </w:r>
      <w:r w:rsidR="001D5338" w:rsidRPr="0087198A">
        <w:rPr>
          <w:rFonts w:eastAsia="Times New Roman"/>
          <w:sz w:val="24"/>
          <w:szCs w:val="24"/>
        </w:rPr>
        <w:lastRenderedPageBreak/>
        <w:t xml:space="preserve">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A0A08">
        <w:rPr>
          <w:rFonts w:ascii="Cambria Math" w:eastAsia="Times New Roman" w:hAnsi="Cambria Math" w:cs="Cambria Math"/>
          <w:sz w:val="24"/>
          <w:szCs w:val="24"/>
        </w:rPr>
        <w:instrText>≃</w:instrText>
      </w:r>
      <w:r w:rsidR="009A0A0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A0A08">
        <w:rPr>
          <w:rFonts w:ascii="Cambria Math" w:eastAsia="Times New Roman" w:hAnsi="Cambria Math" w:cs="Cambria Math"/>
          <w:sz w:val="24"/>
          <w:szCs w:val="24"/>
        </w:rPr>
        <w:instrText>≃</w:instrText>
      </w:r>
      <w:r w:rsidR="009A0A0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31</w:t>
      </w:r>
      <w:r w:rsidR="009A0A08" w:rsidRPr="009A0A08">
        <w:rPr>
          <w:rFonts w:eastAsia="Times New Roman"/>
          <w:noProof/>
          <w:sz w:val="24"/>
          <w:szCs w:val="24"/>
        </w:rPr>
        <w:t>–</w:t>
      </w:r>
      <w:r w:rsidR="009A0A08" w:rsidRPr="009A0A08">
        <w:rPr>
          <w:rFonts w:eastAsia="Times New Roman"/>
          <w:i/>
          <w:noProof/>
          <w:sz w:val="24"/>
          <w:szCs w:val="24"/>
        </w:rPr>
        <w:t>34</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13"/>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w:t>
      </w:r>
      <w:commentRangeEnd w:id="13"/>
      <w:r w:rsidR="00D21EB9">
        <w:rPr>
          <w:rStyle w:val="CommentReference"/>
          <w:rFonts w:eastAsia="Times New Roman"/>
        </w:rPr>
        <w:commentReference w:id="13"/>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5CEB0050" w:rsidR="00033AD2" w:rsidRPr="0087198A" w:rsidRDefault="00033AD2" w:rsidP="00033AD2">
      <w:pPr>
        <w:spacing w:after="160" w:line="480" w:lineRule="auto"/>
        <w:ind w:firstLine="720"/>
        <w:jc w:val="both"/>
        <w:rPr>
          <w:rFonts w:ascii="Calibri" w:hAnsi="Calibri" w:cs="Calibri"/>
          <w:sz w:val="24"/>
          <w:szCs w:val="24"/>
        </w:rPr>
      </w:pPr>
      <w:bookmarkStart w:id="14" w:name="_tyjcwt" w:colFirst="0" w:colLast="0"/>
      <w:bookmarkEnd w:id="14"/>
      <w:r w:rsidRPr="0087198A">
        <w:rPr>
          <w:rFonts w:eastAsia="Times New Roman"/>
          <w:sz w:val="24"/>
          <w:szCs w:val="24"/>
        </w:rPr>
        <w:t xml:space="preserve">While the PNR results are consistent with the extraction of oxygen from the YBCO, fluorescence yield (FY) XAS measurements performed at the Cu </w:t>
      </w:r>
      <w:r w:rsidRPr="0087198A">
        <w:rPr>
          <w:rFonts w:eastAsia="Times New Roman"/>
          <w:i/>
          <w:sz w:val="24"/>
          <w:szCs w:val="24"/>
        </w:rPr>
        <w:t>L</w:t>
      </w:r>
      <w:r w:rsidRPr="0087198A">
        <w:rPr>
          <w:rFonts w:eastAsia="Times New Roman"/>
          <w:sz w:val="24"/>
          <w:szCs w:val="24"/>
          <w:vertAlign w:val="subscript"/>
        </w:rPr>
        <w:t>2,3</w:t>
      </w:r>
      <w:r w:rsidRPr="0087198A">
        <w:rPr>
          <w:rFonts w:eastAsia="Times New Roman"/>
          <w:sz w:val="24"/>
          <w:szCs w:val="24"/>
        </w:rPr>
        <w:t>-edges directly confirm a change in the Cu valence resultant from the oxygen extraction. The XA</w:t>
      </w:r>
      <w:r w:rsidR="000D3A7D" w:rsidRPr="0087198A">
        <w:rPr>
          <w:rFonts w:eastAsia="Times New Roman"/>
          <w:sz w:val="24"/>
          <w:szCs w:val="24"/>
        </w:rPr>
        <w:t>S</w:t>
      </w:r>
      <w:r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35</w:t>
      </w:r>
      <w:r w:rsidR="009A0A08" w:rsidRPr="009A0A08">
        <w:rPr>
          <w:rFonts w:eastAsia="Times New Roman"/>
          <w:noProof/>
          <w:sz w:val="24"/>
          <w:szCs w:val="24"/>
        </w:rPr>
        <w:t xml:space="preserve">, </w:t>
      </w:r>
      <w:r w:rsidR="009A0A08" w:rsidRPr="009A0A08">
        <w:rPr>
          <w:rFonts w:eastAsia="Times New Roman"/>
          <w:i/>
          <w:noProof/>
          <w:sz w:val="24"/>
          <w:szCs w:val="24"/>
        </w:rPr>
        <w:t>36</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ascii="Calibri" w:hAnsi="Calibri" w:cs="Calibri"/>
          <w:sz w:val="24"/>
          <w:szCs w:val="24"/>
        </w:rPr>
        <w:t xml:space="preserve"> </w:t>
      </w:r>
      <w:r w:rsidRPr="0087198A">
        <w:rPr>
          <w:rFonts w:eastAsia="Times New Roman"/>
          <w:sz w:val="24"/>
          <w:szCs w:val="24"/>
        </w:rPr>
        <w:t xml:space="preserve">have been attributed to a decrease in the average Cu valence, the result of electrons returning to the Cu ions as oxygen is leached from the </w:t>
      </w:r>
      <w:r w:rsidRPr="0087198A">
        <w:rPr>
          <w:rFonts w:eastAsia="Times New Roman"/>
          <w:sz w:val="24"/>
          <w:szCs w:val="24"/>
        </w:rPr>
        <w:lastRenderedPageBreak/>
        <w:t xml:space="preserve">film. The shoulder </w:t>
      </w:r>
      <w:r w:rsidR="00CD569B" w:rsidRPr="0087198A">
        <w:rPr>
          <w:rFonts w:eastAsia="Times New Roman"/>
          <w:sz w:val="24"/>
          <w:szCs w:val="24"/>
        </w:rPr>
        <w:t>around 933 e</w:t>
      </w:r>
      <w:r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7have been measured. Evidence for the strong localization of valence Cu 3d electrons is indicated by the Coulomb interaction Ucd</w:instrText>
      </w:r>
      <w:r w:rsidR="009A0A08">
        <w:rPr>
          <w:rFonts w:ascii="Cambria Math" w:eastAsia="Times New Roman" w:hAnsi="Cambria Math" w:cs="Cambria Math"/>
          <w:sz w:val="24"/>
          <w:szCs w:val="24"/>
        </w:rPr>
        <w:instrText>∼</w:instrText>
      </w:r>
      <w:r w:rsidR="009A0A0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A0A08">
        <w:rPr>
          <w:rFonts w:ascii="Cambria Math" w:eastAsia="Times New Roman" w:hAnsi="Cambria Math" w:cs="Cambria Math"/>
          <w:sz w:val="24"/>
          <w:szCs w:val="24"/>
        </w:rPr>
        <w:instrText>∼</w:instrText>
      </w:r>
      <w:r w:rsidR="009A0A0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8</w:t>
      </w:r>
      <w:r w:rsidR="009A0A08" w:rsidRPr="009A0A08">
        <w:rPr>
          <w:rFonts w:eastAsia="Times New Roman"/>
          <w:noProof/>
          <w:sz w:val="24"/>
          <w:szCs w:val="24"/>
        </w:rPr>
        <w:t xml:space="preserve">, </w:t>
      </w:r>
      <w:r w:rsidR="009A0A08" w:rsidRPr="009A0A08">
        <w:rPr>
          <w:rFonts w:eastAsia="Times New Roman"/>
          <w:i/>
          <w:noProof/>
          <w:sz w:val="24"/>
          <w:szCs w:val="24"/>
        </w:rPr>
        <w:t>37</w:t>
      </w:r>
      <w:r w:rsidR="009A0A08" w:rsidRPr="009A0A08">
        <w:rPr>
          <w:rFonts w:eastAsia="Times New Roman"/>
          <w:noProof/>
          <w:sz w:val="24"/>
          <w:szCs w:val="24"/>
        </w:rPr>
        <w:t>–</w:t>
      </w:r>
      <w:r w:rsidR="009A0A08" w:rsidRPr="009A0A08">
        <w:rPr>
          <w:rFonts w:eastAsia="Times New Roman"/>
          <w:i/>
          <w:noProof/>
          <w:sz w:val="24"/>
          <w:szCs w:val="24"/>
        </w:rPr>
        <w:t>39</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Pr="0087198A">
        <w:rPr>
          <w:rFonts w:eastAsia="Times New Roman"/>
          <w:sz w:val="24"/>
          <w:szCs w:val="24"/>
        </w:rPr>
        <w:t xml:space="preserve"> confirming the loss of oxygen within the chains. A second resonance associated with the Cu</w:t>
      </w:r>
      <w:r w:rsidRPr="0087198A">
        <w:rPr>
          <w:rFonts w:eastAsia="Times New Roman"/>
          <w:sz w:val="24"/>
          <w:szCs w:val="24"/>
          <w:vertAlign w:val="superscript"/>
        </w:rPr>
        <w:t>+</w:t>
      </w:r>
      <w:r w:rsidRPr="0087198A">
        <w:rPr>
          <w:rFonts w:eastAsia="Times New Roman"/>
          <w:sz w:val="24"/>
          <w:szCs w:val="24"/>
        </w:rPr>
        <w:t xml:space="preserve"> valence state emerges a</w:t>
      </w:r>
      <w:r w:rsidR="00CD569B" w:rsidRPr="0087198A">
        <w:rPr>
          <w:rFonts w:eastAsia="Times New Roman"/>
          <w:sz w:val="24"/>
          <w:szCs w:val="24"/>
        </w:rPr>
        <w:t xml:space="preserve">t 934 </w:t>
      </w:r>
      <w:r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7 nm and 20 nm</w:t>
      </w:r>
      <w:r w:rsidR="00234B2D" w:rsidRPr="0087198A">
        <w:rPr>
          <w:rFonts w:eastAsia="Times New Roman"/>
          <w:sz w:val="24"/>
          <w:szCs w:val="24"/>
        </w:rPr>
        <w:t>;</w:t>
      </w:r>
      <w:r w:rsidRPr="0087198A">
        <w:rPr>
          <w:rFonts w:eastAsia="Times New Roman"/>
          <w:sz w:val="24"/>
          <w:szCs w:val="24"/>
        </w:rPr>
        <w:t xml:space="preserve"> </w:t>
      </w:r>
      <w:r w:rsidR="00234B2D" w:rsidRPr="0087198A">
        <w:rPr>
          <w:rFonts w:eastAsia="Times New Roman"/>
          <w:sz w:val="24"/>
          <w:szCs w:val="24"/>
        </w:rPr>
        <w:t>t</w:t>
      </w:r>
      <w:r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A0A0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38</w:t>
      </w:r>
      <w:r w:rsidR="009A0A08" w:rsidRPr="009A0A08">
        <w:rPr>
          <w:rFonts w:eastAsia="Times New Roman"/>
          <w:noProof/>
          <w:sz w:val="24"/>
          <w:szCs w:val="24"/>
        </w:rPr>
        <w:t>)</w:t>
      </w:r>
      <w:r w:rsidR="007137E7" w:rsidRPr="0087198A">
        <w:rPr>
          <w:rFonts w:eastAsia="Times New Roman"/>
          <w:sz w:val="24"/>
          <w:szCs w:val="24"/>
        </w:rPr>
        <w:fldChar w:fldCharType="end"/>
      </w:r>
      <w:r w:rsidRPr="0087198A">
        <w:rPr>
          <w:rFonts w:eastAsia="Times New Roman"/>
          <w:sz w:val="24"/>
          <w:szCs w:val="24"/>
        </w:rPr>
        <w:t xml:space="preserve">. The bulk sensitivity of FY measurements </w:t>
      </w:r>
      <w:commentRangeStart w:id="15"/>
      <w:r w:rsidRPr="0087198A">
        <w:rPr>
          <w:rFonts w:eastAsia="Times New Roman"/>
          <w:sz w:val="24"/>
          <w:szCs w:val="24"/>
        </w:rPr>
        <w:t>(</w:t>
      </w:r>
      <w:r w:rsidR="00C11296" w:rsidRPr="0087198A">
        <w:rPr>
          <w:rFonts w:eastAsia="Times New Roman"/>
          <w:sz w:val="24"/>
          <w:szCs w:val="24"/>
        </w:rPr>
        <w:t>~</w:t>
      </w:r>
      <w:r w:rsidRPr="0087198A">
        <w:rPr>
          <w:rFonts w:eastAsia="Times New Roman"/>
          <w:sz w:val="24"/>
          <w:szCs w:val="24"/>
        </w:rPr>
        <w:t>70% X-ray transmission through 100 nm of YBCO at Cu-</w:t>
      </w:r>
      <w:r w:rsidRPr="0087198A">
        <w:rPr>
          <w:rFonts w:eastAsia="Times New Roman"/>
          <w:i/>
          <w:sz w:val="24"/>
          <w:szCs w:val="24"/>
        </w:rPr>
        <w:t>L</w:t>
      </w:r>
      <w:r w:rsidRPr="0087198A">
        <w:rPr>
          <w:rFonts w:eastAsia="Times New Roman"/>
          <w:sz w:val="24"/>
          <w:szCs w:val="24"/>
          <w:vertAlign w:val="subscript"/>
        </w:rPr>
        <w:t>2</w:t>
      </w:r>
      <w:r w:rsidRPr="0087198A">
        <w:rPr>
          <w:rFonts w:eastAsia="Times New Roman"/>
          <w:sz w:val="24"/>
          <w:szCs w:val="24"/>
        </w:rPr>
        <w:t xml:space="preserve"> resonance</w:t>
      </w:r>
      <w:commentRangeEnd w:id="15"/>
      <w:r w:rsidR="00D21EB9">
        <w:rPr>
          <w:rStyle w:val="CommentReference"/>
          <w:rFonts w:eastAsia="Times New Roman"/>
        </w:rPr>
        <w:commentReference w:id="15"/>
      </w:r>
      <w:r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26E258CA" w14:textId="0A654EF4" w:rsidR="005954A5" w:rsidRPr="0087198A"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lastRenderedPageBreak/>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p>
    <w:p w14:paraId="6C83721D" w14:textId="3AB237BC"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Meanwhile,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gating 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7F76B244"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16" w:name="_3dy6vkm" w:colFirst="0" w:colLast="0"/>
      <w:bookmarkEnd w:id="16"/>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r w:rsidRPr="0087198A">
        <w:rPr>
          <w:rFonts w:eastAsia="Times New Roman"/>
          <w:sz w:val="24"/>
          <w:szCs w:val="24"/>
        </w:rPr>
        <w:lastRenderedPageBreak/>
        <w:t xml:space="preserve">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ins w:id="17" w:author="Grutter, Alexander J. (Fed)" w:date="2018-10-18T16:56:00Z">
        <w:r w:rsidR="00D21EB9">
          <w:rPr>
            <w:rFonts w:eastAsia="Times New Roman"/>
            <w:sz w:val="24"/>
            <w:szCs w:val="24"/>
          </w:rPr>
          <w:t>s</w:t>
        </w:r>
      </w:ins>
      <w:r w:rsidRPr="0087198A">
        <w:rPr>
          <w:rFonts w:eastAsia="Times New Roman"/>
          <w:sz w:val="24"/>
          <w:szCs w:val="24"/>
        </w:rPr>
        <w:t xml:space="preserve"> used</w:t>
      </w:r>
      <w:ins w:id="18" w:author="Grutter, Alexander J. (Fed)" w:date="2018-10-18T16:56:00Z">
        <w:r w:rsidR="00D21EB9">
          <w:rPr>
            <w:rFonts w:eastAsia="Times New Roman"/>
            <w:sz w:val="24"/>
            <w:szCs w:val="24"/>
          </w:rPr>
          <w:t xml:space="preserve"> </w:t>
        </w:r>
        <w:commentRangeStart w:id="19"/>
        <w:r w:rsidR="00D21EB9">
          <w:rPr>
            <w:rFonts w:eastAsia="Times New Roman"/>
            <w:sz w:val="24"/>
            <w:szCs w:val="24"/>
          </w:rPr>
          <w:t>4.75</w:t>
        </w:r>
      </w:ins>
      <w:ins w:id="20" w:author="Grutter, Alexander J. (Fed)" w:date="2018-10-18T16:57:00Z">
        <w:r w:rsidR="00D21EB9">
          <w:rPr>
            <w:rFonts w:eastAsia="Times New Roman"/>
            <w:sz w:val="24"/>
            <w:szCs w:val="24"/>
          </w:rPr>
          <w:t xml:space="preserve"> Å and</w:t>
        </w:r>
      </w:ins>
      <w:r w:rsidRPr="0087198A">
        <w:rPr>
          <w:rFonts w:eastAsia="Times New Roman"/>
          <w:sz w:val="24"/>
          <w:szCs w:val="24"/>
        </w:rPr>
        <w:t xml:space="preserve"> 5 </w:t>
      </w:r>
      <w:commentRangeEnd w:id="19"/>
      <w:r w:rsidR="00D21EB9">
        <w:rPr>
          <w:rStyle w:val="CommentReference"/>
          <w:rFonts w:eastAsia="Times New Roman"/>
        </w:rPr>
        <w:commentReference w:id="19"/>
      </w:r>
      <w:r w:rsidRPr="0087198A">
        <w:rPr>
          <w:rFonts w:eastAsia="Times New Roman"/>
          <w:sz w:val="24"/>
          <w:szCs w:val="24"/>
        </w:rPr>
        <w:t>Å neutrons</w:t>
      </w:r>
      <w:ins w:id="21" w:author="Grutter, Alexander J. (Fed)" w:date="2018-10-18T16:57:00Z">
        <w:r w:rsidR="00D21EB9">
          <w:rPr>
            <w:rFonts w:eastAsia="Times New Roman"/>
            <w:sz w:val="24"/>
            <w:szCs w:val="24"/>
          </w:rPr>
          <w:t xml:space="preserve"> respectively</w:t>
        </w:r>
      </w:ins>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A0A0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40</w:t>
      </w:r>
      <w:r w:rsidR="009A0A08" w:rsidRPr="009A0A0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field of 1 mT</w:t>
      </w:r>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xml:space="preserve">. To reduce stray magnetic fields, the magnet was purged 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Resistivity was measured using a four-contact Van der Pauw geometry. The current used was 100 µA at frequency of 173 Hz</w:t>
      </w:r>
      <w:r w:rsidR="00535658" w:rsidRPr="0087198A">
        <w:rPr>
          <w:rFonts w:eastAsia="Times New Roman"/>
          <w:sz w:val="24"/>
          <w:szCs w:val="24"/>
        </w:rPr>
        <w:t>.</w:t>
      </w:r>
    </w:p>
    <w:p w14:paraId="4070E3B4" w14:textId="77777777" w:rsidR="008573F1" w:rsidRPr="0087198A" w:rsidRDefault="008573F1" w:rsidP="00AC2069">
      <w:pPr>
        <w:pStyle w:val="Paragraph"/>
        <w:spacing w:before="0"/>
        <w:ind w:firstLine="0"/>
      </w:pPr>
    </w:p>
    <w:p w14:paraId="1427CC5E" w14:textId="77777777" w:rsidR="0072244C" w:rsidRPr="0087198A" w:rsidRDefault="0072244C">
      <w:pPr>
        <w:rPr>
          <w:rFonts w:eastAsia="Times New Roman"/>
          <w:b/>
          <w:bCs/>
          <w:kern w:val="28"/>
          <w:sz w:val="24"/>
          <w:szCs w:val="24"/>
        </w:rPr>
      </w:pPr>
      <w:r w:rsidRPr="0087198A">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72948C85" w14:textId="47953B29" w:rsidR="009A0A08" w:rsidRPr="009A0A08" w:rsidRDefault="00F41019" w:rsidP="009A0A0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A0A08" w:rsidRPr="009A0A08">
        <w:rPr>
          <w:noProof/>
          <w:sz w:val="24"/>
          <w:szCs w:val="24"/>
        </w:rPr>
        <w:t xml:space="preserve">1. </w:t>
      </w:r>
      <w:r w:rsidR="009A0A08" w:rsidRPr="009A0A08">
        <w:rPr>
          <w:noProof/>
          <w:sz w:val="24"/>
          <w:szCs w:val="24"/>
        </w:rPr>
        <w:tab/>
        <w:t>R. J. Cava, B. Batlogg, K. M. Rabe, E. A. Rietman, P. K. Gallagher, L. W. Rupp, Structural anomalies at the disappearance of superconductivity in Ba</w:t>
      </w:r>
      <w:r w:rsidR="009A0A08" w:rsidRPr="009A0A08">
        <w:rPr>
          <w:noProof/>
          <w:sz w:val="24"/>
          <w:szCs w:val="24"/>
          <w:vertAlign w:val="subscript"/>
        </w:rPr>
        <w:t>2</w:t>
      </w:r>
      <w:r w:rsidR="009A0A08" w:rsidRPr="009A0A08">
        <w:rPr>
          <w:noProof/>
          <w:sz w:val="24"/>
          <w:szCs w:val="24"/>
        </w:rPr>
        <w:t>YCu</w:t>
      </w:r>
      <w:r w:rsidR="009A0A08" w:rsidRPr="009A0A08">
        <w:rPr>
          <w:noProof/>
          <w:sz w:val="24"/>
          <w:szCs w:val="24"/>
          <w:vertAlign w:val="subscript"/>
        </w:rPr>
        <w:t>3</w:t>
      </w:r>
      <w:r w:rsidR="009A0A08" w:rsidRPr="009A0A08">
        <w:rPr>
          <w:noProof/>
          <w:sz w:val="24"/>
          <w:szCs w:val="24"/>
        </w:rPr>
        <w:t>O</w:t>
      </w:r>
      <w:r w:rsidR="009A0A08" w:rsidRPr="009A0A08">
        <w:rPr>
          <w:noProof/>
          <w:sz w:val="24"/>
          <w:szCs w:val="24"/>
          <w:vertAlign w:val="subscript"/>
        </w:rPr>
        <w:t>7−δ</w:t>
      </w:r>
      <w:r w:rsidR="009A0A08" w:rsidRPr="009A0A08">
        <w:rPr>
          <w:noProof/>
          <w:sz w:val="24"/>
          <w:szCs w:val="24"/>
        </w:rPr>
        <w:t xml:space="preserve">: Evidence for charge transfer from chains to planes. </w:t>
      </w:r>
      <w:r w:rsidR="009A0A08" w:rsidRPr="009A0A08">
        <w:rPr>
          <w:i/>
          <w:iCs/>
          <w:noProof/>
          <w:sz w:val="24"/>
          <w:szCs w:val="24"/>
        </w:rPr>
        <w:t>Phys. C</w:t>
      </w:r>
      <w:r w:rsidR="009A0A08" w:rsidRPr="009A0A08">
        <w:rPr>
          <w:noProof/>
          <w:sz w:val="24"/>
          <w:szCs w:val="24"/>
        </w:rPr>
        <w:t xml:space="preserve">. </w:t>
      </w:r>
      <w:r w:rsidR="009A0A08" w:rsidRPr="009A0A08">
        <w:rPr>
          <w:b/>
          <w:bCs/>
          <w:noProof/>
          <w:sz w:val="24"/>
          <w:szCs w:val="24"/>
        </w:rPr>
        <w:t>156</w:t>
      </w:r>
      <w:r w:rsidR="009A0A08" w:rsidRPr="009A0A08">
        <w:rPr>
          <w:noProof/>
          <w:sz w:val="24"/>
          <w:szCs w:val="24"/>
        </w:rPr>
        <w:t>, 523–527 (1988).</w:t>
      </w:r>
    </w:p>
    <w:p w14:paraId="47DFB0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 </w:t>
      </w:r>
      <w:r w:rsidRPr="009A0A08">
        <w:rPr>
          <w:noProof/>
          <w:sz w:val="24"/>
          <w:szCs w:val="24"/>
        </w:rPr>
        <w:tab/>
        <w:t>S. Blanco-Canosa, A. Frano, E. Schierle, J. Porras, T. Loew, M. Minola, M. Bluschke, E. Weschke, B. Keimer, M. Le Tacon, Resonant X-ray Scattering Study of Charge Density Wave Correlations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6+x</w:t>
      </w:r>
      <w:r w:rsidRPr="009A0A08">
        <w:rPr>
          <w:noProof/>
          <w:sz w:val="24"/>
          <w:szCs w:val="24"/>
        </w:rPr>
        <w:t xml:space="preserve">. </w:t>
      </w:r>
      <w:r w:rsidRPr="009A0A08">
        <w:rPr>
          <w:i/>
          <w:iCs/>
          <w:noProof/>
          <w:sz w:val="24"/>
          <w:szCs w:val="24"/>
        </w:rPr>
        <w:t>Phys. Rev. B</w:t>
      </w:r>
      <w:r w:rsidRPr="009A0A08">
        <w:rPr>
          <w:noProof/>
          <w:sz w:val="24"/>
          <w:szCs w:val="24"/>
        </w:rPr>
        <w:t xml:space="preserve">. </w:t>
      </w:r>
      <w:r w:rsidRPr="009A0A08">
        <w:rPr>
          <w:b/>
          <w:bCs/>
          <w:noProof/>
          <w:sz w:val="24"/>
          <w:szCs w:val="24"/>
        </w:rPr>
        <w:t>90</w:t>
      </w:r>
      <w:r w:rsidRPr="009A0A08">
        <w:rPr>
          <w:noProof/>
          <w:sz w:val="24"/>
          <w:szCs w:val="24"/>
        </w:rPr>
        <w:t>, 054513 (2014).</w:t>
      </w:r>
    </w:p>
    <w:p w14:paraId="6B7DEF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 </w:t>
      </w:r>
      <w:r w:rsidRPr="009A0A08">
        <w:rPr>
          <w:noProof/>
          <w:sz w:val="24"/>
          <w:szCs w:val="24"/>
        </w:rPr>
        <w:tab/>
        <w:t>M. R. Presland, J. L. Tallon, R. G. Buckley, R. S. Liu, N. E. Flower, General trends in oxygen stoichiometry effects on T</w:t>
      </w:r>
      <w:r w:rsidRPr="009A0A08">
        <w:rPr>
          <w:noProof/>
          <w:sz w:val="24"/>
          <w:szCs w:val="24"/>
          <w:vertAlign w:val="subscript"/>
        </w:rPr>
        <w:t>c</w:t>
      </w:r>
      <w:r w:rsidRPr="009A0A08">
        <w:rPr>
          <w:noProof/>
          <w:sz w:val="24"/>
          <w:szCs w:val="24"/>
        </w:rPr>
        <w:t xml:space="preserve"> in Bi and Tl superconductors. </w:t>
      </w:r>
      <w:r w:rsidRPr="009A0A08">
        <w:rPr>
          <w:i/>
          <w:iCs/>
          <w:noProof/>
          <w:sz w:val="24"/>
          <w:szCs w:val="24"/>
        </w:rPr>
        <w:t>Phys. C</w:t>
      </w:r>
      <w:r w:rsidRPr="009A0A08">
        <w:rPr>
          <w:noProof/>
          <w:sz w:val="24"/>
          <w:szCs w:val="24"/>
        </w:rPr>
        <w:t xml:space="preserve">. </w:t>
      </w:r>
      <w:r w:rsidRPr="009A0A08">
        <w:rPr>
          <w:b/>
          <w:bCs/>
          <w:noProof/>
          <w:sz w:val="24"/>
          <w:szCs w:val="24"/>
        </w:rPr>
        <w:t>176</w:t>
      </w:r>
      <w:r w:rsidRPr="009A0A08">
        <w:rPr>
          <w:noProof/>
          <w:sz w:val="24"/>
          <w:szCs w:val="24"/>
        </w:rPr>
        <w:t>, 95–105 (1991).</w:t>
      </w:r>
    </w:p>
    <w:p w14:paraId="5951243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4. </w:t>
      </w:r>
      <w:r w:rsidRPr="009A0A08">
        <w:rPr>
          <w:noProof/>
          <w:sz w:val="24"/>
          <w:szCs w:val="24"/>
        </w:rPr>
        <w:tab/>
        <w:t xml:space="preserve">P. A. Lee, N. Nagaosa, X.-G. Wen, Doping a Mott insulator: Physics of high-temperature superconductivity. </w:t>
      </w:r>
      <w:r w:rsidRPr="009A0A08">
        <w:rPr>
          <w:i/>
          <w:iCs/>
          <w:noProof/>
          <w:sz w:val="24"/>
          <w:szCs w:val="24"/>
        </w:rPr>
        <w:t>Rev. Mod. Phys.</w:t>
      </w:r>
      <w:r w:rsidRPr="009A0A08">
        <w:rPr>
          <w:noProof/>
          <w:sz w:val="24"/>
          <w:szCs w:val="24"/>
        </w:rPr>
        <w:t xml:space="preserve"> </w:t>
      </w:r>
      <w:r w:rsidRPr="009A0A08">
        <w:rPr>
          <w:b/>
          <w:bCs/>
          <w:noProof/>
          <w:sz w:val="24"/>
          <w:szCs w:val="24"/>
        </w:rPr>
        <w:t>78</w:t>
      </w:r>
      <w:r w:rsidRPr="009A0A08">
        <w:rPr>
          <w:noProof/>
          <w:sz w:val="24"/>
          <w:szCs w:val="24"/>
        </w:rPr>
        <w:t>, 17–85 (2006).</w:t>
      </w:r>
    </w:p>
    <w:p w14:paraId="18E6955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5. </w:t>
      </w:r>
      <w:r w:rsidRPr="009A0A08">
        <w:rPr>
          <w:noProof/>
          <w:sz w:val="24"/>
          <w:szCs w:val="24"/>
        </w:rPr>
        <w:tab/>
        <w:t>W. A. Groen, D. M. de Leeuw, G. P. J. Geelen, Hole concentration and T</w:t>
      </w:r>
      <w:r w:rsidRPr="009A0A08">
        <w:rPr>
          <w:noProof/>
          <w:sz w:val="24"/>
          <w:szCs w:val="24"/>
          <w:vertAlign w:val="subscript"/>
        </w:rPr>
        <w:t>c</w:t>
      </w:r>
      <w:r w:rsidRPr="009A0A08">
        <w:rPr>
          <w:noProof/>
          <w:sz w:val="24"/>
          <w:szCs w:val="24"/>
        </w:rPr>
        <w:t xml:space="preserve"> in Bi</w:t>
      </w:r>
      <w:r w:rsidRPr="009A0A08">
        <w:rPr>
          <w:noProof/>
          <w:sz w:val="24"/>
          <w:szCs w:val="24"/>
          <w:vertAlign w:val="subscript"/>
        </w:rPr>
        <w:t>2</w:t>
      </w:r>
      <w:r w:rsidRPr="009A0A08">
        <w:rPr>
          <w:noProof/>
          <w:sz w:val="24"/>
          <w:szCs w:val="24"/>
        </w:rPr>
        <w:t>Sr</w:t>
      </w:r>
      <w:r w:rsidRPr="009A0A08">
        <w:rPr>
          <w:noProof/>
          <w:sz w:val="24"/>
          <w:szCs w:val="24"/>
          <w:vertAlign w:val="subscript"/>
        </w:rPr>
        <w:t>2</w:t>
      </w:r>
      <w:r w:rsidRPr="009A0A08">
        <w:rPr>
          <w:noProof/>
          <w:sz w:val="24"/>
          <w:szCs w:val="24"/>
        </w:rPr>
        <w:t>CuO</w:t>
      </w:r>
      <w:r w:rsidRPr="009A0A08">
        <w:rPr>
          <w:noProof/>
          <w:sz w:val="24"/>
          <w:szCs w:val="24"/>
          <w:vertAlign w:val="subscript"/>
        </w:rPr>
        <w:t>6+δ</w:t>
      </w:r>
      <w:r w:rsidRPr="009A0A08">
        <w:rPr>
          <w:noProof/>
          <w:sz w:val="24"/>
          <w:szCs w:val="24"/>
        </w:rPr>
        <w:t xml:space="preserve">. </w:t>
      </w:r>
      <w:r w:rsidRPr="009A0A08">
        <w:rPr>
          <w:i/>
          <w:iCs/>
          <w:noProof/>
          <w:sz w:val="24"/>
          <w:szCs w:val="24"/>
        </w:rPr>
        <w:t>Phys. C</w:t>
      </w:r>
      <w:r w:rsidRPr="009A0A08">
        <w:rPr>
          <w:noProof/>
          <w:sz w:val="24"/>
          <w:szCs w:val="24"/>
        </w:rPr>
        <w:t xml:space="preserve">. </w:t>
      </w:r>
      <w:r w:rsidRPr="009A0A08">
        <w:rPr>
          <w:b/>
          <w:bCs/>
          <w:noProof/>
          <w:sz w:val="24"/>
          <w:szCs w:val="24"/>
        </w:rPr>
        <w:t>165</w:t>
      </w:r>
      <w:r w:rsidRPr="009A0A08">
        <w:rPr>
          <w:noProof/>
          <w:sz w:val="24"/>
          <w:szCs w:val="24"/>
        </w:rPr>
        <w:t>, 305–307 (1990).</w:t>
      </w:r>
    </w:p>
    <w:p w14:paraId="60FCECA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6. </w:t>
      </w:r>
      <w:r w:rsidRPr="009A0A08">
        <w:rPr>
          <w:noProof/>
          <w:sz w:val="24"/>
          <w:szCs w:val="24"/>
        </w:rPr>
        <w:tab/>
        <w:t>R. G. Humphreys, J. S. Satchell, N. G. Chew, J. A. Edwards, S. W. Goodyear, S. E. Blenkinsop, O. D. Dosser, A. G. Cullis, Physical vapour deposition techniques for the growth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thin films.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38–52 (1990).</w:t>
      </w:r>
    </w:p>
    <w:p w14:paraId="620F6A4E"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7. </w:t>
      </w:r>
      <w:r w:rsidRPr="009A0A0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w:t>
      </w:r>
      <w:r w:rsidRPr="009A0A08">
        <w:rPr>
          <w:i/>
          <w:iCs/>
          <w:noProof/>
          <w:sz w:val="24"/>
          <w:szCs w:val="24"/>
        </w:rPr>
        <w:t>Proc. Natl. Acad. Sci.</w:t>
      </w:r>
      <w:r w:rsidRPr="009A0A08">
        <w:rPr>
          <w:noProof/>
          <w:sz w:val="24"/>
          <w:szCs w:val="24"/>
        </w:rPr>
        <w:t xml:space="preserve"> </w:t>
      </w:r>
      <w:r w:rsidRPr="009A0A08">
        <w:rPr>
          <w:b/>
          <w:bCs/>
          <w:noProof/>
          <w:sz w:val="24"/>
          <w:szCs w:val="24"/>
        </w:rPr>
        <w:t>114</w:t>
      </w:r>
      <w:r w:rsidRPr="009A0A08">
        <w:rPr>
          <w:noProof/>
          <w:sz w:val="24"/>
          <w:szCs w:val="24"/>
        </w:rPr>
        <w:t>, 215–220 (2017).</w:t>
      </w:r>
    </w:p>
    <w:p w14:paraId="046E0F8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8. </w:t>
      </w:r>
      <w:r w:rsidRPr="009A0A08">
        <w:rPr>
          <w:noProof/>
          <w:sz w:val="24"/>
          <w:szCs w:val="24"/>
        </w:rPr>
        <w:tab/>
        <w:t>L. Zhang, S. Zeng, X. Yin, T. C. Asmara, P. Yang, K. Han, Y. Cao, W. Zhou, D. Wan, C. S. Tang, A. Rusydi, Ariando, T. Venkatesan, The Mechanism of Electrolyte Gating on High-T</w:t>
      </w:r>
      <w:r w:rsidRPr="009A0A08">
        <w:rPr>
          <w:noProof/>
          <w:sz w:val="24"/>
          <w:szCs w:val="24"/>
          <w:vertAlign w:val="subscript"/>
        </w:rPr>
        <w:t>c</w:t>
      </w:r>
      <w:r w:rsidRPr="009A0A08">
        <w:rPr>
          <w:noProof/>
          <w:sz w:val="24"/>
          <w:szCs w:val="24"/>
        </w:rPr>
        <w:t xml:space="preserve"> Cuprates: The Role of Oxygen Migration and Electrostatics. </w:t>
      </w:r>
      <w:r w:rsidRPr="009A0A08">
        <w:rPr>
          <w:i/>
          <w:iCs/>
          <w:noProof/>
          <w:sz w:val="24"/>
          <w:szCs w:val="24"/>
        </w:rPr>
        <w:t>ACS Nano</w:t>
      </w:r>
      <w:r w:rsidRPr="009A0A08">
        <w:rPr>
          <w:noProof/>
          <w:sz w:val="24"/>
          <w:szCs w:val="24"/>
        </w:rPr>
        <w:t xml:space="preserve">. </w:t>
      </w:r>
      <w:r w:rsidRPr="009A0A08">
        <w:rPr>
          <w:b/>
          <w:bCs/>
          <w:noProof/>
          <w:sz w:val="24"/>
          <w:szCs w:val="24"/>
        </w:rPr>
        <w:t>11</w:t>
      </w:r>
      <w:r w:rsidRPr="009A0A08">
        <w:rPr>
          <w:noProof/>
          <w:sz w:val="24"/>
          <w:szCs w:val="24"/>
        </w:rPr>
        <w:t>, 9950–9956 (2017).</w:t>
      </w:r>
    </w:p>
    <w:p w14:paraId="0D57463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9. </w:t>
      </w:r>
      <w:r w:rsidRPr="009A0A0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A0A08">
        <w:rPr>
          <w:i/>
          <w:iCs/>
          <w:noProof/>
          <w:sz w:val="24"/>
          <w:szCs w:val="24"/>
        </w:rPr>
        <w:t>Appl. Phys. Lett.</w:t>
      </w:r>
      <w:r w:rsidRPr="009A0A08">
        <w:rPr>
          <w:noProof/>
          <w:sz w:val="24"/>
          <w:szCs w:val="24"/>
        </w:rPr>
        <w:t xml:space="preserve"> </w:t>
      </w:r>
      <w:r w:rsidRPr="009A0A08">
        <w:rPr>
          <w:b/>
          <w:bCs/>
          <w:noProof/>
          <w:sz w:val="24"/>
          <w:szCs w:val="24"/>
        </w:rPr>
        <w:t>192408</w:t>
      </w:r>
      <w:r w:rsidRPr="009A0A08">
        <w:rPr>
          <w:noProof/>
          <w:sz w:val="24"/>
          <w:szCs w:val="24"/>
        </w:rPr>
        <w:t>, 10–14 (2012).</w:t>
      </w:r>
    </w:p>
    <w:p w14:paraId="682CF24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10. </w:t>
      </w:r>
      <w:r w:rsidRPr="009A0A08">
        <w:rPr>
          <w:noProof/>
          <w:sz w:val="24"/>
          <w:szCs w:val="24"/>
        </w:rPr>
        <w:tab/>
        <w:t xml:space="preserve">U. Bauer, S. Emori, G. S. D. Beach, Voltage-controlled domain wall traps in ferromagnetic nanowires. </w:t>
      </w:r>
      <w:r w:rsidRPr="009A0A08">
        <w:rPr>
          <w:i/>
          <w:iCs/>
          <w:noProof/>
          <w:sz w:val="24"/>
          <w:szCs w:val="24"/>
        </w:rPr>
        <w:t>Nat. Nanotechnol.</w:t>
      </w:r>
      <w:r w:rsidRPr="009A0A08">
        <w:rPr>
          <w:noProof/>
          <w:sz w:val="24"/>
          <w:szCs w:val="24"/>
        </w:rPr>
        <w:t xml:space="preserve"> </w:t>
      </w:r>
      <w:r w:rsidRPr="009A0A08">
        <w:rPr>
          <w:b/>
          <w:bCs/>
          <w:noProof/>
          <w:sz w:val="24"/>
          <w:szCs w:val="24"/>
        </w:rPr>
        <w:t>8</w:t>
      </w:r>
      <w:r w:rsidRPr="009A0A08">
        <w:rPr>
          <w:noProof/>
          <w:sz w:val="24"/>
          <w:szCs w:val="24"/>
        </w:rPr>
        <w:t>, 411–416 (2013).</w:t>
      </w:r>
    </w:p>
    <w:p w14:paraId="1F57B99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11. </w:t>
      </w:r>
      <w:r w:rsidRPr="009A0A08">
        <w:rPr>
          <w:noProof/>
          <w:sz w:val="24"/>
          <w:szCs w:val="24"/>
        </w:rPr>
        <w:tab/>
        <w:t xml:space="preserve">C. Bi, Y. Liu, T. Newhouse-Illige, M. Xu, M. Rosales, J. W. Freeland, O. Mryasov, S. Zhang, S. G. E. Te Velthuis, W. G. Wang, Reversible control of Co magnetism by voltage-induced oxidation. </w:t>
      </w:r>
      <w:r w:rsidRPr="009A0A08">
        <w:rPr>
          <w:i/>
          <w:iCs/>
          <w:noProof/>
          <w:sz w:val="24"/>
          <w:szCs w:val="24"/>
        </w:rPr>
        <w:t>Phys. Rev. Lett.</w:t>
      </w:r>
      <w:r w:rsidRPr="009A0A08">
        <w:rPr>
          <w:noProof/>
          <w:sz w:val="24"/>
          <w:szCs w:val="24"/>
        </w:rPr>
        <w:t xml:space="preserve"> </w:t>
      </w:r>
      <w:r w:rsidRPr="009A0A08">
        <w:rPr>
          <w:b/>
          <w:bCs/>
          <w:noProof/>
          <w:sz w:val="24"/>
          <w:szCs w:val="24"/>
        </w:rPr>
        <w:t>113</w:t>
      </w:r>
      <w:r w:rsidRPr="009A0A08">
        <w:rPr>
          <w:noProof/>
          <w:sz w:val="24"/>
          <w:szCs w:val="24"/>
        </w:rPr>
        <w:t>, 267202 (2014).</w:t>
      </w:r>
    </w:p>
    <w:p w14:paraId="0378360C"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12. </w:t>
      </w:r>
      <w:r w:rsidRPr="009A0A08">
        <w:rPr>
          <w:noProof/>
          <w:sz w:val="24"/>
          <w:szCs w:val="24"/>
        </w:rPr>
        <w:tab/>
        <w:t xml:space="preserve">U. Bauer, L. Yao, A. J. Tan, P. Agrawal, S. Emori, H. L. Tuller, S. Van Dijken, G. S. D. D. Beach, Magneto-ionic control of interfacial magnetism. </w:t>
      </w:r>
      <w:r w:rsidRPr="009A0A08">
        <w:rPr>
          <w:i/>
          <w:iCs/>
          <w:noProof/>
          <w:sz w:val="24"/>
          <w:szCs w:val="24"/>
        </w:rPr>
        <w:t>Nat. Mater.</w:t>
      </w:r>
      <w:r w:rsidRPr="009A0A08">
        <w:rPr>
          <w:noProof/>
          <w:sz w:val="24"/>
          <w:szCs w:val="24"/>
        </w:rPr>
        <w:t xml:space="preserve"> </w:t>
      </w:r>
      <w:r w:rsidRPr="009A0A08">
        <w:rPr>
          <w:b/>
          <w:bCs/>
          <w:noProof/>
          <w:sz w:val="24"/>
          <w:szCs w:val="24"/>
        </w:rPr>
        <w:t>14</w:t>
      </w:r>
      <w:r w:rsidRPr="009A0A08">
        <w:rPr>
          <w:noProof/>
          <w:sz w:val="24"/>
          <w:szCs w:val="24"/>
        </w:rPr>
        <w:t>, 174–181 (2015).</w:t>
      </w:r>
    </w:p>
    <w:p w14:paraId="35BE09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13. </w:t>
      </w:r>
      <w:r w:rsidRPr="009A0A08">
        <w:rPr>
          <w:noProof/>
          <w:sz w:val="24"/>
          <w:szCs w:val="24"/>
        </w:rPr>
        <w:tab/>
        <w:t>A. J. Grutter, D. A. Gilbert, U. S. Alaan, E. Arenholz, B. B. Maranville, J. A. Borchers, Y. Suzuki, K. Liu, B. J. Kirby, Reversible control of magnetism in La</w:t>
      </w:r>
      <w:r w:rsidRPr="009A0A08">
        <w:rPr>
          <w:noProof/>
          <w:sz w:val="24"/>
          <w:szCs w:val="24"/>
          <w:vertAlign w:val="subscript"/>
        </w:rPr>
        <w:t>0.67</w:t>
      </w:r>
      <w:r w:rsidRPr="009A0A08">
        <w:rPr>
          <w:noProof/>
          <w:sz w:val="24"/>
          <w:szCs w:val="24"/>
        </w:rPr>
        <w:t>Sr</w:t>
      </w:r>
      <w:r w:rsidRPr="009A0A08">
        <w:rPr>
          <w:noProof/>
          <w:sz w:val="24"/>
          <w:szCs w:val="24"/>
          <w:vertAlign w:val="subscript"/>
        </w:rPr>
        <w:t>0.33</w:t>
      </w:r>
      <w:r w:rsidRPr="009A0A08">
        <w:rPr>
          <w:noProof/>
          <w:sz w:val="24"/>
          <w:szCs w:val="24"/>
        </w:rPr>
        <w:t>MnO</w:t>
      </w:r>
      <w:r w:rsidRPr="009A0A08">
        <w:rPr>
          <w:noProof/>
          <w:sz w:val="24"/>
          <w:szCs w:val="24"/>
          <w:vertAlign w:val="subscript"/>
        </w:rPr>
        <w:t>3</w:t>
      </w:r>
      <w:r w:rsidRPr="009A0A08">
        <w:rPr>
          <w:noProof/>
          <w:sz w:val="24"/>
          <w:szCs w:val="24"/>
        </w:rPr>
        <w:t xml:space="preserve"> through chemically-induced oxygen migration. </w:t>
      </w:r>
      <w:r w:rsidRPr="009A0A08">
        <w:rPr>
          <w:i/>
          <w:iCs/>
          <w:noProof/>
          <w:sz w:val="24"/>
          <w:szCs w:val="24"/>
        </w:rPr>
        <w:t>Appl. Phys. Lett.</w:t>
      </w:r>
      <w:r w:rsidRPr="009A0A08">
        <w:rPr>
          <w:noProof/>
          <w:sz w:val="24"/>
          <w:szCs w:val="24"/>
        </w:rPr>
        <w:t xml:space="preserve"> </w:t>
      </w:r>
      <w:r w:rsidRPr="009A0A08">
        <w:rPr>
          <w:b/>
          <w:bCs/>
          <w:noProof/>
          <w:sz w:val="24"/>
          <w:szCs w:val="24"/>
        </w:rPr>
        <w:t>108</w:t>
      </w:r>
      <w:r w:rsidRPr="009A0A08">
        <w:rPr>
          <w:noProof/>
          <w:sz w:val="24"/>
          <w:szCs w:val="24"/>
        </w:rPr>
        <w:t>, 082405 (2016).</w:t>
      </w:r>
    </w:p>
    <w:p w14:paraId="567D8F97"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14. </w:t>
      </w:r>
      <w:r w:rsidRPr="009A0A08">
        <w:rPr>
          <w:noProof/>
          <w:sz w:val="24"/>
          <w:szCs w:val="24"/>
        </w:rPr>
        <w:tab/>
        <w:t xml:space="preserve">D. A. Gilbert, J. Olamit, R. K. Dumas, B. J. Kirby, A. J. Grutter, B. B. Maranville, E. Arenholz, J. A. Borchers, K. Liu, Controllable positive exchange bias via redox-driven oxygen migration.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11050 (2016).</w:t>
      </w:r>
    </w:p>
    <w:p w14:paraId="29FA75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15. </w:t>
      </w:r>
      <w:r w:rsidRPr="009A0A08">
        <w:rPr>
          <w:noProof/>
          <w:sz w:val="24"/>
          <w:szCs w:val="24"/>
        </w:rPr>
        <w:tab/>
        <w:t xml:space="preserve">D. A. Gilbert, A. J. Grutter, E. Arenholz, K. Liu, B. J. Kirby, J. A. Borchers, B. B. Maranville, Structural and magnetic depth profiles of magneto-ionic heterostructures beyond the interface limit. </w:t>
      </w:r>
      <w:r w:rsidRPr="009A0A08">
        <w:rPr>
          <w:i/>
          <w:iCs/>
          <w:noProof/>
          <w:sz w:val="24"/>
          <w:szCs w:val="24"/>
        </w:rPr>
        <w:t>Nat. Commun.</w:t>
      </w:r>
      <w:r w:rsidRPr="009A0A08">
        <w:rPr>
          <w:noProof/>
          <w:sz w:val="24"/>
          <w:szCs w:val="24"/>
        </w:rPr>
        <w:t xml:space="preserve"> </w:t>
      </w:r>
      <w:r w:rsidRPr="009A0A08">
        <w:rPr>
          <w:b/>
          <w:bCs/>
          <w:noProof/>
          <w:sz w:val="24"/>
          <w:szCs w:val="24"/>
        </w:rPr>
        <w:t>7</w:t>
      </w:r>
      <w:r w:rsidRPr="009A0A08">
        <w:rPr>
          <w:noProof/>
          <w:sz w:val="24"/>
          <w:szCs w:val="24"/>
        </w:rPr>
        <w:t>, 12264 (2016).</w:t>
      </w:r>
    </w:p>
    <w:p w14:paraId="087FC9A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16. </w:t>
      </w:r>
      <w:r w:rsidRPr="009A0A0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A0A08">
        <w:rPr>
          <w:i/>
          <w:iCs/>
          <w:noProof/>
          <w:sz w:val="24"/>
          <w:szCs w:val="24"/>
        </w:rPr>
        <w:t>Phys. Rev. Mater.</w:t>
      </w:r>
      <w:r w:rsidRPr="009A0A08">
        <w:rPr>
          <w:noProof/>
          <w:sz w:val="24"/>
          <w:szCs w:val="24"/>
        </w:rPr>
        <w:t xml:space="preserve"> </w:t>
      </w:r>
      <w:r w:rsidRPr="009A0A08">
        <w:rPr>
          <w:b/>
          <w:bCs/>
          <w:noProof/>
          <w:sz w:val="24"/>
          <w:szCs w:val="24"/>
        </w:rPr>
        <w:t>2</w:t>
      </w:r>
      <w:r w:rsidRPr="009A0A08">
        <w:rPr>
          <w:noProof/>
          <w:sz w:val="24"/>
          <w:szCs w:val="24"/>
        </w:rPr>
        <w:t>, 104402 (2018).</w:t>
      </w:r>
    </w:p>
    <w:p w14:paraId="2966F00B"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17. </w:t>
      </w:r>
      <w:r w:rsidRPr="009A0A08">
        <w:rPr>
          <w:noProof/>
          <w:sz w:val="24"/>
          <w:szCs w:val="24"/>
        </w:rPr>
        <w:tab/>
        <w:t xml:space="preserve">G. J. Shen, C. C. Lam, J. C. L. Chow, S. T. Tang, Twin formation due to irradiation of </w:t>
      </w:r>
      <w:r w:rsidRPr="009A0A08">
        <w:rPr>
          <w:noProof/>
          <w:sz w:val="24"/>
          <w:szCs w:val="24"/>
        </w:rPr>
        <w:lastRenderedPageBreak/>
        <w:t xml:space="preserve">energetic electron beam in high-temperature superconductors of In- and Sb-doped YBCO. </w:t>
      </w:r>
      <w:r w:rsidRPr="009A0A08">
        <w:rPr>
          <w:i/>
          <w:iCs/>
          <w:noProof/>
          <w:sz w:val="24"/>
          <w:szCs w:val="24"/>
        </w:rPr>
        <w:t>Phys. C</w:t>
      </w:r>
      <w:r w:rsidRPr="009A0A08">
        <w:rPr>
          <w:noProof/>
          <w:sz w:val="24"/>
          <w:szCs w:val="24"/>
        </w:rPr>
        <w:t xml:space="preserve">. </w:t>
      </w:r>
      <w:r w:rsidRPr="009A0A08">
        <w:rPr>
          <w:b/>
          <w:bCs/>
          <w:noProof/>
          <w:sz w:val="24"/>
          <w:szCs w:val="24"/>
        </w:rPr>
        <w:t>214</w:t>
      </w:r>
      <w:r w:rsidRPr="009A0A08">
        <w:rPr>
          <w:noProof/>
          <w:sz w:val="24"/>
          <w:szCs w:val="24"/>
        </w:rPr>
        <w:t>, 426–434 (1993).</w:t>
      </w:r>
    </w:p>
    <w:p w14:paraId="6D13A591"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18. </w:t>
      </w:r>
      <w:r w:rsidRPr="009A0A08">
        <w:rPr>
          <w:noProof/>
          <w:sz w:val="24"/>
          <w:szCs w:val="24"/>
        </w:rPr>
        <w:tab/>
        <w:t>J. H. Müller, W. Mertin, R. Gruehn, Oxygen mobility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7-x</w:t>
      </w:r>
      <w:r w:rsidRPr="009A0A08">
        <w:rPr>
          <w:noProof/>
          <w:sz w:val="24"/>
          <w:szCs w:val="24"/>
        </w:rPr>
        <w:t xml:space="preserve">: A TEM and HRTEM investigation. </w:t>
      </w:r>
      <w:r w:rsidRPr="009A0A08">
        <w:rPr>
          <w:i/>
          <w:iCs/>
          <w:noProof/>
          <w:sz w:val="24"/>
          <w:szCs w:val="24"/>
        </w:rPr>
        <w:t>Supercond. Sci. Technol.</w:t>
      </w:r>
      <w:r w:rsidRPr="009A0A08">
        <w:rPr>
          <w:noProof/>
          <w:sz w:val="24"/>
          <w:szCs w:val="24"/>
        </w:rPr>
        <w:t xml:space="preserve"> </w:t>
      </w:r>
      <w:r w:rsidRPr="009A0A08">
        <w:rPr>
          <w:b/>
          <w:bCs/>
          <w:noProof/>
          <w:sz w:val="24"/>
          <w:szCs w:val="24"/>
        </w:rPr>
        <w:t>3</w:t>
      </w:r>
      <w:r w:rsidRPr="009A0A08">
        <w:rPr>
          <w:noProof/>
          <w:sz w:val="24"/>
          <w:szCs w:val="24"/>
        </w:rPr>
        <w:t>, 273–281 (1990).</w:t>
      </w:r>
    </w:p>
    <w:p w14:paraId="25C3A82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19. </w:t>
      </w:r>
      <w:r w:rsidRPr="009A0A08">
        <w:rPr>
          <w:noProof/>
          <w:sz w:val="24"/>
          <w:szCs w:val="24"/>
        </w:rPr>
        <w:tab/>
        <w:t xml:space="preserve">M. Lorenz, H. Hochmuth, D. Matusch, M. Kusunoki, V. L. Svetchnikov, V. Riede, I. Stanca, G. Kastner, D. Hesse, High-quality Y-Ba-Cu-O thin films by PLD-ready for market applications. </w:t>
      </w:r>
      <w:r w:rsidRPr="009A0A08">
        <w:rPr>
          <w:i/>
          <w:iCs/>
          <w:noProof/>
          <w:sz w:val="24"/>
          <w:szCs w:val="24"/>
        </w:rPr>
        <w:t>IEEE Trans. Appiled Supercond.</w:t>
      </w:r>
      <w:r w:rsidRPr="009A0A08">
        <w:rPr>
          <w:noProof/>
          <w:sz w:val="24"/>
          <w:szCs w:val="24"/>
        </w:rPr>
        <w:t xml:space="preserve"> </w:t>
      </w:r>
      <w:r w:rsidRPr="009A0A08">
        <w:rPr>
          <w:b/>
          <w:bCs/>
          <w:noProof/>
          <w:sz w:val="24"/>
          <w:szCs w:val="24"/>
        </w:rPr>
        <w:t>11</w:t>
      </w:r>
      <w:r w:rsidRPr="009A0A08">
        <w:rPr>
          <w:noProof/>
          <w:sz w:val="24"/>
          <w:szCs w:val="24"/>
        </w:rPr>
        <w:t>, 3209–3212 (2001).</w:t>
      </w:r>
    </w:p>
    <w:p w14:paraId="5E15EEF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20. </w:t>
      </w:r>
      <w:r w:rsidRPr="009A0A08">
        <w:rPr>
          <w:noProof/>
          <w:sz w:val="24"/>
          <w:szCs w:val="24"/>
        </w:rPr>
        <w:tab/>
        <w:t xml:space="preserve">J. M. Phillips, Substrate selection for high-temperature superconducting thin films. </w:t>
      </w:r>
      <w:r w:rsidRPr="009A0A08">
        <w:rPr>
          <w:i/>
          <w:iCs/>
          <w:noProof/>
          <w:sz w:val="24"/>
          <w:szCs w:val="24"/>
        </w:rPr>
        <w:t>J. Appl. Phys.</w:t>
      </w:r>
      <w:r w:rsidRPr="009A0A08">
        <w:rPr>
          <w:noProof/>
          <w:sz w:val="24"/>
          <w:szCs w:val="24"/>
        </w:rPr>
        <w:t xml:space="preserve"> </w:t>
      </w:r>
      <w:r w:rsidRPr="009A0A08">
        <w:rPr>
          <w:b/>
          <w:bCs/>
          <w:noProof/>
          <w:sz w:val="24"/>
          <w:szCs w:val="24"/>
        </w:rPr>
        <w:t>79</w:t>
      </w:r>
      <w:r w:rsidRPr="009A0A08">
        <w:rPr>
          <w:noProof/>
          <w:sz w:val="24"/>
          <w:szCs w:val="24"/>
        </w:rPr>
        <w:t>, 1829–1848 (1996).</w:t>
      </w:r>
    </w:p>
    <w:p w14:paraId="0A7CCEE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21. </w:t>
      </w:r>
      <w:r w:rsidRPr="009A0A08">
        <w:rPr>
          <w:noProof/>
          <w:sz w:val="24"/>
          <w:szCs w:val="24"/>
        </w:rPr>
        <w:tab/>
        <w:t>J. D. Budai, R. Feenstra, L. A. Boatner, X-ray study of in-plane epitaxy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thin films.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12355–12358 (1989).</w:t>
      </w:r>
    </w:p>
    <w:p w14:paraId="71191EB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22. </w:t>
      </w:r>
      <w:r w:rsidRPr="009A0A08">
        <w:rPr>
          <w:noProof/>
          <w:sz w:val="24"/>
          <w:szCs w:val="24"/>
        </w:rPr>
        <w:tab/>
        <w:t>H. Y. Zhai, W. K. Chu, Effect of interfacial strain on critical temperature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76</w:t>
      </w:r>
      <w:r w:rsidRPr="009A0A08">
        <w:rPr>
          <w:noProof/>
          <w:sz w:val="24"/>
          <w:szCs w:val="24"/>
        </w:rPr>
        <w:t>, 3469–3471 (2000).</w:t>
      </w:r>
    </w:p>
    <w:p w14:paraId="6BBD682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23. </w:t>
      </w:r>
      <w:r w:rsidRPr="009A0A08">
        <w:rPr>
          <w:noProof/>
          <w:sz w:val="24"/>
          <w:szCs w:val="24"/>
        </w:rPr>
        <w:tab/>
        <w:t>G. Calestani, C. Rizzoli, Crystal structure of the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superconductor by single-crystal X-ray diffraction. </w:t>
      </w:r>
      <w:r w:rsidRPr="009A0A08">
        <w:rPr>
          <w:i/>
          <w:iCs/>
          <w:noProof/>
          <w:sz w:val="24"/>
          <w:szCs w:val="24"/>
        </w:rPr>
        <w:t>Nature</w:t>
      </w:r>
      <w:r w:rsidRPr="009A0A08">
        <w:rPr>
          <w:noProof/>
          <w:sz w:val="24"/>
          <w:szCs w:val="24"/>
        </w:rPr>
        <w:t xml:space="preserve">. </w:t>
      </w:r>
      <w:r w:rsidRPr="009A0A08">
        <w:rPr>
          <w:b/>
          <w:bCs/>
          <w:noProof/>
          <w:sz w:val="24"/>
          <w:szCs w:val="24"/>
        </w:rPr>
        <w:t>328</w:t>
      </w:r>
      <w:r w:rsidRPr="009A0A08">
        <w:rPr>
          <w:noProof/>
          <w:sz w:val="24"/>
          <w:szCs w:val="24"/>
        </w:rPr>
        <w:t>, 606–607 (1987).</w:t>
      </w:r>
    </w:p>
    <w:p w14:paraId="5C511680"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24. </w:t>
      </w:r>
      <w:r w:rsidRPr="009A0A08">
        <w:rPr>
          <w:noProof/>
          <w:sz w:val="24"/>
          <w:szCs w:val="24"/>
        </w:rPr>
        <w:tab/>
        <w:t>W. J. Lin, P. D. Hatton, F. Baudenbacher, J. Santiso, Observation of small interfacial strains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sub-micron-thick films grown on SrTiO</w:t>
      </w:r>
      <w:r w:rsidRPr="009A0A08">
        <w:rPr>
          <w:noProof/>
          <w:sz w:val="24"/>
          <w:szCs w:val="24"/>
          <w:vertAlign w:val="subscript"/>
        </w:rPr>
        <w:t>3</w:t>
      </w:r>
      <w:r w:rsidRPr="009A0A08">
        <w:rPr>
          <w:noProof/>
          <w:sz w:val="24"/>
          <w:szCs w:val="24"/>
        </w:rPr>
        <w:t xml:space="preserve"> substrates. </w:t>
      </w:r>
      <w:r w:rsidRPr="009A0A08">
        <w:rPr>
          <w:i/>
          <w:iCs/>
          <w:noProof/>
          <w:sz w:val="24"/>
          <w:szCs w:val="24"/>
        </w:rPr>
        <w:t>Appl. Phys. Lett.</w:t>
      </w:r>
      <w:r w:rsidRPr="009A0A08">
        <w:rPr>
          <w:noProof/>
          <w:sz w:val="24"/>
          <w:szCs w:val="24"/>
        </w:rPr>
        <w:t xml:space="preserve"> </w:t>
      </w:r>
      <w:r w:rsidRPr="009A0A08">
        <w:rPr>
          <w:b/>
          <w:bCs/>
          <w:noProof/>
          <w:sz w:val="24"/>
          <w:szCs w:val="24"/>
        </w:rPr>
        <w:t>72</w:t>
      </w:r>
      <w:r w:rsidRPr="009A0A08">
        <w:rPr>
          <w:noProof/>
          <w:sz w:val="24"/>
          <w:szCs w:val="24"/>
        </w:rPr>
        <w:t>, 2966–2968 (1998).</w:t>
      </w:r>
    </w:p>
    <w:p w14:paraId="2DD91C3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25. </w:t>
      </w:r>
      <w:r w:rsidRPr="009A0A08">
        <w:rPr>
          <w:noProof/>
          <w:sz w:val="24"/>
          <w:szCs w:val="24"/>
        </w:rPr>
        <w:tab/>
        <w:t>F. M. Granozio, F. Ricci, U. Scotti di Uccio, J. C. Villegier, Orthorhombic-tetragonal transition in twin-free (110)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films. </w:t>
      </w:r>
      <w:r w:rsidRPr="009A0A08">
        <w:rPr>
          <w:i/>
          <w:iCs/>
          <w:noProof/>
          <w:sz w:val="24"/>
          <w:szCs w:val="24"/>
        </w:rPr>
        <w:t>Phys. Rev. B</w:t>
      </w:r>
      <w:r w:rsidRPr="009A0A08">
        <w:rPr>
          <w:noProof/>
          <w:sz w:val="24"/>
          <w:szCs w:val="24"/>
        </w:rPr>
        <w:t xml:space="preserve">. </w:t>
      </w:r>
      <w:r w:rsidRPr="009A0A08">
        <w:rPr>
          <w:b/>
          <w:bCs/>
          <w:noProof/>
          <w:sz w:val="24"/>
          <w:szCs w:val="24"/>
        </w:rPr>
        <w:t>57</w:t>
      </w:r>
      <w:r w:rsidRPr="009A0A08">
        <w:rPr>
          <w:noProof/>
          <w:sz w:val="24"/>
          <w:szCs w:val="24"/>
        </w:rPr>
        <w:t>, 6–9 (1998).</w:t>
      </w:r>
    </w:p>
    <w:p w14:paraId="7D1C638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26. </w:t>
      </w:r>
      <w:r w:rsidRPr="009A0A08">
        <w:rPr>
          <w:noProof/>
          <w:sz w:val="24"/>
          <w:szCs w:val="24"/>
        </w:rPr>
        <w:tab/>
        <w:t>C. Xie, J. I. Budnick, B. O. Wells, J. C. Woicik, Separation of the strain and finite size effect on the ferromagnetic properties of La</w:t>
      </w:r>
      <w:r w:rsidRPr="009A0A08">
        <w:rPr>
          <w:noProof/>
          <w:sz w:val="24"/>
          <w:szCs w:val="24"/>
          <w:vertAlign w:val="subscript"/>
        </w:rPr>
        <w:t>0.5</w:t>
      </w:r>
      <w:r w:rsidRPr="009A0A08">
        <w:rPr>
          <w:noProof/>
          <w:sz w:val="24"/>
          <w:szCs w:val="24"/>
        </w:rPr>
        <w:t>Sr</w:t>
      </w:r>
      <w:r w:rsidRPr="009A0A08">
        <w:rPr>
          <w:noProof/>
          <w:sz w:val="24"/>
          <w:szCs w:val="24"/>
          <w:vertAlign w:val="subscript"/>
        </w:rPr>
        <w:t>0.5</w:t>
      </w:r>
      <w:r w:rsidRPr="009A0A08">
        <w:rPr>
          <w:noProof/>
          <w:sz w:val="24"/>
          <w:szCs w:val="24"/>
        </w:rPr>
        <w:t>CoO</w:t>
      </w:r>
      <w:r w:rsidRPr="009A0A08">
        <w:rPr>
          <w:noProof/>
          <w:sz w:val="24"/>
          <w:szCs w:val="24"/>
          <w:vertAlign w:val="subscript"/>
        </w:rPr>
        <w:t>3</w:t>
      </w:r>
      <w:r w:rsidRPr="009A0A08">
        <w:rPr>
          <w:noProof/>
          <w:sz w:val="24"/>
          <w:szCs w:val="24"/>
        </w:rPr>
        <w:t xml:space="preserve"> thin films. </w:t>
      </w:r>
      <w:r w:rsidRPr="009A0A08">
        <w:rPr>
          <w:i/>
          <w:iCs/>
          <w:noProof/>
          <w:sz w:val="24"/>
          <w:szCs w:val="24"/>
        </w:rPr>
        <w:t>Appl. Phys. Lett.</w:t>
      </w:r>
      <w:r w:rsidRPr="009A0A08">
        <w:rPr>
          <w:noProof/>
          <w:sz w:val="24"/>
          <w:szCs w:val="24"/>
        </w:rPr>
        <w:t xml:space="preserve"> </w:t>
      </w:r>
      <w:r w:rsidRPr="009A0A08">
        <w:rPr>
          <w:b/>
          <w:bCs/>
          <w:noProof/>
          <w:sz w:val="24"/>
          <w:szCs w:val="24"/>
        </w:rPr>
        <w:t>91</w:t>
      </w:r>
      <w:r w:rsidRPr="009A0A08">
        <w:rPr>
          <w:noProof/>
          <w:sz w:val="24"/>
          <w:szCs w:val="24"/>
        </w:rPr>
        <w:t>, 172509 (2007).</w:t>
      </w:r>
    </w:p>
    <w:p w14:paraId="45228A42"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27. </w:t>
      </w:r>
      <w:r w:rsidRPr="009A0A08">
        <w:rPr>
          <w:noProof/>
          <w:sz w:val="24"/>
          <w:szCs w:val="24"/>
        </w:rPr>
        <w:tab/>
        <w:t>S. Miyoshi, J. O. Hong, K. Yashiro, A. Kaimai, Y. Nigara, K. Kawamura, T. Kawada, J. Mizusaki, Lattice expansion upon reduction of perovskite-type LaMnO</w:t>
      </w:r>
      <w:r w:rsidRPr="009A0A08">
        <w:rPr>
          <w:noProof/>
          <w:sz w:val="24"/>
          <w:szCs w:val="24"/>
          <w:vertAlign w:val="subscript"/>
        </w:rPr>
        <w:t>3</w:t>
      </w:r>
      <w:r w:rsidRPr="009A0A08">
        <w:rPr>
          <w:noProof/>
          <w:sz w:val="24"/>
          <w:szCs w:val="24"/>
        </w:rPr>
        <w:t xml:space="preserve"> with oxygen-deficit nonstoichiometry. </w:t>
      </w:r>
      <w:r w:rsidRPr="009A0A08">
        <w:rPr>
          <w:i/>
          <w:iCs/>
          <w:noProof/>
          <w:sz w:val="24"/>
          <w:szCs w:val="24"/>
        </w:rPr>
        <w:t>Solid State Ionics</w:t>
      </w:r>
      <w:r w:rsidRPr="009A0A08">
        <w:rPr>
          <w:noProof/>
          <w:sz w:val="24"/>
          <w:szCs w:val="24"/>
        </w:rPr>
        <w:t xml:space="preserve">. </w:t>
      </w:r>
      <w:r w:rsidRPr="009A0A08">
        <w:rPr>
          <w:b/>
          <w:bCs/>
          <w:noProof/>
          <w:sz w:val="24"/>
          <w:szCs w:val="24"/>
        </w:rPr>
        <w:t>161</w:t>
      </w:r>
      <w:r w:rsidRPr="009A0A08">
        <w:rPr>
          <w:noProof/>
          <w:sz w:val="24"/>
          <w:szCs w:val="24"/>
        </w:rPr>
        <w:t>, 209–217 (2003).</w:t>
      </w:r>
    </w:p>
    <w:p w14:paraId="591ECE9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28. </w:t>
      </w:r>
      <w:r w:rsidRPr="009A0A0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A0A08">
        <w:rPr>
          <w:i/>
          <w:iCs/>
          <w:noProof/>
          <w:sz w:val="24"/>
          <w:szCs w:val="24"/>
        </w:rPr>
        <w:t>Science</w:t>
      </w:r>
      <w:r w:rsidRPr="009A0A08">
        <w:rPr>
          <w:noProof/>
          <w:sz w:val="24"/>
          <w:szCs w:val="24"/>
        </w:rPr>
        <w:t xml:space="preserve">. </w:t>
      </w:r>
      <w:r w:rsidRPr="009A0A08">
        <w:rPr>
          <w:b/>
          <w:bCs/>
          <w:noProof/>
          <w:sz w:val="24"/>
          <w:szCs w:val="24"/>
        </w:rPr>
        <w:t>247</w:t>
      </w:r>
      <w:r w:rsidRPr="009A0A08">
        <w:rPr>
          <w:noProof/>
          <w:sz w:val="24"/>
          <w:szCs w:val="24"/>
        </w:rPr>
        <w:t>, 57–59 (1990).</w:t>
      </w:r>
    </w:p>
    <w:p w14:paraId="0DE80459"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29. </w:t>
      </w:r>
      <w:r w:rsidRPr="009A0A08">
        <w:rPr>
          <w:noProof/>
          <w:sz w:val="24"/>
          <w:szCs w:val="24"/>
        </w:rPr>
        <w:tab/>
        <w:t>L. F. Fu, N. D. Browning, W. Ramadan, S. B. Ogale, D. C. Kundaliya, T. Venkatesan, Interface and defect structures in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7-δ</w:t>
      </w:r>
      <w:r w:rsidRPr="009A0A08">
        <w:rPr>
          <w:noProof/>
          <w:sz w:val="24"/>
          <w:szCs w:val="24"/>
        </w:rPr>
        <w:t xml:space="preserve"> and Nb:SrTiO</w:t>
      </w:r>
      <w:r w:rsidRPr="009A0A08">
        <w:rPr>
          <w:noProof/>
          <w:sz w:val="24"/>
          <w:szCs w:val="24"/>
          <w:vertAlign w:val="subscript"/>
        </w:rPr>
        <w:t>3</w:t>
      </w:r>
      <w:r w:rsidRPr="009A0A08">
        <w:rPr>
          <w:noProof/>
          <w:sz w:val="24"/>
          <w:szCs w:val="24"/>
        </w:rPr>
        <w:t xml:space="preserve"> heterojunction. </w:t>
      </w:r>
      <w:r w:rsidRPr="009A0A08">
        <w:rPr>
          <w:i/>
          <w:iCs/>
          <w:noProof/>
          <w:sz w:val="24"/>
          <w:szCs w:val="24"/>
        </w:rPr>
        <w:t>J. Phys. D. Appl. Phys.</w:t>
      </w:r>
      <w:r w:rsidRPr="009A0A08">
        <w:rPr>
          <w:noProof/>
          <w:sz w:val="24"/>
          <w:szCs w:val="24"/>
        </w:rPr>
        <w:t xml:space="preserve"> </w:t>
      </w:r>
      <w:r w:rsidRPr="009A0A08">
        <w:rPr>
          <w:b/>
          <w:bCs/>
          <w:noProof/>
          <w:sz w:val="24"/>
          <w:szCs w:val="24"/>
        </w:rPr>
        <w:t>40</w:t>
      </w:r>
      <w:r w:rsidRPr="009A0A08">
        <w:rPr>
          <w:noProof/>
          <w:sz w:val="24"/>
          <w:szCs w:val="24"/>
        </w:rPr>
        <w:t>, 187–191 (2007).</w:t>
      </w:r>
    </w:p>
    <w:p w14:paraId="18FB721F"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30. </w:t>
      </w:r>
      <w:r w:rsidRPr="009A0A08">
        <w:rPr>
          <w:noProof/>
          <w:sz w:val="24"/>
          <w:szCs w:val="24"/>
        </w:rPr>
        <w:tab/>
        <w:t xml:space="preserve">R. Ramesh, D. M. Hwang, J. B. Barner, L. Nazar, T. S. Ravi, A. Inam, B. Dutta, X. D. Wu, T. Venkatesan, Defect structure of laser deposited Y-Ba-Cu-O thin films on single crystal MgO substrate. </w:t>
      </w:r>
      <w:r w:rsidRPr="009A0A08">
        <w:rPr>
          <w:i/>
          <w:iCs/>
          <w:noProof/>
          <w:sz w:val="24"/>
          <w:szCs w:val="24"/>
        </w:rPr>
        <w:t>J. Mater. Res.</w:t>
      </w:r>
      <w:r w:rsidRPr="009A0A08">
        <w:rPr>
          <w:noProof/>
          <w:sz w:val="24"/>
          <w:szCs w:val="24"/>
        </w:rPr>
        <w:t xml:space="preserve"> </w:t>
      </w:r>
      <w:r w:rsidRPr="009A0A08">
        <w:rPr>
          <w:b/>
          <w:bCs/>
          <w:noProof/>
          <w:sz w:val="24"/>
          <w:szCs w:val="24"/>
        </w:rPr>
        <w:t>5</w:t>
      </w:r>
      <w:r w:rsidRPr="009A0A08">
        <w:rPr>
          <w:noProof/>
          <w:sz w:val="24"/>
          <w:szCs w:val="24"/>
        </w:rPr>
        <w:t>, 704–716 (1990).</w:t>
      </w:r>
    </w:p>
    <w:p w14:paraId="0155D40D"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31. </w:t>
      </w:r>
      <w:r w:rsidRPr="009A0A08">
        <w:rPr>
          <w:noProof/>
          <w:sz w:val="24"/>
          <w:szCs w:val="24"/>
        </w:rPr>
        <w:tab/>
        <w:t>R. J. Cava, B. Batlogg, R. B. van Dover, D. W. Murphy, S. Sunshine, T. Siegrist, J. P. Remeika, E. A. Rietman, S. Zahurak, G. P. Espinosa, Bulk Superconductivity at 91 K in Single-Phase Oxygen-Deficient Perovskite Ba</w:t>
      </w:r>
      <w:r w:rsidRPr="009A0A08">
        <w:rPr>
          <w:noProof/>
          <w:sz w:val="24"/>
          <w:szCs w:val="24"/>
          <w:vertAlign w:val="subscript"/>
        </w:rPr>
        <w:t>2</w:t>
      </w:r>
      <w:r w:rsidRPr="009A0A08">
        <w:rPr>
          <w:noProof/>
          <w:sz w:val="24"/>
          <w:szCs w:val="24"/>
        </w:rPr>
        <w:t>YCu</w:t>
      </w:r>
      <w:r w:rsidRPr="009A0A08">
        <w:rPr>
          <w:noProof/>
          <w:sz w:val="24"/>
          <w:szCs w:val="24"/>
          <w:vertAlign w:val="subscript"/>
        </w:rPr>
        <w:t>3</w:t>
      </w:r>
      <w:r w:rsidRPr="009A0A08">
        <w:rPr>
          <w:noProof/>
          <w:sz w:val="24"/>
          <w:szCs w:val="24"/>
        </w:rPr>
        <w:t>O</w:t>
      </w:r>
      <w:r w:rsidRPr="009A0A08">
        <w:rPr>
          <w:noProof/>
          <w:sz w:val="24"/>
          <w:szCs w:val="24"/>
          <w:vertAlign w:val="subscript"/>
        </w:rPr>
        <w:t>9-δ</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58</w:t>
      </w:r>
      <w:r w:rsidRPr="009A0A08">
        <w:rPr>
          <w:noProof/>
          <w:sz w:val="24"/>
          <w:szCs w:val="24"/>
        </w:rPr>
        <w:t>, 1676–1679 (1987).</w:t>
      </w:r>
    </w:p>
    <w:p w14:paraId="54B4A07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32. </w:t>
      </w:r>
      <w:r w:rsidRPr="009A0A08">
        <w:rPr>
          <w:noProof/>
          <w:sz w:val="24"/>
          <w:szCs w:val="24"/>
        </w:rPr>
        <w:tab/>
        <w:t>P. Bordet, C. Chaillout, J. Chenavas, J. Hodeau, Structure determination of the new high-temperature superconductor Y</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14+x</w:t>
      </w:r>
      <w:r w:rsidRPr="009A0A08">
        <w:rPr>
          <w:noProof/>
          <w:sz w:val="24"/>
          <w:szCs w:val="24"/>
        </w:rPr>
        <w:t xml:space="preserve">. </w:t>
      </w:r>
      <w:r w:rsidRPr="009A0A08">
        <w:rPr>
          <w:i/>
          <w:iCs/>
          <w:noProof/>
          <w:sz w:val="24"/>
          <w:szCs w:val="24"/>
        </w:rPr>
        <w:t>Nature</w:t>
      </w:r>
      <w:r w:rsidRPr="009A0A08">
        <w:rPr>
          <w:noProof/>
          <w:sz w:val="24"/>
          <w:szCs w:val="24"/>
        </w:rPr>
        <w:t xml:space="preserve">. </w:t>
      </w:r>
      <w:r w:rsidRPr="009A0A08">
        <w:rPr>
          <w:b/>
          <w:bCs/>
          <w:noProof/>
          <w:sz w:val="24"/>
          <w:szCs w:val="24"/>
        </w:rPr>
        <w:t>334</w:t>
      </w:r>
      <w:r w:rsidRPr="009A0A08">
        <w:rPr>
          <w:noProof/>
          <w:sz w:val="24"/>
          <w:szCs w:val="24"/>
        </w:rPr>
        <w:t>, 596–596 (1988).</w:t>
      </w:r>
    </w:p>
    <w:p w14:paraId="307C890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33. </w:t>
      </w:r>
      <w:r w:rsidRPr="009A0A08">
        <w:rPr>
          <w:noProof/>
          <w:sz w:val="24"/>
          <w:szCs w:val="24"/>
        </w:rPr>
        <w:tab/>
        <w:t>D. E. Morris, N. G. Asmar, J. Y. T. Wei, J. H. Nickel, R. L. Sid, J. S. Scott, J. E. Post, Synthesis and properties of the 2:4:7 superconductors R</w:t>
      </w:r>
      <w:r w:rsidRPr="009A0A08">
        <w:rPr>
          <w:noProof/>
          <w:sz w:val="24"/>
          <w:szCs w:val="24"/>
          <w:vertAlign w:val="subscript"/>
        </w:rPr>
        <w:t>2</w:t>
      </w:r>
      <w:r w:rsidRPr="009A0A08">
        <w:rPr>
          <w:noProof/>
          <w:sz w:val="24"/>
          <w:szCs w:val="24"/>
        </w:rPr>
        <w:t>Ba</w:t>
      </w:r>
      <w:r w:rsidRPr="009A0A08">
        <w:rPr>
          <w:noProof/>
          <w:sz w:val="24"/>
          <w:szCs w:val="24"/>
          <w:vertAlign w:val="subscript"/>
        </w:rPr>
        <w:t>4</w:t>
      </w:r>
      <w:r w:rsidRPr="009A0A08">
        <w:rPr>
          <w:noProof/>
          <w:sz w:val="24"/>
          <w:szCs w:val="24"/>
        </w:rPr>
        <w:t>Cu</w:t>
      </w:r>
      <w:r w:rsidRPr="009A0A08">
        <w:rPr>
          <w:noProof/>
          <w:sz w:val="24"/>
          <w:szCs w:val="24"/>
          <w:vertAlign w:val="subscript"/>
        </w:rPr>
        <w:t>7</w:t>
      </w:r>
      <w:r w:rsidRPr="009A0A08">
        <w:rPr>
          <w:noProof/>
          <w:sz w:val="24"/>
          <w:szCs w:val="24"/>
        </w:rPr>
        <w:t>O</w:t>
      </w:r>
      <w:r w:rsidRPr="009A0A08">
        <w:rPr>
          <w:noProof/>
          <w:sz w:val="24"/>
          <w:szCs w:val="24"/>
          <w:vertAlign w:val="subscript"/>
        </w:rPr>
        <w:t>15-x</w:t>
      </w:r>
      <w:r w:rsidRPr="009A0A08">
        <w:rPr>
          <w:noProof/>
          <w:sz w:val="24"/>
          <w:szCs w:val="24"/>
        </w:rPr>
        <w:t xml:space="preserve"> (R=Y, Eu, Gd, Dy, Ho, Er). </w:t>
      </w:r>
      <w:r w:rsidRPr="009A0A08">
        <w:rPr>
          <w:i/>
          <w:iCs/>
          <w:noProof/>
          <w:sz w:val="24"/>
          <w:szCs w:val="24"/>
        </w:rPr>
        <w:t>Phys. Rev. B</w:t>
      </w:r>
      <w:r w:rsidRPr="009A0A08">
        <w:rPr>
          <w:noProof/>
          <w:sz w:val="24"/>
          <w:szCs w:val="24"/>
        </w:rPr>
        <w:t xml:space="preserve">. </w:t>
      </w:r>
      <w:r w:rsidRPr="009A0A08">
        <w:rPr>
          <w:b/>
          <w:bCs/>
          <w:noProof/>
          <w:sz w:val="24"/>
          <w:szCs w:val="24"/>
        </w:rPr>
        <w:t>40</w:t>
      </w:r>
      <w:r w:rsidRPr="009A0A08">
        <w:rPr>
          <w:noProof/>
          <w:sz w:val="24"/>
          <w:szCs w:val="24"/>
        </w:rPr>
        <w:t>, 11406–11409 (1989).</w:t>
      </w:r>
    </w:p>
    <w:p w14:paraId="34A11B9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34. </w:t>
      </w:r>
      <w:r w:rsidRPr="009A0A0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A0A08">
        <w:rPr>
          <w:i/>
          <w:iCs/>
          <w:noProof/>
          <w:sz w:val="24"/>
          <w:szCs w:val="24"/>
        </w:rPr>
        <w:t>Phys. Rev. B</w:t>
      </w:r>
      <w:r w:rsidRPr="009A0A08">
        <w:rPr>
          <w:noProof/>
          <w:sz w:val="24"/>
          <w:szCs w:val="24"/>
        </w:rPr>
        <w:t xml:space="preserve">. </w:t>
      </w:r>
      <w:r w:rsidRPr="009A0A08">
        <w:rPr>
          <w:b/>
          <w:bCs/>
          <w:noProof/>
          <w:sz w:val="24"/>
          <w:szCs w:val="24"/>
        </w:rPr>
        <w:t>39</w:t>
      </w:r>
      <w:r w:rsidRPr="009A0A08">
        <w:rPr>
          <w:noProof/>
          <w:sz w:val="24"/>
          <w:szCs w:val="24"/>
        </w:rPr>
        <w:t>, 7347–7350 (1989).</w:t>
      </w:r>
    </w:p>
    <w:p w14:paraId="23AC7874"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35. </w:t>
      </w:r>
      <w:r w:rsidRPr="009A0A08">
        <w:rPr>
          <w:noProof/>
          <w:sz w:val="24"/>
          <w:szCs w:val="24"/>
        </w:rPr>
        <w:tab/>
        <w:t xml:space="preserve">B. Li, R. V. Chopdekar, A. T. N’Diaye, A. Mehta, J. P. Byers, N. D. Browning, E. Arenholz, Y. Takamura, Tuning interfacial exchange interactions via electronic </w:t>
      </w:r>
      <w:r w:rsidRPr="009A0A08">
        <w:rPr>
          <w:noProof/>
          <w:sz w:val="24"/>
          <w:szCs w:val="24"/>
        </w:rPr>
        <w:lastRenderedPageBreak/>
        <w:t xml:space="preserve">reconstruction in transition-metal oxide heterostructures. </w:t>
      </w:r>
      <w:r w:rsidRPr="009A0A08">
        <w:rPr>
          <w:i/>
          <w:iCs/>
          <w:noProof/>
          <w:sz w:val="24"/>
          <w:szCs w:val="24"/>
        </w:rPr>
        <w:t>Appl. Phys. Lett.</w:t>
      </w:r>
      <w:r w:rsidRPr="009A0A08">
        <w:rPr>
          <w:noProof/>
          <w:sz w:val="24"/>
          <w:szCs w:val="24"/>
        </w:rPr>
        <w:t xml:space="preserve"> </w:t>
      </w:r>
      <w:r w:rsidRPr="009A0A08">
        <w:rPr>
          <w:b/>
          <w:bCs/>
          <w:noProof/>
          <w:sz w:val="24"/>
          <w:szCs w:val="24"/>
        </w:rPr>
        <w:t>109</w:t>
      </w:r>
      <w:r w:rsidRPr="009A0A08">
        <w:rPr>
          <w:noProof/>
          <w:sz w:val="24"/>
          <w:szCs w:val="24"/>
        </w:rPr>
        <w:t>, 152401 (2016).</w:t>
      </w:r>
    </w:p>
    <w:p w14:paraId="2A95B2A3"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36. </w:t>
      </w:r>
      <w:r w:rsidRPr="009A0A0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A0A08">
        <w:rPr>
          <w:i/>
          <w:iCs/>
          <w:noProof/>
          <w:sz w:val="24"/>
          <w:szCs w:val="24"/>
        </w:rPr>
        <w:t>Nature</w:t>
      </w:r>
      <w:r w:rsidRPr="009A0A08">
        <w:rPr>
          <w:noProof/>
          <w:sz w:val="24"/>
          <w:szCs w:val="24"/>
        </w:rPr>
        <w:t xml:space="preserve">. </w:t>
      </w:r>
      <w:r w:rsidRPr="009A0A08">
        <w:rPr>
          <w:b/>
          <w:bCs/>
          <w:noProof/>
          <w:sz w:val="24"/>
          <w:szCs w:val="24"/>
        </w:rPr>
        <w:t>546</w:t>
      </w:r>
      <w:r w:rsidRPr="009A0A08">
        <w:rPr>
          <w:noProof/>
          <w:sz w:val="24"/>
          <w:szCs w:val="24"/>
        </w:rPr>
        <w:t>, 124–128 (2017).</w:t>
      </w:r>
    </w:p>
    <w:p w14:paraId="4BF2EF68"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37. </w:t>
      </w:r>
      <w:r w:rsidRPr="009A0A08">
        <w:rPr>
          <w:noProof/>
          <w:sz w:val="24"/>
          <w:szCs w:val="24"/>
        </w:rPr>
        <w:tab/>
        <w:t>C. T. Chen, L. H. Tjeng, J. Kwo, H. L. Kao, P. Rudolf, F. Sette, R. M. Fleming, Out-of-plane orbital characters of intrinsic and doped holes in La</w:t>
      </w:r>
      <w:r w:rsidRPr="009A0A08">
        <w:rPr>
          <w:noProof/>
          <w:sz w:val="24"/>
          <w:szCs w:val="24"/>
          <w:vertAlign w:val="subscript"/>
        </w:rPr>
        <w:t>2-x</w:t>
      </w:r>
      <w:r w:rsidRPr="009A0A08">
        <w:rPr>
          <w:noProof/>
          <w:sz w:val="24"/>
          <w:szCs w:val="24"/>
        </w:rPr>
        <w:t>Sr</w:t>
      </w:r>
      <w:r w:rsidRPr="009A0A08">
        <w:rPr>
          <w:noProof/>
          <w:sz w:val="24"/>
          <w:szCs w:val="24"/>
          <w:vertAlign w:val="subscript"/>
        </w:rPr>
        <w:t>x</w:t>
      </w:r>
      <w:r w:rsidRPr="009A0A08">
        <w:rPr>
          <w:noProof/>
          <w:sz w:val="24"/>
          <w:szCs w:val="24"/>
        </w:rPr>
        <w:t>CuO</w:t>
      </w:r>
      <w:r w:rsidRPr="009A0A08">
        <w:rPr>
          <w:noProof/>
          <w:sz w:val="24"/>
          <w:szCs w:val="24"/>
          <w:vertAlign w:val="subscript"/>
        </w:rPr>
        <w:t>4</w:t>
      </w:r>
      <w:r w:rsidRPr="009A0A08">
        <w:rPr>
          <w:noProof/>
          <w:sz w:val="24"/>
          <w:szCs w:val="24"/>
        </w:rPr>
        <w:t xml:space="preserve">. </w:t>
      </w:r>
      <w:r w:rsidRPr="009A0A08">
        <w:rPr>
          <w:i/>
          <w:iCs/>
          <w:noProof/>
          <w:sz w:val="24"/>
          <w:szCs w:val="24"/>
        </w:rPr>
        <w:t>Phys. Rev. Lett.</w:t>
      </w:r>
      <w:r w:rsidRPr="009A0A08">
        <w:rPr>
          <w:noProof/>
          <w:sz w:val="24"/>
          <w:szCs w:val="24"/>
        </w:rPr>
        <w:t xml:space="preserve"> </w:t>
      </w:r>
      <w:r w:rsidRPr="009A0A08">
        <w:rPr>
          <w:b/>
          <w:bCs/>
          <w:noProof/>
          <w:sz w:val="24"/>
          <w:szCs w:val="24"/>
        </w:rPr>
        <w:t>68</w:t>
      </w:r>
      <w:r w:rsidRPr="009A0A08">
        <w:rPr>
          <w:noProof/>
          <w:sz w:val="24"/>
          <w:szCs w:val="24"/>
        </w:rPr>
        <w:t>, 2543–2546 (1992).</w:t>
      </w:r>
    </w:p>
    <w:p w14:paraId="41D73A9A"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38. </w:t>
      </w:r>
      <w:r w:rsidRPr="009A0A08">
        <w:rPr>
          <w:noProof/>
          <w:sz w:val="24"/>
          <w:szCs w:val="24"/>
        </w:rPr>
        <w:tab/>
        <w:t>N. Nücker, E. Pellegrin, P. Schweiss, J. Fink, S. L. Molodtsov, C. T. Simmons, G. Kaindl, W. Frentrup, A. Erb, G. Müller-Vogt, Site-specific and doping-dependent electronic structure of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x</w:t>
      </w:r>
      <w:r w:rsidRPr="009A0A08">
        <w:rPr>
          <w:noProof/>
          <w:sz w:val="24"/>
          <w:szCs w:val="24"/>
        </w:rPr>
        <w:t xml:space="preserve"> probed by O 1s and Cu 2p x-ray-absorption spectroscopy. </w:t>
      </w:r>
      <w:r w:rsidRPr="009A0A08">
        <w:rPr>
          <w:i/>
          <w:iCs/>
          <w:noProof/>
          <w:sz w:val="24"/>
          <w:szCs w:val="24"/>
        </w:rPr>
        <w:t>Phys. Rev. B</w:t>
      </w:r>
      <w:r w:rsidRPr="009A0A08">
        <w:rPr>
          <w:noProof/>
          <w:sz w:val="24"/>
          <w:szCs w:val="24"/>
        </w:rPr>
        <w:t xml:space="preserve">. </w:t>
      </w:r>
      <w:r w:rsidRPr="009A0A08">
        <w:rPr>
          <w:b/>
          <w:bCs/>
          <w:noProof/>
          <w:sz w:val="24"/>
          <w:szCs w:val="24"/>
        </w:rPr>
        <w:t>51</w:t>
      </w:r>
      <w:r w:rsidRPr="009A0A08">
        <w:rPr>
          <w:noProof/>
          <w:sz w:val="24"/>
          <w:szCs w:val="24"/>
        </w:rPr>
        <w:t>, 8529–8542 (1995).</w:t>
      </w:r>
    </w:p>
    <w:p w14:paraId="78F00D45" w14:textId="77777777" w:rsidR="009A0A08" w:rsidRPr="009A0A08" w:rsidRDefault="009A0A08" w:rsidP="009A0A08">
      <w:pPr>
        <w:widowControl w:val="0"/>
        <w:autoSpaceDE w:val="0"/>
        <w:autoSpaceDN w:val="0"/>
        <w:adjustRightInd w:val="0"/>
        <w:ind w:left="640" w:hanging="640"/>
        <w:rPr>
          <w:noProof/>
          <w:sz w:val="24"/>
          <w:szCs w:val="24"/>
        </w:rPr>
      </w:pPr>
      <w:r w:rsidRPr="009A0A08">
        <w:rPr>
          <w:noProof/>
          <w:sz w:val="24"/>
          <w:szCs w:val="24"/>
        </w:rPr>
        <w:t xml:space="preserve">39. </w:t>
      </w:r>
      <w:r w:rsidRPr="009A0A08">
        <w:rPr>
          <w:noProof/>
          <w:sz w:val="24"/>
          <w:szCs w:val="24"/>
        </w:rPr>
        <w:tab/>
        <w:t>A. Bianconi, A. Congiu Castellano, M. De Santis, P. Delogu, A. Gargano, R. Giorgi, Localization of Cu 3d levels in the high T</w:t>
      </w:r>
      <w:r w:rsidRPr="009A0A08">
        <w:rPr>
          <w:noProof/>
          <w:sz w:val="24"/>
          <w:szCs w:val="24"/>
          <w:vertAlign w:val="subscript"/>
        </w:rPr>
        <w:t>c</w:t>
      </w:r>
      <w:r w:rsidRPr="009A0A08">
        <w:rPr>
          <w:noProof/>
          <w:sz w:val="24"/>
          <w:szCs w:val="24"/>
        </w:rPr>
        <w:t xml:space="preserve"> superconductor YBa</w:t>
      </w:r>
      <w:r w:rsidRPr="009A0A08">
        <w:rPr>
          <w:noProof/>
          <w:sz w:val="24"/>
          <w:szCs w:val="24"/>
          <w:vertAlign w:val="subscript"/>
        </w:rPr>
        <w:t>2</w:t>
      </w:r>
      <w:r w:rsidRPr="009A0A08">
        <w:rPr>
          <w:noProof/>
          <w:sz w:val="24"/>
          <w:szCs w:val="24"/>
        </w:rPr>
        <w:t>Cu</w:t>
      </w:r>
      <w:r w:rsidRPr="009A0A08">
        <w:rPr>
          <w:noProof/>
          <w:sz w:val="24"/>
          <w:szCs w:val="24"/>
          <w:vertAlign w:val="subscript"/>
        </w:rPr>
        <w:t>3</w:t>
      </w:r>
      <w:r w:rsidRPr="009A0A08">
        <w:rPr>
          <w:noProof/>
          <w:sz w:val="24"/>
          <w:szCs w:val="24"/>
        </w:rPr>
        <w:t>O</w:t>
      </w:r>
      <w:r w:rsidRPr="009A0A08">
        <w:rPr>
          <w:noProof/>
          <w:sz w:val="24"/>
          <w:szCs w:val="24"/>
          <w:vertAlign w:val="subscript"/>
        </w:rPr>
        <w:t>~7</w:t>
      </w:r>
      <w:r w:rsidRPr="009A0A08">
        <w:rPr>
          <w:noProof/>
          <w:sz w:val="24"/>
          <w:szCs w:val="24"/>
        </w:rPr>
        <w:t xml:space="preserve"> by Cu 2p X-ray photoelectron spectroscopy. </w:t>
      </w:r>
      <w:r w:rsidRPr="009A0A08">
        <w:rPr>
          <w:i/>
          <w:iCs/>
          <w:noProof/>
          <w:sz w:val="24"/>
          <w:szCs w:val="24"/>
        </w:rPr>
        <w:t>Solid State Commun.</w:t>
      </w:r>
      <w:r w:rsidRPr="009A0A08">
        <w:rPr>
          <w:noProof/>
          <w:sz w:val="24"/>
          <w:szCs w:val="24"/>
        </w:rPr>
        <w:t xml:space="preserve"> </w:t>
      </w:r>
      <w:r w:rsidRPr="009A0A08">
        <w:rPr>
          <w:b/>
          <w:bCs/>
          <w:noProof/>
          <w:sz w:val="24"/>
          <w:szCs w:val="24"/>
        </w:rPr>
        <w:t>63</w:t>
      </w:r>
      <w:r w:rsidRPr="009A0A08">
        <w:rPr>
          <w:noProof/>
          <w:sz w:val="24"/>
          <w:szCs w:val="24"/>
        </w:rPr>
        <w:t>, 1135–1139 (1987).</w:t>
      </w:r>
    </w:p>
    <w:p w14:paraId="2C39FC6A" w14:textId="77777777" w:rsidR="009A0A08" w:rsidRPr="009A0A08" w:rsidRDefault="009A0A08" w:rsidP="009A0A08">
      <w:pPr>
        <w:widowControl w:val="0"/>
        <w:autoSpaceDE w:val="0"/>
        <w:autoSpaceDN w:val="0"/>
        <w:adjustRightInd w:val="0"/>
        <w:ind w:left="640" w:hanging="640"/>
        <w:rPr>
          <w:noProof/>
          <w:sz w:val="24"/>
        </w:rPr>
      </w:pPr>
      <w:r w:rsidRPr="009A0A08">
        <w:rPr>
          <w:noProof/>
          <w:sz w:val="24"/>
          <w:szCs w:val="24"/>
        </w:rPr>
        <w:t xml:space="preserve">40. </w:t>
      </w:r>
      <w:r w:rsidRPr="009A0A0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A0A08">
        <w:rPr>
          <w:i/>
          <w:iCs/>
          <w:noProof/>
          <w:sz w:val="24"/>
          <w:szCs w:val="24"/>
        </w:rPr>
        <w:t>Curr. Opin. Colloid Interface Sci.</w:t>
      </w:r>
      <w:r w:rsidRPr="009A0A08">
        <w:rPr>
          <w:noProof/>
          <w:sz w:val="24"/>
          <w:szCs w:val="24"/>
        </w:rPr>
        <w:t xml:space="preserve"> </w:t>
      </w:r>
      <w:r w:rsidRPr="009A0A08">
        <w:rPr>
          <w:b/>
          <w:bCs/>
          <w:noProof/>
          <w:sz w:val="24"/>
          <w:szCs w:val="24"/>
        </w:rPr>
        <w:t>17</w:t>
      </w:r>
      <w:r w:rsidRPr="009A0A0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5DDBEC9E"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029B368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The crystal structure is depicted with Cu, Ba, Y, Sr, and Ti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 xml:space="preserve">the region highlighted by </w:t>
      </w:r>
      <w:r w:rsidR="009C647A" w:rsidRPr="0087198A">
        <w:rPr>
          <w:rFonts w:eastAsia="Times New Roman"/>
          <w:sz w:val="24"/>
          <w:szCs w:val="24"/>
        </w:rPr>
        <w:lastRenderedPageBreak/>
        <w:t>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4A90AF44"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Polarized Neutron Reflectometry.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608B3B96"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X-ray Absorption Spectra.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02FC5CA3" w:rsidR="0067071E" w:rsidRPr="0087198A" w:rsidRDefault="0067071E" w:rsidP="00A42098">
      <w:pPr>
        <w:rPr>
          <w:rFonts w:eastAsia="Times New Roman"/>
          <w:sz w:val="24"/>
          <w:szCs w:val="24"/>
        </w:rPr>
      </w:pPr>
      <w:r w:rsidRPr="0087198A">
        <w:br w:type="page"/>
      </w:r>
      <w:r w:rsidR="00A42098" w:rsidRPr="0087198A">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22"/>
      <w:r w:rsidRPr="0087198A">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commentRangeEnd w:id="22"/>
      <w:r w:rsidR="00EE2954">
        <w:rPr>
          <w:rStyle w:val="CommentReference"/>
        </w:rPr>
        <w:commentReference w:id="22"/>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530F63E" w:rsidR="006143A4" w:rsidRPr="0087198A" w:rsidRDefault="006143A4" w:rsidP="00E509CD">
      <w:pPr>
        <w:pStyle w:val="Acknowledgement"/>
        <w:spacing w:before="0"/>
        <w:ind w:left="0" w:firstLine="0"/>
        <w:rPr>
          <w:b/>
        </w:rPr>
      </w:pPr>
    </w:p>
    <w:sectPr w:rsidR="006143A4" w:rsidRPr="0087198A"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Grutter, Alexander J. (Fed)" w:date="2018-10-18T15:25:00Z" w:initials="GAJ(">
    <w:p w14:paraId="2B14BBC9" w14:textId="62DCC656" w:rsidR="00CD794E" w:rsidRDefault="00CD794E">
      <w:pPr>
        <w:pStyle w:val="CommentText"/>
      </w:pPr>
      <w:r>
        <w:rPr>
          <w:rStyle w:val="CommentReference"/>
        </w:rPr>
        <w:annotationRef/>
      </w:r>
      <w:r>
        <w:t>Or we could just be slightly off in the measurement. What’s the uncertainty? How close was the substrate lattice constant to the ideal bulk?</w:t>
      </w:r>
    </w:p>
  </w:comment>
  <w:comment w:id="5" w:author="Grutter, Alexander J. (Fed)" w:date="2018-10-18T15:27:00Z" w:initials="GAJ(">
    <w:p w14:paraId="39CB61A6" w14:textId="33ECEDC7" w:rsidR="00CD794E" w:rsidRDefault="00CD794E">
      <w:pPr>
        <w:pStyle w:val="CommentText"/>
      </w:pPr>
      <w:r>
        <w:rPr>
          <w:rStyle w:val="CommentReference"/>
        </w:rPr>
        <w:annotationRef/>
      </w:r>
      <w:r>
        <w:t>What does “crystallite size really mean in this context”? Also, I think we should instead say “crystal size along the growth axis” since the scans are (00L)</w:t>
      </w:r>
    </w:p>
  </w:comment>
  <w:comment w:id="6" w:author="Grutter, Alexander J. (Fed)" w:date="2018-10-18T15:29:00Z" w:initials="GAJ(">
    <w:p w14:paraId="46CE86F4" w14:textId="0511C373" w:rsidR="00CD794E" w:rsidRDefault="00CD794E">
      <w:pPr>
        <w:pStyle w:val="CommentText"/>
      </w:pPr>
      <w:r>
        <w:rPr>
          <w:rStyle w:val="CommentReference"/>
        </w:rPr>
        <w:annotationRef/>
      </w:r>
      <w:r>
        <w:t>Might want to use capital letters, since in the figure axis labels the “l” looks like “I” which could be confused with intensity</w:t>
      </w:r>
    </w:p>
  </w:comment>
  <w:comment w:id="8" w:author="Grutter, Alexander J. (Fed)" w:date="2018-10-18T15:45:00Z" w:initials="GAJ(">
    <w:p w14:paraId="4806A54F" w14:textId="25D19C83" w:rsidR="00F4358F" w:rsidRDefault="00F4358F">
      <w:pPr>
        <w:pStyle w:val="CommentText"/>
      </w:pPr>
      <w:r>
        <w:rPr>
          <w:rStyle w:val="CommentReference"/>
        </w:rPr>
        <w:annotationRef/>
      </w:r>
      <w:r>
        <w:t>I would be quantitative here.</w:t>
      </w:r>
    </w:p>
  </w:comment>
  <w:comment w:id="12" w:author="Grutter, Alexander J. (Fed)" w:date="2018-10-18T16:51:00Z" w:initials="GAJ(">
    <w:p w14:paraId="3EAE9D4E" w14:textId="6FD9C4CF" w:rsidR="001F051B" w:rsidRDefault="001F051B">
      <w:pPr>
        <w:pStyle w:val="CommentText"/>
      </w:pPr>
      <w:r>
        <w:rPr>
          <w:rStyle w:val="CommentReference"/>
        </w:rPr>
        <w:annotationRef/>
      </w:r>
      <w:r>
        <w:t>Y-123? Isn’t optimal Y-237?</w:t>
      </w:r>
      <w:r w:rsidR="00D21EB9">
        <w:t xml:space="preserve"> Maybe I don’t understand this notation…</w:t>
      </w:r>
    </w:p>
  </w:comment>
  <w:comment w:id="13" w:author="Grutter, Alexander J. (Fed)" w:date="2018-10-18T16:52:00Z" w:initials="GAJ(">
    <w:p w14:paraId="5C8E6701" w14:textId="1495342D" w:rsidR="00D21EB9" w:rsidRDefault="00D21EB9">
      <w:pPr>
        <w:pStyle w:val="CommentText"/>
      </w:pPr>
      <w:r>
        <w:rPr>
          <w:rStyle w:val="CommentReference"/>
        </w:rPr>
        <w:annotationRef/>
      </w:r>
      <w:r>
        <w:t>Qualitative or quantitative? I think the XRD does not show nearly as much expansion as the PNR… what about TEM?</w:t>
      </w:r>
    </w:p>
  </w:comment>
  <w:comment w:id="15" w:author="Grutter, Alexander J. (Fed)" w:date="2018-10-18T16:54:00Z" w:initials="GAJ(">
    <w:p w14:paraId="1675A01D" w14:textId="2403E20E" w:rsidR="00D21EB9" w:rsidRDefault="00D21EB9">
      <w:pPr>
        <w:pStyle w:val="CommentText"/>
      </w:pPr>
      <w:r>
        <w:rPr>
          <w:rStyle w:val="CommentReference"/>
        </w:rPr>
        <w:annotationRef/>
      </w:r>
      <w:r>
        <w:t>This seems a little long-range to me. I would confirm with Elke</w:t>
      </w:r>
    </w:p>
  </w:comment>
  <w:comment w:id="19" w:author="Grutter, Alexander J. (Fed)" w:date="2018-10-18T16:57:00Z" w:initials="GAJ(">
    <w:p w14:paraId="28A180DE" w14:textId="6EEC45ED" w:rsidR="00D21EB9" w:rsidRDefault="00D21EB9">
      <w:pPr>
        <w:pStyle w:val="CommentText"/>
      </w:pPr>
      <w:r>
        <w:rPr>
          <w:rStyle w:val="CommentReference"/>
        </w:rPr>
        <w:annotationRef/>
      </w:r>
      <w:r>
        <w:t xml:space="preserve">PBR and MAGIK have </w:t>
      </w:r>
      <w:r w:rsidR="0037463B">
        <w:t>different wavelengths</w:t>
      </w:r>
    </w:p>
  </w:comment>
  <w:comment w:id="22" w:author="Grutter, Alexander J. (Fed)" w:date="2018-10-18T17:04:00Z" w:initials="GAJ(">
    <w:p w14:paraId="3433766B" w14:textId="69DB6D39" w:rsidR="00EE2954" w:rsidRDefault="00EE2954">
      <w:pPr>
        <w:pStyle w:val="CommentText"/>
      </w:pPr>
      <w:r>
        <w:rPr>
          <w:rStyle w:val="CommentReference"/>
        </w:rPr>
        <w:annotationRef/>
      </w:r>
      <w:r>
        <w:t xml:space="preserve">I would be really surprised if we do not get questions from the referee about how massive this vertical expansion is. How well does it correspond to the </w:t>
      </w:r>
      <w:r w:rsidR="000B0B1D">
        <w:t xml:space="preserve">peak shifts in </w:t>
      </w:r>
      <w:bookmarkStart w:id="23" w:name="_GoBack"/>
      <w:bookmarkEnd w:id="23"/>
      <w:r>
        <w:t>XRD?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39CB61A6" w15:done="0"/>
  <w15:commentEx w15:paraId="46CE86F4" w15:done="0"/>
  <w15:commentEx w15:paraId="4806A54F" w15:done="0"/>
  <w15:commentEx w15:paraId="3EAE9D4E" w15:done="0"/>
  <w15:commentEx w15:paraId="5C8E6701" w15:done="0"/>
  <w15:commentEx w15:paraId="1675A01D" w15:done="0"/>
  <w15:commentEx w15:paraId="28A180DE" w15:done="0"/>
  <w15:commentEx w15:paraId="343376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39CB61A6" w16cid:durableId="1F7324D4"/>
  <w16cid:commentId w16cid:paraId="46CE86F4" w16cid:durableId="1F732556"/>
  <w16cid:commentId w16cid:paraId="4806A54F" w16cid:durableId="1F73292F"/>
  <w16cid:commentId w16cid:paraId="3EAE9D4E" w16cid:durableId="1F7338AC"/>
  <w16cid:commentId w16cid:paraId="5C8E6701" w16cid:durableId="1F7338E9"/>
  <w16cid:commentId w16cid:paraId="1675A01D" w16cid:durableId="1F73394A"/>
  <w16cid:commentId w16cid:paraId="28A180DE" w16cid:durableId="1F733A05"/>
  <w16cid:commentId w16cid:paraId="3433766B" w16cid:durableId="1F733B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E2638" w14:textId="77777777" w:rsidR="00BA158F" w:rsidRDefault="00BA158F" w:rsidP="004A10BE">
      <w:r>
        <w:separator/>
      </w:r>
    </w:p>
  </w:endnote>
  <w:endnote w:type="continuationSeparator" w:id="0">
    <w:p w14:paraId="338B3AD1" w14:textId="77777777" w:rsidR="00BA158F" w:rsidRDefault="00BA158F" w:rsidP="004A10BE">
      <w:r>
        <w:continuationSeparator/>
      </w:r>
    </w:p>
  </w:endnote>
  <w:endnote w:type="continuationNotice" w:id="1">
    <w:p w14:paraId="0F0B2D47" w14:textId="77777777" w:rsidR="00BA158F" w:rsidRDefault="00BA15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7B2DD2">
      <w:rPr>
        <w:b/>
        <w:bCs/>
        <w:noProof/>
        <w:sz w:val="18"/>
        <w:szCs w:val="18"/>
      </w:rPr>
      <w:t>20</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7B2DD2">
      <w:rPr>
        <w:b/>
        <w:bCs/>
        <w:noProof/>
        <w:sz w:val="18"/>
        <w:szCs w:val="18"/>
      </w:rPr>
      <w:t>20</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7B2DD2">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7B2DD2">
      <w:rPr>
        <w:b/>
        <w:bCs/>
        <w:noProof/>
        <w:sz w:val="18"/>
        <w:szCs w:val="18"/>
      </w:rPr>
      <w:t>20</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3328B" w14:textId="77777777" w:rsidR="00BA158F" w:rsidRDefault="00BA158F" w:rsidP="004A10BE">
      <w:r>
        <w:separator/>
      </w:r>
    </w:p>
  </w:footnote>
  <w:footnote w:type="continuationSeparator" w:id="0">
    <w:p w14:paraId="5E37EDC1" w14:textId="77777777" w:rsidR="00BA158F" w:rsidRDefault="00BA158F" w:rsidP="004A10BE">
      <w:r>
        <w:continuationSeparator/>
      </w:r>
    </w:p>
  </w:footnote>
  <w:footnote w:type="continuationNotice" w:id="1">
    <w:p w14:paraId="462469CB" w14:textId="77777777" w:rsidR="00BA158F" w:rsidRDefault="00BA15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6083"/>
    <w:rsid w:val="000854F1"/>
    <w:rsid w:val="00090BF6"/>
    <w:rsid w:val="00092D79"/>
    <w:rsid w:val="00093460"/>
    <w:rsid w:val="000A7527"/>
    <w:rsid w:val="000B0B1D"/>
    <w:rsid w:val="000B1FCA"/>
    <w:rsid w:val="000B22E0"/>
    <w:rsid w:val="000B2C20"/>
    <w:rsid w:val="000B7F0C"/>
    <w:rsid w:val="000C0DCB"/>
    <w:rsid w:val="000C10ED"/>
    <w:rsid w:val="000C374E"/>
    <w:rsid w:val="000C41CC"/>
    <w:rsid w:val="000C4DE3"/>
    <w:rsid w:val="000C4E61"/>
    <w:rsid w:val="000D10EB"/>
    <w:rsid w:val="000D1815"/>
    <w:rsid w:val="000D263E"/>
    <w:rsid w:val="000D3A7D"/>
    <w:rsid w:val="000D753D"/>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2061"/>
    <w:rsid w:val="00163D07"/>
    <w:rsid w:val="001662E0"/>
    <w:rsid w:val="00176AD5"/>
    <w:rsid w:val="00180C55"/>
    <w:rsid w:val="001820D8"/>
    <w:rsid w:val="001920E9"/>
    <w:rsid w:val="0019396D"/>
    <w:rsid w:val="001A489F"/>
    <w:rsid w:val="001A73BA"/>
    <w:rsid w:val="001B1565"/>
    <w:rsid w:val="001B3B1A"/>
    <w:rsid w:val="001B5133"/>
    <w:rsid w:val="001B6D2C"/>
    <w:rsid w:val="001C4AB8"/>
    <w:rsid w:val="001C6D19"/>
    <w:rsid w:val="001D0D36"/>
    <w:rsid w:val="001D4FA7"/>
    <w:rsid w:val="001D5338"/>
    <w:rsid w:val="001D717A"/>
    <w:rsid w:val="001D7833"/>
    <w:rsid w:val="001E14BA"/>
    <w:rsid w:val="001F046E"/>
    <w:rsid w:val="001F051B"/>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1A60"/>
    <w:rsid w:val="003146CE"/>
    <w:rsid w:val="003154F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63B"/>
    <w:rsid w:val="003749A1"/>
    <w:rsid w:val="00374D1C"/>
    <w:rsid w:val="00376155"/>
    <w:rsid w:val="003774A5"/>
    <w:rsid w:val="00382BB4"/>
    <w:rsid w:val="003847CF"/>
    <w:rsid w:val="0039397C"/>
    <w:rsid w:val="003966FE"/>
    <w:rsid w:val="003A1E14"/>
    <w:rsid w:val="003A7A86"/>
    <w:rsid w:val="003A7DF7"/>
    <w:rsid w:val="003B0238"/>
    <w:rsid w:val="003B6753"/>
    <w:rsid w:val="003C3181"/>
    <w:rsid w:val="003C63AD"/>
    <w:rsid w:val="003C6E09"/>
    <w:rsid w:val="003C7EBC"/>
    <w:rsid w:val="003D07F4"/>
    <w:rsid w:val="003D7B8F"/>
    <w:rsid w:val="003D7CF5"/>
    <w:rsid w:val="003E0044"/>
    <w:rsid w:val="003E3AE6"/>
    <w:rsid w:val="003E4ED5"/>
    <w:rsid w:val="003F08D1"/>
    <w:rsid w:val="003F1CE6"/>
    <w:rsid w:val="003F6B06"/>
    <w:rsid w:val="003F6BEC"/>
    <w:rsid w:val="003F6D78"/>
    <w:rsid w:val="004021D9"/>
    <w:rsid w:val="00402374"/>
    <w:rsid w:val="004101FE"/>
    <w:rsid w:val="0041521B"/>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87B63"/>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D3BC4"/>
    <w:rsid w:val="005E2DAF"/>
    <w:rsid w:val="005E5490"/>
    <w:rsid w:val="005E7E8C"/>
    <w:rsid w:val="005F383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4261D"/>
    <w:rsid w:val="0064427C"/>
    <w:rsid w:val="00645BB3"/>
    <w:rsid w:val="0064790B"/>
    <w:rsid w:val="00650F7D"/>
    <w:rsid w:val="0065266F"/>
    <w:rsid w:val="006646BE"/>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FB9"/>
    <w:rsid w:val="00714EC5"/>
    <w:rsid w:val="00716AE0"/>
    <w:rsid w:val="00716EE3"/>
    <w:rsid w:val="007178BF"/>
    <w:rsid w:val="00721B57"/>
    <w:rsid w:val="0072244C"/>
    <w:rsid w:val="0072653A"/>
    <w:rsid w:val="007268E1"/>
    <w:rsid w:val="007348FA"/>
    <w:rsid w:val="0074286D"/>
    <w:rsid w:val="00743C9B"/>
    <w:rsid w:val="007536A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332D"/>
    <w:rsid w:val="00836434"/>
    <w:rsid w:val="008429FC"/>
    <w:rsid w:val="0084373F"/>
    <w:rsid w:val="00843B1F"/>
    <w:rsid w:val="00844703"/>
    <w:rsid w:val="00845597"/>
    <w:rsid w:val="008478FD"/>
    <w:rsid w:val="00850880"/>
    <w:rsid w:val="0085721E"/>
    <w:rsid w:val="008573F1"/>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30682"/>
    <w:rsid w:val="00931926"/>
    <w:rsid w:val="0093615D"/>
    <w:rsid w:val="00937567"/>
    <w:rsid w:val="00940BCB"/>
    <w:rsid w:val="00943B3E"/>
    <w:rsid w:val="00943D39"/>
    <w:rsid w:val="009502CA"/>
    <w:rsid w:val="0095185F"/>
    <w:rsid w:val="0096173A"/>
    <w:rsid w:val="00962267"/>
    <w:rsid w:val="00964614"/>
    <w:rsid w:val="009737B4"/>
    <w:rsid w:val="00981900"/>
    <w:rsid w:val="00981D83"/>
    <w:rsid w:val="00984074"/>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6C38"/>
    <w:rsid w:val="00A2134B"/>
    <w:rsid w:val="00A23059"/>
    <w:rsid w:val="00A3407B"/>
    <w:rsid w:val="00A42098"/>
    <w:rsid w:val="00A4424B"/>
    <w:rsid w:val="00A44266"/>
    <w:rsid w:val="00A444E5"/>
    <w:rsid w:val="00A533AF"/>
    <w:rsid w:val="00A5345C"/>
    <w:rsid w:val="00A54058"/>
    <w:rsid w:val="00A602B2"/>
    <w:rsid w:val="00A6285C"/>
    <w:rsid w:val="00A65998"/>
    <w:rsid w:val="00A6599B"/>
    <w:rsid w:val="00A6712E"/>
    <w:rsid w:val="00A74750"/>
    <w:rsid w:val="00A7757B"/>
    <w:rsid w:val="00A8291E"/>
    <w:rsid w:val="00A83DD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3A0C"/>
    <w:rsid w:val="00AD6E95"/>
    <w:rsid w:val="00AE5495"/>
    <w:rsid w:val="00AE624A"/>
    <w:rsid w:val="00AE6F15"/>
    <w:rsid w:val="00AE71FD"/>
    <w:rsid w:val="00AF113A"/>
    <w:rsid w:val="00AF6017"/>
    <w:rsid w:val="00B015A1"/>
    <w:rsid w:val="00B051A4"/>
    <w:rsid w:val="00B066EC"/>
    <w:rsid w:val="00B151F8"/>
    <w:rsid w:val="00B179DE"/>
    <w:rsid w:val="00B20D77"/>
    <w:rsid w:val="00B249E8"/>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158F"/>
    <w:rsid w:val="00BA2D27"/>
    <w:rsid w:val="00BA3220"/>
    <w:rsid w:val="00BA347E"/>
    <w:rsid w:val="00BA3722"/>
    <w:rsid w:val="00BB2D1B"/>
    <w:rsid w:val="00BB66B7"/>
    <w:rsid w:val="00BC236B"/>
    <w:rsid w:val="00BC6483"/>
    <w:rsid w:val="00BC7E28"/>
    <w:rsid w:val="00BD2A50"/>
    <w:rsid w:val="00BD3190"/>
    <w:rsid w:val="00BD43CD"/>
    <w:rsid w:val="00BD74C3"/>
    <w:rsid w:val="00BE5D86"/>
    <w:rsid w:val="00BF179F"/>
    <w:rsid w:val="00C034E4"/>
    <w:rsid w:val="00C03DA0"/>
    <w:rsid w:val="00C03DA6"/>
    <w:rsid w:val="00C03F40"/>
    <w:rsid w:val="00C076FF"/>
    <w:rsid w:val="00C07872"/>
    <w:rsid w:val="00C11296"/>
    <w:rsid w:val="00C117EE"/>
    <w:rsid w:val="00C24003"/>
    <w:rsid w:val="00C26FB5"/>
    <w:rsid w:val="00C277BA"/>
    <w:rsid w:val="00C31802"/>
    <w:rsid w:val="00C3202C"/>
    <w:rsid w:val="00C34A2A"/>
    <w:rsid w:val="00C34B0A"/>
    <w:rsid w:val="00C3630F"/>
    <w:rsid w:val="00C36A36"/>
    <w:rsid w:val="00C40AD1"/>
    <w:rsid w:val="00C4294B"/>
    <w:rsid w:val="00C56C3B"/>
    <w:rsid w:val="00C621C7"/>
    <w:rsid w:val="00C644F7"/>
    <w:rsid w:val="00C648E9"/>
    <w:rsid w:val="00C67DB1"/>
    <w:rsid w:val="00C805F9"/>
    <w:rsid w:val="00C822CA"/>
    <w:rsid w:val="00C87D4A"/>
    <w:rsid w:val="00C917E9"/>
    <w:rsid w:val="00CA6B98"/>
    <w:rsid w:val="00CB119F"/>
    <w:rsid w:val="00CB24F3"/>
    <w:rsid w:val="00CB31D5"/>
    <w:rsid w:val="00CB543E"/>
    <w:rsid w:val="00CC366A"/>
    <w:rsid w:val="00CD569B"/>
    <w:rsid w:val="00CD5ABB"/>
    <w:rsid w:val="00CD794E"/>
    <w:rsid w:val="00CE3B9E"/>
    <w:rsid w:val="00CE6AA7"/>
    <w:rsid w:val="00CF1FED"/>
    <w:rsid w:val="00CF4177"/>
    <w:rsid w:val="00D1003B"/>
    <w:rsid w:val="00D21EB9"/>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C0A4D"/>
    <w:rsid w:val="00DC2E97"/>
    <w:rsid w:val="00DD0C00"/>
    <w:rsid w:val="00DD61F4"/>
    <w:rsid w:val="00DE181E"/>
    <w:rsid w:val="00DE677B"/>
    <w:rsid w:val="00DE7942"/>
    <w:rsid w:val="00DF2EEA"/>
    <w:rsid w:val="00E001BB"/>
    <w:rsid w:val="00E05629"/>
    <w:rsid w:val="00E158CC"/>
    <w:rsid w:val="00E16B9E"/>
    <w:rsid w:val="00E22640"/>
    <w:rsid w:val="00E34C9E"/>
    <w:rsid w:val="00E35E8D"/>
    <w:rsid w:val="00E41087"/>
    <w:rsid w:val="00E448F8"/>
    <w:rsid w:val="00E509CD"/>
    <w:rsid w:val="00E50EAD"/>
    <w:rsid w:val="00E5483A"/>
    <w:rsid w:val="00E634B2"/>
    <w:rsid w:val="00E6462E"/>
    <w:rsid w:val="00E6529A"/>
    <w:rsid w:val="00E76322"/>
    <w:rsid w:val="00E80A1E"/>
    <w:rsid w:val="00E81A31"/>
    <w:rsid w:val="00E84D88"/>
    <w:rsid w:val="00E90CD0"/>
    <w:rsid w:val="00E930A9"/>
    <w:rsid w:val="00E95DEF"/>
    <w:rsid w:val="00E9614A"/>
    <w:rsid w:val="00EA0A82"/>
    <w:rsid w:val="00EA2F25"/>
    <w:rsid w:val="00EA5BAE"/>
    <w:rsid w:val="00EA5E49"/>
    <w:rsid w:val="00EA75EC"/>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F00111"/>
    <w:rsid w:val="00F01E4D"/>
    <w:rsid w:val="00F02265"/>
    <w:rsid w:val="00F06507"/>
    <w:rsid w:val="00F076AB"/>
    <w:rsid w:val="00F10BB2"/>
    <w:rsid w:val="00F11C47"/>
    <w:rsid w:val="00F12A1B"/>
    <w:rsid w:val="00F2120A"/>
    <w:rsid w:val="00F215F7"/>
    <w:rsid w:val="00F2254A"/>
    <w:rsid w:val="00F24FCA"/>
    <w:rsid w:val="00F2768D"/>
    <w:rsid w:val="00F41019"/>
    <w:rsid w:val="00F4358F"/>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4E2F536-EE6D-4211-889C-3A8F90AB6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24706</Words>
  <Characters>140829</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Grutter, Alexander J. (Fed)</cp:lastModifiedBy>
  <cp:revision>5</cp:revision>
  <cp:lastPrinted>2018-10-04T22:38:00Z</cp:lastPrinted>
  <dcterms:created xsi:type="dcterms:W3CDTF">2018-10-18T19:46:00Z</dcterms:created>
  <dcterms:modified xsi:type="dcterms:W3CDTF">2018-10-18T21:05:00Z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