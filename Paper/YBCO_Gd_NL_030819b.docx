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9BB06" w14:textId="77777777" w:rsidR="009246AD" w:rsidRDefault="009246AD">
      <w:pPr>
        <w:pStyle w:val="BodyText"/>
        <w:rPr>
          <w:sz w:val="36"/>
        </w:rPr>
      </w:pPr>
      <w:r>
        <w:rPr>
          <w:sz w:val="36"/>
        </w:rPr>
        <w:t>Template for Submission of Manuscripts to American Chemical Society Journals</w:t>
      </w:r>
    </w:p>
    <w:p w14:paraId="4958868F" w14:textId="77777777"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14:paraId="642EEA53" w14:textId="77777777"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14:paraId="76E04BD7" w14:textId="77777777"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14:paraId="15CA6135" w14:textId="77777777" w:rsidR="00A20EB5" w:rsidRPr="00AB34C5" w:rsidRDefault="00A20EB5" w:rsidP="00A20EB5">
      <w:pPr>
        <w:rPr>
          <w:b/>
          <w:sz w:val="21"/>
          <w:szCs w:val="21"/>
        </w:rPr>
      </w:pPr>
      <w:r w:rsidRPr="00AB34C5">
        <w:rPr>
          <w:b/>
          <w:sz w:val="21"/>
          <w:szCs w:val="21"/>
        </w:rPr>
        <w:t>Using the template</w:t>
      </w:r>
    </w:p>
    <w:p w14:paraId="0FFFE987" w14:textId="77777777"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14:paraId="67AE8727" w14:textId="77777777"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14:paraId="2D83DC54" w14:textId="77777777"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14:paraId="36A85157" w14:textId="77777777"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type in the following command (</w:t>
      </w:r>
      <w:proofErr w:type="spellStart"/>
      <w:r w:rsidR="00912169">
        <w:rPr>
          <w:sz w:val="21"/>
          <w:szCs w:val="21"/>
        </w:rPr>
        <w:t>Alt+Ctrl+Shift+S</w:t>
      </w:r>
      <w:proofErr w:type="spellEnd"/>
      <w:r w:rsidR="00912169">
        <w:rPr>
          <w:sz w:val="21"/>
          <w:szCs w:val="21"/>
        </w:rPr>
        <w:t xml:space="preserve">) </w:t>
      </w:r>
      <w:r w:rsidRPr="00AB34C5">
        <w:rPr>
          <w:sz w:val="21"/>
          <w:szCs w:val="21"/>
        </w:rPr>
        <w:t>and it should appear. You can close this at any time and then reopen it when needed.</w:t>
      </w:r>
    </w:p>
    <w:p w14:paraId="724553BD" w14:textId="77777777"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14:paraId="68AA7165" w14:textId="77777777"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14:paraId="6DCD13B8" w14:textId="77777777"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14:paraId="6F7A667D" w14:textId="77777777"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14:paraId="45BAB1EF" w14:textId="77777777"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14:paraId="264906A7" w14:textId="77777777"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14:paraId="5A90EC90" w14:textId="77777777"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14:paraId="04D03D7D" w14:textId="77777777" w:rsidR="00A74256" w:rsidRPr="00A74256" w:rsidRDefault="00A74256" w:rsidP="00A74256">
      <w:pPr>
        <w:pStyle w:val="BBAuthorName"/>
        <w:jc w:val="left"/>
        <w:rPr>
          <w:b/>
          <w:i w:val="0"/>
        </w:rPr>
      </w:pPr>
      <w:r w:rsidRPr="00A74256">
        <w:rPr>
          <w:b/>
          <w:i w:val="0"/>
        </w:rPr>
        <w:t>Authors</w:t>
      </w:r>
      <w:r>
        <w:rPr>
          <w:b/>
          <w:i w:val="0"/>
        </w:rPr>
        <w:t>:</w:t>
      </w:r>
    </w:p>
    <w:p w14:paraId="43D38A79" w14:textId="77777777"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14:paraId="2574284A" w14:textId="77777777" w:rsidR="00A74256" w:rsidRPr="00A74256" w:rsidRDefault="00A74256" w:rsidP="00A74256">
      <w:pPr>
        <w:pStyle w:val="BIEmailAddress"/>
        <w:rPr>
          <w:b/>
        </w:rPr>
      </w:pPr>
      <w:r w:rsidRPr="00A74256">
        <w:rPr>
          <w:b/>
        </w:rPr>
        <w:t>Author Addresses</w:t>
      </w:r>
      <w:r>
        <w:rPr>
          <w:b/>
        </w:rPr>
        <w:t>:</w:t>
      </w:r>
    </w:p>
    <w:p w14:paraId="743A5AAC" w14:textId="77777777" w:rsidR="00AA7CCA" w:rsidRDefault="00AA7CCA" w:rsidP="000B681A">
      <w:pPr>
        <w:pStyle w:val="BIEmailAddress"/>
        <w:spacing w:line="240" w:lineRule="auto"/>
      </w:pPr>
      <w:r w:rsidRPr="00FD137E">
        <w:rPr>
          <w:vertAlign w:val="superscript"/>
        </w:rPr>
        <w:t>1</w:t>
      </w:r>
      <w:r>
        <w:t>Physics Department, University of California, Davis, CA 95616, USA.</w:t>
      </w:r>
    </w:p>
    <w:p w14:paraId="7DB576BC" w14:textId="77777777"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14:paraId="35990D0C" w14:textId="77777777"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14:paraId="4B965DD9" w14:textId="77777777"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14:paraId="629B3B86" w14:textId="77777777"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14:paraId="784780E2" w14:textId="77777777"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14:paraId="6A284BF2" w14:textId="77777777"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14:paraId="26F667D8" w14:textId="77777777"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14:paraId="55FA96A5" w14:textId="77777777" w:rsidR="00AA7CCA" w:rsidRDefault="00AA7CCA" w:rsidP="000B681A">
      <w:pPr>
        <w:pStyle w:val="BIEmailAddress"/>
        <w:spacing w:line="240" w:lineRule="auto"/>
      </w:pPr>
      <w:r w:rsidRPr="00FD137E">
        <w:rPr>
          <w:vertAlign w:val="superscript"/>
        </w:rPr>
        <w:t>9</w:t>
      </w:r>
      <w:r>
        <w:t>Physics Department, Georgetown University, Washington, DC 20057, USA.</w:t>
      </w:r>
    </w:p>
    <w:p w14:paraId="0972153B" w14:textId="77777777" w:rsidR="00FD137E" w:rsidRPr="00FD137E" w:rsidRDefault="00FD137E" w:rsidP="00FD137E">
      <w:pPr>
        <w:pStyle w:val="AIReceivedDate"/>
      </w:pPr>
    </w:p>
    <w:p w14:paraId="78A53160" w14:textId="77777777"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p>
    <w:p w14:paraId="746431DF" w14:textId="77777777" w:rsidR="00FD137E" w:rsidRDefault="00FD137E" w:rsidP="00683131">
      <w:pPr>
        <w:pStyle w:val="BDAbstract"/>
      </w:pPr>
      <w:r>
        <w:rPr>
          <w:b/>
        </w:rPr>
        <w:t>Abstract</w:t>
      </w:r>
      <w:r w:rsidR="00A74256">
        <w:rPr>
          <w:b/>
        </w:rPr>
        <w:t>:</w:t>
      </w:r>
    </w:p>
    <w:p w14:paraId="42DA3DE9" w14:textId="77777777"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14:paraId="4985DDE6" w14:textId="77777777" w:rsidR="00A74256" w:rsidRDefault="00A74256">
      <w:pPr>
        <w:spacing w:after="0"/>
        <w:jc w:val="left"/>
      </w:pPr>
      <w:r>
        <w:br w:type="page"/>
      </w:r>
    </w:p>
    <w:p w14:paraId="2F9E9A9F" w14:textId="77777777"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14:paraId="729E85F9" w14:textId="7D1A55A4"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sup&gt;1,2&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sup&gt;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sup&gt;7,8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aae02441-04b4-33c8-81cb-bf55930e09ff"]}],"mendeley":{"formattedCitation":"&lt;sup&gt;9–16&lt;/sup&gt;","plainTextFormattedCitation":"9–16","previouslyFormattedCitation":"&lt;sup&gt;9–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aae02441-04b4-33c8-81cb-bf55930e09ff"]}],"mendeley":{"formattedCitation":"&lt;sup&gt;13–16&lt;/sup&gt;","plainTextFormattedCitation":"13–16","previouslyFormattedCitation":"&lt;sup&gt;13–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aae02441-04b4-33c8-81cb-bf55930e09ff"]}],"mendeley":{"formattedCitation":"&lt;sup&gt;15,16&lt;/sup&gt;","plainTextFormattedCitation":"15,16","previouslyFormattedCitation":"&lt;sup&gt;15,16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14:paraId="468694D9" w14:textId="27960651"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14:paraId="3409182F"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14:paraId="5BF18443" w14:textId="684A7A6A"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sup&gt;19&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sup&gt;20&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sup&gt;21,22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sup&gt;24,25&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14:paraId="5B6BD93A" w14:textId="7602298C"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sup&gt;26&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sup&gt;27&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14:paraId="53796C92" w14:textId="27221642"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sup&gt;21&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14:paraId="74470975" w14:textId="48611DCC" w:rsidR="00FD137E" w:rsidRPr="00FD137E" w:rsidRDefault="00FD137E" w:rsidP="00376E43">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r w:rsidR="00376E43">
        <w:rPr>
          <w:rFonts w:ascii="Times New Roman" w:eastAsia="Calibri" w:hAnsi="Times New Roman"/>
        </w:rPr>
        <w:t xml:space="preserve"> </w:t>
      </w:r>
      <w:r w:rsidR="00376E43">
        <w:rPr>
          <w:rFonts w:ascii="Times New Roman" w:hAnsi="Times New Roman"/>
          <w:szCs w:val="24"/>
        </w:rPr>
        <w:t>Note that no appreciable ferromagnetic signal was measured in any of the Gd-capped samples in 5-100K, indicating that the Gd layer has been oxidized</w:t>
      </w:r>
      <w:bookmarkStart w:id="3" w:name="_GoBack"/>
      <w:bookmarkEnd w:id="3"/>
      <w:r w:rsidR="00376E43">
        <w:rPr>
          <w:rFonts w:ascii="Times New Roman" w:hAnsi="Times New Roman"/>
          <w:szCs w:val="24"/>
        </w:rPr>
        <w:t>.</w:t>
      </w:r>
    </w:p>
    <w:p w14:paraId="6442C756" w14:textId="77777777"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xml:space="preserve">; </w:t>
      </w:r>
      <w:proofErr w:type="gramStart"/>
      <w:r w:rsidRPr="00FD137E">
        <w:rPr>
          <w:rFonts w:ascii="Times New Roman" w:hAnsi="Times New Roman"/>
          <w:szCs w:val="24"/>
        </w:rPr>
        <w:t>thus</w:t>
      </w:r>
      <w:proofErr w:type="gramEnd"/>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lastRenderedPageBreak/>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14:paraId="70E61591" w14:textId="4EEAF80A" w:rsidR="00FD137E" w:rsidRPr="00FD137E" w:rsidRDefault="00FD137E" w:rsidP="00FD137E">
      <w:pPr>
        <w:spacing w:after="160" w:line="480" w:lineRule="auto"/>
        <w:ind w:firstLine="720"/>
        <w:rPr>
          <w:rFonts w:ascii="Times New Roman" w:hAnsi="Times New Roman"/>
          <w:szCs w:val="24"/>
        </w:rPr>
      </w:pPr>
      <w:bookmarkStart w:id="4" w:name="_2et92p0" w:colFirst="0" w:colLast="0"/>
      <w:bookmarkEnd w:id="4"/>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w:t>
      </w:r>
      <w:r w:rsidRPr="00FD137E">
        <w:rPr>
          <w:rFonts w:ascii="Times New Roman" w:hAnsi="Times New Roman"/>
          <w:szCs w:val="24"/>
        </w:rPr>
        <w:lastRenderedPageBreak/>
        <w:t xml:space="preserve">illustrated in Fig. 3B inset, where a CuO stacking fault consisting of multiple CuO chain layers is 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sup&gt;28–30&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sup&gt;31&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E3274C">
        <w:rPr>
          <w:rFonts w:ascii="Cambria Math" w:hAnsi="Cambria Math" w:cs="Cambria Math"/>
          <w:szCs w:val="24"/>
        </w:rPr>
        <w:instrText>≃</w:instrText>
      </w:r>
      <w:r w:rsidR="00E3274C">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E3274C">
        <w:rPr>
          <w:rFonts w:ascii="Cambria Math" w:hAnsi="Cambria Math" w:cs="Cambria Math"/>
          <w:szCs w:val="24"/>
        </w:rPr>
        <w:instrText>≃</w:instrText>
      </w:r>
      <w:r w:rsidR="00E3274C">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sup&gt;32–34&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14:paraId="45D64806" w14:textId="0AADF3E2" w:rsidR="00FD137E" w:rsidRPr="00FD137E" w:rsidRDefault="00FD137E" w:rsidP="00FD137E">
      <w:pPr>
        <w:spacing w:after="160" w:line="480" w:lineRule="auto"/>
        <w:ind w:firstLine="720"/>
        <w:rPr>
          <w:rFonts w:ascii="Times New Roman" w:hAnsi="Times New Roman"/>
          <w:szCs w:val="24"/>
        </w:rPr>
      </w:pPr>
      <w:commentRangeStart w:id="5"/>
      <w:r w:rsidRPr="00FD137E">
        <w:rPr>
          <w:rFonts w:ascii="Times New Roman" w:hAnsi="Times New Roman"/>
          <w:szCs w:val="24"/>
        </w:rPr>
        <w:t>The extraction of oxygen was further probed by polarized neutron reflectometry (PNR)</w:t>
      </w:r>
      <w:r w:rsidR="00376E43">
        <w:rPr>
          <w:rFonts w:ascii="Times New Roman" w:hAnsi="Times New Roman"/>
          <w:szCs w:val="24"/>
        </w:rPr>
        <w:t xml:space="preserve"> at 6K</w:t>
      </w:r>
      <w:r w:rsidRPr="00FD137E">
        <w:rPr>
          <w:rFonts w:ascii="Times New Roman" w:hAnsi="Times New Roman"/>
          <w:szCs w:val="24"/>
        </w:rPr>
        <w:t xml:space="preserve">,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w:t>
      </w:r>
      <w:r w:rsidRPr="00FD137E">
        <w:rPr>
          <w:rFonts w:ascii="Times New Roman" w:hAnsi="Times New Roman"/>
          <w:szCs w:val="24"/>
        </w:rPr>
        <w:lastRenderedPageBreak/>
        <w:t>decreases, particularly near the YBCO/Gd interface, consistent with the removal of oxygen from 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r w:rsidR="00376E43">
        <w:rPr>
          <w:rFonts w:ascii="Times New Roman" w:hAnsi="Times New Roman"/>
          <w:szCs w:val="24"/>
        </w:rPr>
        <w:t xml:space="preserve"> Furthermore, no appreciable magnetic SLD was measured</w:t>
      </w:r>
      <w:ins w:id="6" w:author="pdmurray" w:date="2019-03-08T14:01:00Z">
        <w:r w:rsidR="00BA43A1">
          <w:rPr>
            <w:rFonts w:ascii="Times New Roman" w:hAnsi="Times New Roman"/>
            <w:szCs w:val="24"/>
          </w:rPr>
          <w:t xml:space="preserve"> (Fig S1)</w:t>
        </w:r>
      </w:ins>
      <w:r w:rsidR="00F026F5">
        <w:rPr>
          <w:rFonts w:ascii="Times New Roman" w:hAnsi="Times New Roman"/>
          <w:szCs w:val="24"/>
        </w:rPr>
        <w:t xml:space="preserve">, indicating that the Gd layers are no longer magnetic, in agreement with magnetometry measurements. </w:t>
      </w:r>
      <w:r w:rsidR="00376E43">
        <w:rPr>
          <w:rFonts w:ascii="Times New Roman" w:hAnsi="Times New Roman"/>
          <w:szCs w:val="24"/>
        </w:rPr>
        <w:t xml:space="preserve"> </w:t>
      </w:r>
      <w:commentRangeEnd w:id="5"/>
      <w:r w:rsidR="00D942AB">
        <w:rPr>
          <w:rStyle w:val="CommentReference"/>
        </w:rPr>
        <w:commentReference w:id="5"/>
      </w:r>
    </w:p>
    <w:p w14:paraId="4895DAD5" w14:textId="0C0ADD50" w:rsidR="00FD137E" w:rsidRPr="00FD137E" w:rsidRDefault="00FD137E" w:rsidP="00FD137E">
      <w:pPr>
        <w:spacing w:after="160" w:line="480" w:lineRule="auto"/>
        <w:ind w:firstLine="720"/>
        <w:rPr>
          <w:rFonts w:ascii="Calibri" w:eastAsia="Calibri" w:hAnsi="Calibri" w:cs="Calibri"/>
          <w:szCs w:val="24"/>
        </w:rPr>
      </w:pPr>
      <w:bookmarkStart w:id="7" w:name="_tyjcwt" w:colFirst="0" w:colLast="0"/>
      <w:bookmarkEnd w:id="7"/>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sup&gt;35,36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E3274C">
        <w:rPr>
          <w:rFonts w:ascii="Cambria Math" w:hAnsi="Cambria Math" w:cs="Cambria Math"/>
          <w:szCs w:val="24"/>
        </w:rPr>
        <w:instrText>∼</w:instrText>
      </w:r>
      <w:r w:rsidR="00E3274C">
        <w:rPr>
          <w:rFonts w:ascii="Times New Roman" w:hAnsi="Times New Roman"/>
          <w:szCs w:val="24"/>
        </w:rPr>
        <w:instrText>7have been measured. Evidence for the strong localization of valence Cu 3d electrons is indicated by the Coulomb interaction Ucd</w:instrText>
      </w:r>
      <w:r w:rsidR="00E3274C">
        <w:rPr>
          <w:rFonts w:ascii="Cambria Math" w:hAnsi="Cambria Math" w:cs="Cambria Math"/>
          <w:szCs w:val="24"/>
        </w:rPr>
        <w:instrText>∼</w:instrText>
      </w:r>
      <w:r w:rsidR="00E3274C">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E3274C">
        <w:rPr>
          <w:rFonts w:ascii="Cambria Math" w:hAnsi="Cambria Math" w:cs="Cambria Math"/>
          <w:szCs w:val="24"/>
        </w:rPr>
        <w:instrText>∼</w:instrText>
      </w:r>
      <w:r w:rsidR="00E3274C">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sup&gt;8,37,38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sup&gt;37&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xml:space="preserve">. The bulk sensitivity of FY measurements infers that the observed oxygen depletion comes from ionic </w:t>
      </w:r>
      <w:r w:rsidRPr="00FD137E">
        <w:rPr>
          <w:rFonts w:ascii="Times New Roman" w:hAnsi="Times New Roman"/>
          <w:szCs w:val="24"/>
        </w:rPr>
        <w:lastRenderedPageBreak/>
        <w:t>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the oxygen stoichiometry suggests that this ionic approach may therefore be used as an effective means to control the superconducting transition, potentially under electric gating. </w:t>
      </w:r>
    </w:p>
    <w:p w14:paraId="37F8F040"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commentRangeStart w:id="8"/>
      <w:r w:rsidRPr="00FD137E">
        <w:rPr>
          <w:rFonts w:ascii="Times New Roman" w:hAnsi="Times New Roman"/>
          <w:b/>
          <w:szCs w:val="24"/>
        </w:rPr>
        <w:t>Discussion</w:t>
      </w:r>
      <w:r w:rsidR="00A74256">
        <w:rPr>
          <w:rFonts w:ascii="Times New Roman" w:hAnsi="Times New Roman"/>
          <w:b/>
          <w:szCs w:val="24"/>
        </w:rPr>
        <w:t>:</w:t>
      </w:r>
      <w:commentRangeEnd w:id="8"/>
      <w:r w:rsidR="00D942AB">
        <w:rPr>
          <w:rStyle w:val="CommentReference"/>
        </w:rPr>
        <w:commentReference w:id="8"/>
      </w:r>
    </w:p>
    <w:p w14:paraId="64BB6FD8" w14:textId="37F43200" w:rsidR="009F3F1A" w:rsidRDefault="00FD137E" w:rsidP="00FD137E">
      <w:pPr>
        <w:pBdr>
          <w:top w:val="nil"/>
          <w:left w:val="nil"/>
          <w:bottom w:val="nil"/>
          <w:right w:val="nil"/>
          <w:between w:val="nil"/>
        </w:pBdr>
        <w:spacing w:after="0" w:line="480" w:lineRule="auto"/>
        <w:rPr>
          <w:ins w:id="9" w:author="pdmurray" w:date="2019-03-08T13:44:00Z"/>
          <w:rFonts w:ascii="Times New Roman" w:hAnsi="Times New Roman"/>
          <w:szCs w:val="24"/>
        </w:rPr>
      </w:pPr>
      <w:r w:rsidRPr="00FD137E">
        <w:rPr>
          <w:rFonts w:ascii="Times New Roman" w:hAnsi="Times New Roman"/>
          <w:szCs w:val="24"/>
        </w:rPr>
        <w:tab/>
      </w:r>
      <w:ins w:id="10" w:author="pdmurray" w:date="2019-03-08T10:23:00Z">
        <w:r w:rsidR="00144647">
          <w:rPr>
            <w:rFonts w:ascii="Times New Roman" w:hAnsi="Times New Roman"/>
            <w:szCs w:val="24"/>
          </w:rPr>
          <w:t>The removal of oxygen from YBCO by the Gd capping layer can be understood</w:t>
        </w:r>
      </w:ins>
      <w:ins w:id="11" w:author="pdmurray" w:date="2019-03-08T10:24:00Z">
        <w:r w:rsidR="00144647">
          <w:rPr>
            <w:rFonts w:ascii="Times New Roman" w:hAnsi="Times New Roman"/>
            <w:szCs w:val="24"/>
          </w:rPr>
          <w:t xml:space="preserve"> by </w:t>
        </w:r>
      </w:ins>
      <w:ins w:id="12" w:author="pdmurray" w:date="2019-03-08T10:27:00Z">
        <w:r w:rsidR="00144647">
          <w:rPr>
            <w:rFonts w:ascii="Times New Roman" w:hAnsi="Times New Roman"/>
            <w:szCs w:val="24"/>
          </w:rPr>
          <w:t>considering</w:t>
        </w:r>
      </w:ins>
      <w:ins w:id="13" w:author="pdmurray" w:date="2019-03-08T10:24:00Z">
        <w:r w:rsidR="00144647">
          <w:rPr>
            <w:rFonts w:ascii="Times New Roman" w:hAnsi="Times New Roman"/>
            <w:szCs w:val="24"/>
          </w:rPr>
          <w:t xml:space="preserve"> the </w:t>
        </w:r>
      </w:ins>
      <w:ins w:id="14" w:author="pdmurray" w:date="2019-03-08T10:27:00Z">
        <w:r w:rsidR="00144647">
          <w:rPr>
            <w:rFonts w:ascii="Times New Roman" w:hAnsi="Times New Roman"/>
            <w:szCs w:val="24"/>
          </w:rPr>
          <w:t xml:space="preserve">change in </w:t>
        </w:r>
      </w:ins>
      <w:ins w:id="15" w:author="pdmurray" w:date="2019-03-08T10:24:00Z">
        <w:r w:rsidR="00144647">
          <w:rPr>
            <w:rFonts w:ascii="Times New Roman" w:hAnsi="Times New Roman"/>
            <w:szCs w:val="24"/>
          </w:rPr>
          <w:t>Gibbs free energ</w:t>
        </w:r>
      </w:ins>
      <w:ins w:id="16" w:author="pdmurray" w:date="2019-03-08T10:28:00Z">
        <w:r w:rsidR="00144647">
          <w:rPr>
            <w:rFonts w:ascii="Times New Roman" w:hAnsi="Times New Roman"/>
            <w:szCs w:val="24"/>
          </w:rPr>
          <w:t>y</w:t>
        </w:r>
      </w:ins>
      <w:ins w:id="17" w:author="pdmurray" w:date="2019-03-08T10:25:00Z">
        <w:r w:rsidR="00144647">
          <w:rPr>
            <w:rFonts w:ascii="Times New Roman" w:hAnsi="Times New Roman"/>
            <w:szCs w:val="24"/>
          </w:rPr>
          <w:t xml:space="preserve"> associated </w:t>
        </w:r>
      </w:ins>
      <w:ins w:id="18" w:author="pdmurray" w:date="2019-03-08T10:27:00Z">
        <w:r w:rsidR="00144647">
          <w:rPr>
            <w:rFonts w:ascii="Times New Roman" w:hAnsi="Times New Roman"/>
            <w:szCs w:val="24"/>
          </w:rPr>
          <w:t xml:space="preserve">with </w:t>
        </w:r>
      </w:ins>
      <w:ins w:id="19" w:author="pdmurray" w:date="2019-03-08T10:25:00Z">
        <w:r w:rsidR="00144647">
          <w:rPr>
            <w:rFonts w:ascii="Times New Roman" w:hAnsi="Times New Roman"/>
            <w:szCs w:val="24"/>
          </w:rPr>
          <w:t xml:space="preserve">oxidizing </w:t>
        </w:r>
      </w:ins>
      <w:ins w:id="20" w:author="pdmurray" w:date="2019-03-08T10:28:00Z">
        <w:r w:rsidR="00144647">
          <w:rPr>
            <w:rFonts w:ascii="Times New Roman" w:hAnsi="Times New Roman"/>
            <w:szCs w:val="24"/>
          </w:rPr>
          <w:t xml:space="preserve">the </w:t>
        </w:r>
      </w:ins>
      <w:ins w:id="21" w:author="pdmurray" w:date="2019-03-08T10:25:00Z">
        <w:r w:rsidR="00144647">
          <w:rPr>
            <w:rFonts w:ascii="Times New Roman" w:hAnsi="Times New Roman"/>
            <w:szCs w:val="24"/>
          </w:rPr>
          <w:t xml:space="preserve">Gd </w:t>
        </w:r>
      </w:ins>
      <w:ins w:id="22" w:author="pdmurray" w:date="2019-03-08T10:27:00Z">
        <w:r w:rsidR="00144647">
          <w:rPr>
            <w:rFonts w:ascii="Times New Roman" w:hAnsi="Times New Roman"/>
            <w:szCs w:val="24"/>
          </w:rPr>
          <w:t xml:space="preserve">and </w:t>
        </w:r>
      </w:ins>
      <w:ins w:id="23" w:author="pdmurray" w:date="2019-03-08T10:26:00Z">
        <w:r w:rsidR="00144647">
          <w:rPr>
            <w:rFonts w:ascii="Times New Roman" w:hAnsi="Times New Roman"/>
            <w:szCs w:val="24"/>
          </w:rPr>
          <w:t>reducing the YBCO.</w:t>
        </w:r>
      </w:ins>
      <w:ins w:id="24" w:author="pdmurray" w:date="2019-03-08T10:29:00Z">
        <w:r w:rsidR="00E9464D">
          <w:rPr>
            <w:rFonts w:ascii="Times New Roman" w:hAnsi="Times New Roman"/>
            <w:szCs w:val="24"/>
          </w:rPr>
          <w:t xml:space="preserve"> At room temperat</w:t>
        </w:r>
      </w:ins>
      <w:ins w:id="25" w:author="pdmurray" w:date="2019-03-08T13:27:00Z">
        <w:r w:rsidR="00256E2D">
          <w:rPr>
            <w:rFonts w:ascii="Times New Roman" w:hAnsi="Times New Roman"/>
            <w:szCs w:val="24"/>
          </w:rPr>
          <w:t>ure</w:t>
        </w:r>
      </w:ins>
      <w:ins w:id="26" w:author="pdmurray" w:date="2019-03-08T10:29:00Z">
        <w:r w:rsidR="00E9464D">
          <w:rPr>
            <w:rFonts w:ascii="Times New Roman" w:hAnsi="Times New Roman"/>
            <w:szCs w:val="24"/>
          </w:rPr>
          <w:t xml:space="preserve"> (300 K)</w:t>
        </w:r>
        <w:r w:rsidR="00A03666">
          <w:rPr>
            <w:rFonts w:ascii="Times New Roman" w:hAnsi="Times New Roman"/>
            <w:szCs w:val="24"/>
          </w:rPr>
          <w:t>,</w:t>
        </w:r>
      </w:ins>
      <w:ins w:id="27" w:author="pdmurray" w:date="2019-03-08T10:30:00Z">
        <w:r w:rsidR="00A03666">
          <w:rPr>
            <w:rFonts w:ascii="Times New Roman" w:hAnsi="Times New Roman"/>
            <w:szCs w:val="24"/>
          </w:rPr>
          <w:t xml:space="preserve"> </w:t>
        </w:r>
      </w:ins>
      <w:ins w:id="28" w:author="pdmurray" w:date="2019-03-08T13:20:00Z">
        <w:r w:rsidR="00F95359">
          <w:rPr>
            <w:rFonts w:ascii="Times New Roman" w:hAnsi="Times New Roman"/>
            <w:szCs w:val="24"/>
          </w:rPr>
          <w:t xml:space="preserve">the </w:t>
        </w:r>
        <w:r w:rsidR="00256E2D">
          <w:rPr>
            <w:rFonts w:ascii="Times New Roman" w:hAnsi="Times New Roman"/>
            <w:szCs w:val="24"/>
          </w:rPr>
          <w:t>Gibbs energy of formation</w:t>
        </w:r>
      </w:ins>
      <w:ins w:id="29" w:author="pdmurray" w:date="2019-03-08T13:30:00Z">
        <w:r w:rsidR="008B2F8E">
          <w:rPr>
            <w:rFonts w:ascii="Times New Roman" w:hAnsi="Times New Roman"/>
            <w:szCs w:val="24"/>
          </w:rPr>
          <w:t xml:space="preserve"> </w:t>
        </w:r>
      </w:ins>
      <m:oMath>
        <m:r>
          <w:ins w:id="30" w:author="pdmurray" w:date="2019-03-08T13:31:00Z">
            <m:rPr>
              <m:sty m:val="p"/>
            </m:rPr>
            <w:rPr>
              <w:rFonts w:ascii="Cambria Math" w:hAnsi="Cambria Math"/>
              <w:szCs w:val="24"/>
            </w:rPr>
            <m:t>Δ</m:t>
          </w:ins>
        </m:r>
        <m:r>
          <w:ins w:id="31" w:author="pdmurray" w:date="2019-03-08T13:31:00Z">
            <w:rPr>
              <w:rFonts w:ascii="Cambria Math" w:hAnsi="Cambria Math"/>
              <w:szCs w:val="24"/>
            </w:rPr>
            <m:t>G</m:t>
          </w:ins>
        </m:r>
      </m:oMath>
      <w:ins w:id="32" w:author="pdmurray" w:date="2019-03-08T13:20:00Z">
        <w:r w:rsidR="00256E2D">
          <w:rPr>
            <w:rFonts w:ascii="Times New Roman" w:hAnsi="Times New Roman"/>
            <w:szCs w:val="24"/>
          </w:rPr>
          <w:t xml:space="preserve"> </w:t>
        </w:r>
      </w:ins>
      <w:ins w:id="33" w:author="pdmurray" w:date="2019-03-08T13:21:00Z">
        <w:r w:rsidR="00256E2D">
          <w:rPr>
            <w:rFonts w:ascii="Times New Roman" w:hAnsi="Times New Roman"/>
            <w:szCs w:val="24"/>
          </w:rPr>
          <w:t>for the constituent Y</w:t>
        </w:r>
        <w:r w:rsidR="00256E2D" w:rsidRPr="00256E2D">
          <w:rPr>
            <w:rFonts w:ascii="Times New Roman" w:hAnsi="Times New Roman"/>
            <w:szCs w:val="24"/>
            <w:vertAlign w:val="subscript"/>
            <w:rPrChange w:id="34" w:author="pdmurray" w:date="2019-03-08T13:22:00Z">
              <w:rPr>
                <w:rFonts w:ascii="Times New Roman" w:hAnsi="Times New Roman"/>
                <w:szCs w:val="24"/>
              </w:rPr>
            </w:rPrChange>
          </w:rPr>
          <w:t>2</w:t>
        </w:r>
        <w:r w:rsidR="00256E2D">
          <w:rPr>
            <w:rFonts w:ascii="Times New Roman" w:hAnsi="Times New Roman"/>
            <w:szCs w:val="24"/>
          </w:rPr>
          <w:t>O</w:t>
        </w:r>
        <w:r w:rsidR="00256E2D" w:rsidRPr="00256E2D">
          <w:rPr>
            <w:rFonts w:ascii="Times New Roman" w:hAnsi="Times New Roman"/>
            <w:szCs w:val="24"/>
            <w:vertAlign w:val="subscript"/>
            <w:rPrChange w:id="35" w:author="pdmurray" w:date="2019-03-08T13:22:00Z">
              <w:rPr>
                <w:rFonts w:ascii="Times New Roman" w:hAnsi="Times New Roman"/>
                <w:szCs w:val="24"/>
              </w:rPr>
            </w:rPrChange>
          </w:rPr>
          <w:t>3</w:t>
        </w:r>
      </w:ins>
      <w:ins w:id="36" w:author="pdmurray" w:date="2019-03-08T13:22:00Z">
        <w:r w:rsidR="00256E2D">
          <w:rPr>
            <w:rFonts w:ascii="Times New Roman" w:hAnsi="Times New Roman"/>
            <w:szCs w:val="24"/>
          </w:rPr>
          <w:t>, BaO, and CuO</w:t>
        </w:r>
      </w:ins>
      <w:ins w:id="37" w:author="pdmurray" w:date="2019-03-08T13:21:00Z">
        <w:r w:rsidR="00256E2D">
          <w:rPr>
            <w:rFonts w:ascii="Times New Roman" w:hAnsi="Times New Roman"/>
            <w:szCs w:val="24"/>
          </w:rPr>
          <w:t xml:space="preserve"> </w:t>
        </w:r>
      </w:ins>
      <w:ins w:id="38" w:author="pdmurray" w:date="2019-03-08T13:30:00Z">
        <w:r w:rsidR="008B2F8E">
          <w:rPr>
            <w:rFonts w:ascii="Times New Roman" w:hAnsi="Times New Roman"/>
            <w:szCs w:val="24"/>
          </w:rPr>
          <w:t xml:space="preserve">binary </w:t>
        </w:r>
      </w:ins>
      <w:ins w:id="39" w:author="pdmurray" w:date="2019-03-08T13:21:00Z">
        <w:r w:rsidR="00256E2D">
          <w:rPr>
            <w:rFonts w:ascii="Times New Roman" w:hAnsi="Times New Roman"/>
            <w:szCs w:val="24"/>
          </w:rPr>
          <w:t>oxides</w:t>
        </w:r>
      </w:ins>
      <w:ins w:id="40" w:author="pdmurray" w:date="2019-03-08T13:22:00Z">
        <w:r w:rsidR="00256E2D">
          <w:rPr>
            <w:rFonts w:ascii="Times New Roman" w:hAnsi="Times New Roman"/>
            <w:szCs w:val="24"/>
          </w:rPr>
          <w:t xml:space="preserve"> are -1730 kJ/mol, -520 kJ/mol, and -130 kJ/mol, respectively</w:t>
        </w:r>
      </w:ins>
      <w:ins w:id="41" w:author="pdmurray" w:date="2019-03-08T13:53:00Z">
        <w:r w:rsidR="00E3274C">
          <w:rPr>
            <w:rFonts w:ascii="Times New Roman" w:hAnsi="Times New Roman"/>
            <w:szCs w:val="24"/>
          </w:rPr>
          <w:fldChar w:fldCharType="begin" w:fldLock="1"/>
        </w:r>
      </w:ins>
      <w:r w:rsidR="00E3274C">
        <w:rPr>
          <w:rFonts w:ascii="Times New Roman" w:hAnsi="Times New Roman"/>
          <w:szCs w:val="24"/>
        </w:rPr>
        <w:instrText>ADDIN CSL_CITATION {"citationItems":[{"id":"ITEM-1","itemData":{"ISBN":"0-07-016384-7","author":[{"dropping-particle":"","family":"Dean","given":"John A.","non-dropping-particle":"","parse-names":false,"suffix":""}],"edition":"15","id":"ITEM-1","issued":{"date-parts":[["1999"]]},"publisher":"McGraw-Hill","title":"Lange's Handbook of Chemistry","type":"book"},"uris":["http://www.mendeley.com/documents/?uuid=236a3057-774b-457c-b481-58f50fcc684f"]}],"mendeley":{"formattedCitation":"&lt;sup&gt;39&lt;/sup&gt;","plainTextFormattedCitation":"39","previouslyFormattedCitation":"&lt;sup&gt;39&lt;/sup&gt;"},"properties":{"noteIndex":0},"schema":"https://github.com/citation-style-language/schema/raw/master/csl-citation.json"}</w:instrText>
      </w:r>
      <w:r w:rsidR="00E3274C">
        <w:rPr>
          <w:rFonts w:ascii="Times New Roman" w:hAnsi="Times New Roman"/>
          <w:szCs w:val="24"/>
        </w:rPr>
        <w:fldChar w:fldCharType="separate"/>
      </w:r>
      <w:r w:rsidR="00E3274C" w:rsidRPr="00E3274C">
        <w:rPr>
          <w:rFonts w:ascii="Times New Roman" w:hAnsi="Times New Roman"/>
          <w:noProof/>
          <w:szCs w:val="24"/>
          <w:vertAlign w:val="superscript"/>
        </w:rPr>
        <w:t>39</w:t>
      </w:r>
      <w:ins w:id="42" w:author="pdmurray" w:date="2019-03-08T13:53:00Z">
        <w:r w:rsidR="00E3274C">
          <w:rPr>
            <w:rFonts w:ascii="Times New Roman" w:hAnsi="Times New Roman"/>
            <w:szCs w:val="24"/>
          </w:rPr>
          <w:fldChar w:fldCharType="end"/>
        </w:r>
      </w:ins>
      <w:ins w:id="43" w:author="pdmurray" w:date="2019-03-08T13:23:00Z">
        <w:r w:rsidR="00256E2D">
          <w:rPr>
            <w:rFonts w:ascii="Times New Roman" w:hAnsi="Times New Roman"/>
            <w:szCs w:val="24"/>
          </w:rPr>
          <w:t xml:space="preserve">, with the enthalpy of formation </w:t>
        </w:r>
      </w:ins>
      <m:oMath>
        <m:r>
          <w:ins w:id="44" w:author="pdmurray" w:date="2019-03-08T13:25:00Z">
            <m:rPr>
              <m:sty m:val="p"/>
            </m:rPr>
            <w:rPr>
              <w:rFonts w:ascii="Cambria Math" w:hAnsi="Cambria Math"/>
              <w:szCs w:val="24"/>
            </w:rPr>
            <m:t>Δ</m:t>
          </w:ins>
        </m:r>
        <m:r>
          <w:ins w:id="45" w:author="pdmurray" w:date="2019-03-08T13:25:00Z">
            <w:rPr>
              <w:rFonts w:ascii="Cambria Math" w:hAnsi="Cambria Math"/>
              <w:szCs w:val="24"/>
            </w:rPr>
            <m:t xml:space="preserve">H=-143 </m:t>
          </w:ins>
        </m:r>
      </m:oMath>
      <w:ins w:id="46" w:author="pdmurray" w:date="2019-03-08T13:26:00Z">
        <w:r w:rsidR="00256E2D">
          <w:rPr>
            <w:rFonts w:ascii="Times New Roman" w:hAnsi="Times New Roman"/>
            <w:szCs w:val="24"/>
          </w:rPr>
          <w:t>kJ/mol</w:t>
        </w:r>
      </w:ins>
      <w:ins w:id="47" w:author="pdmurray" w:date="2019-03-08T13:25:00Z">
        <w:r w:rsidR="00256E2D">
          <w:rPr>
            <w:rFonts w:ascii="Times New Roman" w:hAnsi="Times New Roman"/>
            <w:szCs w:val="24"/>
          </w:rPr>
          <w:t xml:space="preserve"> </w:t>
        </w:r>
      </w:ins>
      <w:ins w:id="48" w:author="pdmurray" w:date="2019-03-08T13:23:00Z">
        <w:r w:rsidR="00256E2D">
          <w:rPr>
            <w:rFonts w:ascii="Times New Roman" w:hAnsi="Times New Roman"/>
            <w:szCs w:val="24"/>
          </w:rPr>
          <w:t>for 0.5Y</w:t>
        </w:r>
        <w:r w:rsidR="00256E2D" w:rsidRPr="00256E2D">
          <w:rPr>
            <w:rFonts w:ascii="Times New Roman" w:hAnsi="Times New Roman"/>
            <w:szCs w:val="24"/>
            <w:vertAlign w:val="subscript"/>
            <w:rPrChange w:id="49" w:author="pdmurray" w:date="2019-03-08T13:24:00Z">
              <w:rPr>
                <w:rFonts w:ascii="Times New Roman" w:hAnsi="Times New Roman"/>
                <w:szCs w:val="24"/>
              </w:rPr>
            </w:rPrChange>
          </w:rPr>
          <w:t>2</w:t>
        </w:r>
        <w:r w:rsidR="00256E2D">
          <w:rPr>
            <w:rFonts w:ascii="Times New Roman" w:hAnsi="Times New Roman"/>
            <w:szCs w:val="24"/>
          </w:rPr>
          <w:t>O</w:t>
        </w:r>
        <w:r w:rsidR="00256E2D" w:rsidRPr="00256E2D">
          <w:rPr>
            <w:rFonts w:ascii="Times New Roman" w:hAnsi="Times New Roman"/>
            <w:szCs w:val="24"/>
            <w:vertAlign w:val="subscript"/>
            <w:rPrChange w:id="50" w:author="pdmurray" w:date="2019-03-08T13:24:00Z">
              <w:rPr>
                <w:rFonts w:ascii="Times New Roman" w:hAnsi="Times New Roman"/>
                <w:szCs w:val="24"/>
              </w:rPr>
            </w:rPrChange>
          </w:rPr>
          <w:t>3</w:t>
        </w:r>
      </w:ins>
      <w:ins w:id="51" w:author="pdmurray" w:date="2019-03-08T13:24:00Z">
        <w:r w:rsidR="00256E2D">
          <w:rPr>
            <w:rFonts w:ascii="Times New Roman" w:hAnsi="Times New Roman"/>
            <w:szCs w:val="24"/>
          </w:rPr>
          <w:t xml:space="preserve"> + 2BaO + 3CuO </w:t>
        </w:r>
        <m:oMath>
          <m:r>
            <w:rPr>
              <w:rFonts w:ascii="Cambria Math" w:hAnsi="Cambria Math"/>
              <w:szCs w:val="24"/>
            </w:rPr>
            <m:t>→</m:t>
          </m:r>
        </m:oMath>
        <w:r w:rsidR="00256E2D">
          <w:rPr>
            <w:rFonts w:ascii="Times New Roman" w:hAnsi="Times New Roman"/>
            <w:szCs w:val="24"/>
          </w:rPr>
          <w:t xml:space="preserve"> YBa</w:t>
        </w:r>
        <w:r w:rsidR="00256E2D" w:rsidRPr="00256E2D">
          <w:rPr>
            <w:rFonts w:ascii="Times New Roman" w:hAnsi="Times New Roman"/>
            <w:szCs w:val="24"/>
            <w:vertAlign w:val="subscript"/>
            <w:rPrChange w:id="52" w:author="pdmurray" w:date="2019-03-08T13:24:00Z">
              <w:rPr>
                <w:rFonts w:ascii="Times New Roman" w:hAnsi="Times New Roman"/>
                <w:szCs w:val="24"/>
              </w:rPr>
            </w:rPrChange>
          </w:rPr>
          <w:t>2</w:t>
        </w:r>
        <w:r w:rsidR="00256E2D">
          <w:rPr>
            <w:rFonts w:ascii="Times New Roman" w:hAnsi="Times New Roman"/>
            <w:szCs w:val="24"/>
          </w:rPr>
          <w:t>Cu</w:t>
        </w:r>
        <w:r w:rsidR="00256E2D" w:rsidRPr="00256E2D">
          <w:rPr>
            <w:rFonts w:ascii="Times New Roman" w:hAnsi="Times New Roman"/>
            <w:szCs w:val="24"/>
            <w:vertAlign w:val="subscript"/>
            <w:rPrChange w:id="53" w:author="pdmurray" w:date="2019-03-08T13:24:00Z">
              <w:rPr>
                <w:rFonts w:ascii="Times New Roman" w:hAnsi="Times New Roman"/>
                <w:szCs w:val="24"/>
              </w:rPr>
            </w:rPrChange>
          </w:rPr>
          <w:t>3</w:t>
        </w:r>
        <w:r w:rsidR="00256E2D">
          <w:rPr>
            <w:rFonts w:ascii="Times New Roman" w:hAnsi="Times New Roman"/>
            <w:szCs w:val="24"/>
          </w:rPr>
          <w:t>O</w:t>
        </w:r>
        <w:r w:rsidR="00256E2D" w:rsidRPr="00256E2D">
          <w:rPr>
            <w:rFonts w:ascii="Times New Roman" w:hAnsi="Times New Roman"/>
            <w:szCs w:val="24"/>
            <w:vertAlign w:val="subscript"/>
            <w:rPrChange w:id="54" w:author="pdmurray" w:date="2019-03-08T13:24:00Z">
              <w:rPr>
                <w:rFonts w:ascii="Times New Roman" w:hAnsi="Times New Roman"/>
                <w:szCs w:val="24"/>
              </w:rPr>
            </w:rPrChange>
          </w:rPr>
          <w:t>6.5</w:t>
        </w:r>
      </w:ins>
      <w:ins w:id="55" w:author="pdmurray" w:date="2019-03-08T13:55:00Z">
        <w:r w:rsidR="00E3274C">
          <w:rPr>
            <w:rFonts w:ascii="Times New Roman" w:hAnsi="Times New Roman"/>
            <w:szCs w:val="24"/>
            <w:vertAlign w:val="subscript"/>
          </w:rPr>
          <w:fldChar w:fldCharType="begin" w:fldLock="1"/>
        </w:r>
      </w:ins>
      <w:r w:rsidR="00E3274C">
        <w:rPr>
          <w:rFonts w:ascii="Times New Roman" w:hAnsi="Times New Roman"/>
          <w:szCs w:val="24"/>
          <w:vertAlign w:val="subscript"/>
        </w:rPr>
        <w:instrText>ADDIN CSL_CITATION {"citationItems":[{"id":"ITEM-1","itemData":{"DOI":"10.1557/PROC-99-571","ISSN":"1946-4274","author":[{"dropping-particle":"","family":"Morss","given":"Lester R.","non-dropping-particle":"","parse-names":false,"suffix":""},{"dropping-particle":"","family":"Sonnenberger","given":"David C.","non-dropping-particle":"","parse-names":false,"suffix":""},{"dropping-particle":"","family":"Thorn","given":"R. J.","non-dropping-particle":"","parse-names":false,"suffix":""}],"container-title":"MRS Proceedings","id":"ITEM-1","issued":{"date-parts":[["1987","1","28"]]},"page":"571","title":"Thermochemistry and High Temperature Thermodynamic Properties of Rare Earth-Alkaline Earth-Copper Oxide Superconductors","type":"article-journal","volume":"99"},"uris":["http://www.mendeley.com/documents/?uuid=172a0bdb-cfa3-431d-80d1-832ea14e1614"]}],"mendeley":{"formattedCitation":"&lt;sup&gt;40&lt;/sup&gt;","plainTextFormattedCitation":"40","previouslyFormattedCitation":"&lt;sup&gt;40&lt;/sup&gt;"},"properties":{"noteIndex":0},"schema":"https://github.com/citation-style-language/schema/raw/master/csl-citation.json"}</w:instrText>
      </w:r>
      <w:r w:rsidR="00E3274C">
        <w:rPr>
          <w:rFonts w:ascii="Times New Roman" w:hAnsi="Times New Roman"/>
          <w:szCs w:val="24"/>
          <w:vertAlign w:val="subscript"/>
        </w:rPr>
        <w:fldChar w:fldCharType="separate"/>
      </w:r>
      <w:r w:rsidR="00E3274C" w:rsidRPr="00E3274C">
        <w:rPr>
          <w:rFonts w:ascii="Times New Roman" w:hAnsi="Times New Roman"/>
          <w:noProof/>
          <w:szCs w:val="24"/>
          <w:vertAlign w:val="superscript"/>
        </w:rPr>
        <w:t>40</w:t>
      </w:r>
      <w:ins w:id="56" w:author="pdmurray" w:date="2019-03-08T13:55:00Z">
        <w:r w:rsidR="00E3274C">
          <w:rPr>
            <w:rFonts w:ascii="Times New Roman" w:hAnsi="Times New Roman"/>
            <w:szCs w:val="24"/>
            <w:vertAlign w:val="subscript"/>
          </w:rPr>
          <w:fldChar w:fldCharType="end"/>
        </w:r>
      </w:ins>
      <w:ins w:id="57" w:author="pdmurray" w:date="2019-03-08T13:25:00Z">
        <w:r w:rsidR="00256E2D">
          <w:rPr>
            <w:rFonts w:ascii="Times New Roman" w:hAnsi="Times New Roman"/>
            <w:szCs w:val="24"/>
          </w:rPr>
          <w:t>.</w:t>
        </w:r>
      </w:ins>
      <w:ins w:id="58" w:author="pdmurray" w:date="2019-03-08T13:26:00Z">
        <w:r w:rsidR="00256E2D">
          <w:rPr>
            <w:rFonts w:ascii="Times New Roman" w:hAnsi="Times New Roman"/>
            <w:szCs w:val="24"/>
          </w:rPr>
          <w:t xml:space="preserve"> Since the entropy of formation of the YBCO</w:t>
        </w:r>
        <w:r w:rsidR="00256E2D" w:rsidRPr="00256E2D">
          <w:rPr>
            <w:rFonts w:ascii="Times New Roman" w:hAnsi="Times New Roman"/>
            <w:szCs w:val="24"/>
            <w:vertAlign w:val="subscript"/>
            <w:rPrChange w:id="59" w:author="pdmurray" w:date="2019-03-08T13:27:00Z">
              <w:rPr>
                <w:rFonts w:ascii="Times New Roman" w:hAnsi="Times New Roman"/>
                <w:szCs w:val="24"/>
              </w:rPr>
            </w:rPrChange>
          </w:rPr>
          <w:t xml:space="preserve">6.5 </w:t>
        </w:r>
        <w:r w:rsidR="00256E2D">
          <w:rPr>
            <w:rFonts w:ascii="Times New Roman" w:hAnsi="Times New Roman"/>
            <w:szCs w:val="24"/>
          </w:rPr>
          <w:t>compound</w:t>
        </w:r>
      </w:ins>
      <w:ins w:id="60" w:author="pdmurray" w:date="2019-03-08T13:29:00Z">
        <w:r w:rsidR="00256E2D">
          <w:rPr>
            <w:rFonts w:ascii="Times New Roman" w:hAnsi="Times New Roman"/>
            <w:szCs w:val="24"/>
          </w:rPr>
          <w:t xml:space="preserve"> from the constituent oxides</w:t>
        </w:r>
      </w:ins>
      <w:ins w:id="61" w:author="pdmurray" w:date="2019-03-08T13:26:00Z">
        <w:r w:rsidR="00256E2D">
          <w:rPr>
            <w:rFonts w:ascii="Times New Roman" w:hAnsi="Times New Roman"/>
            <w:szCs w:val="24"/>
          </w:rPr>
          <w:t xml:space="preserve"> is small</w:t>
        </w:r>
      </w:ins>
      <w:ins w:id="62" w:author="pdmurray" w:date="2019-03-08T13:55:00Z">
        <w:r w:rsidR="00E3274C">
          <w:rPr>
            <w:rFonts w:ascii="Times New Roman" w:hAnsi="Times New Roman"/>
            <w:szCs w:val="24"/>
          </w:rPr>
          <w:fldChar w:fldCharType="begin" w:fldLock="1"/>
        </w:r>
      </w:ins>
      <w:r w:rsidR="003E03CE">
        <w:rPr>
          <w:rFonts w:ascii="Times New Roman" w:hAnsi="Times New Roman"/>
          <w:szCs w:val="24"/>
        </w:rPr>
        <w:instrText>ADDIN CSL_CITATION {"citationItems":[{"id":"ITEM-1","itemData":{"DOI":"10.1557/PROC-99-571","ISSN":"1946-4274","author":[{"dropping-particle":"","family":"Morss","given":"Lester R.","non-dropping-particle":"","parse-names":false,"suffix":""},{"dropping-particle":"","family":"Sonnenberger","given":"David C.","non-dropping-particle":"","parse-names":false,"suffix":""},{"dropping-particle":"","family":"Thorn","given":"R. J.","non-dropping-particle":"","parse-names":false,"suffix":""}],"container-title":"MRS Proceedings","id":"ITEM-1","issued":{"date-parts":[["1987","1","28"]]},"page":"571","title":"Thermochemistry and High Temperature Thermodynamic Properties of Rare Earth-Alkaline Earth-Copper Oxide Superconductors","type":"article-journal","volume":"99"},"uris":["http://www.mendeley.com/documents/?uuid=172a0bdb-cfa3-431d-80d1-832ea14e1614"]}],"mendeley":{"formattedCitation":"&lt;sup&gt;40&lt;/sup&gt;","plainTextFormattedCitation":"40","previouslyFormattedCitation":"&lt;sup&gt;40&lt;/sup&gt;"},"properties":{"noteIndex":0},"schema":"https://github.com/citation-style-language/schema/raw/master/csl-citation.json"}</w:instrText>
      </w:r>
      <w:r w:rsidR="00E3274C">
        <w:rPr>
          <w:rFonts w:ascii="Times New Roman" w:hAnsi="Times New Roman"/>
          <w:szCs w:val="24"/>
        </w:rPr>
        <w:fldChar w:fldCharType="separate"/>
      </w:r>
      <w:r w:rsidR="00E3274C" w:rsidRPr="00E3274C">
        <w:rPr>
          <w:rFonts w:ascii="Times New Roman" w:hAnsi="Times New Roman"/>
          <w:noProof/>
          <w:szCs w:val="24"/>
          <w:vertAlign w:val="superscript"/>
        </w:rPr>
        <w:t>40</w:t>
      </w:r>
      <w:ins w:id="63" w:author="pdmurray" w:date="2019-03-08T13:55:00Z">
        <w:r w:rsidR="00E3274C">
          <w:rPr>
            <w:rFonts w:ascii="Times New Roman" w:hAnsi="Times New Roman"/>
            <w:szCs w:val="24"/>
          </w:rPr>
          <w:fldChar w:fldCharType="end"/>
        </w:r>
      </w:ins>
      <w:ins w:id="64" w:author="pdmurray" w:date="2019-03-08T13:26:00Z">
        <w:r w:rsidR="00256E2D">
          <w:rPr>
            <w:rFonts w:ascii="Times New Roman" w:hAnsi="Times New Roman"/>
            <w:szCs w:val="24"/>
          </w:rPr>
          <w:t xml:space="preserve">, the </w:t>
        </w:r>
      </w:ins>
      <w:ins w:id="65" w:author="pdmurray" w:date="2019-03-08T13:27:00Z">
        <w:r w:rsidR="00256E2D">
          <w:rPr>
            <w:rFonts w:ascii="Times New Roman" w:hAnsi="Times New Roman"/>
            <w:szCs w:val="24"/>
          </w:rPr>
          <w:t xml:space="preserve">total </w:t>
        </w:r>
      </w:ins>
      <w:ins w:id="66" w:author="pdmurray" w:date="2019-03-08T13:28:00Z">
        <w:r w:rsidR="00256E2D">
          <w:rPr>
            <w:rFonts w:ascii="Times New Roman" w:hAnsi="Times New Roman"/>
            <w:szCs w:val="24"/>
          </w:rPr>
          <w:t xml:space="preserve">Gibbs free energy of formation from the base elements can be estimated </w:t>
        </w:r>
      </w:ins>
      <w:ins w:id="67" w:author="pdmurray" w:date="2019-03-08T13:48:00Z">
        <w:r w:rsidR="009F3F1A">
          <w:rPr>
            <w:rFonts w:ascii="Times New Roman" w:hAnsi="Times New Roman"/>
            <w:szCs w:val="24"/>
          </w:rPr>
          <w:t>by</w:t>
        </w:r>
      </w:ins>
      <w:ins w:id="68" w:author="pdmurray" w:date="2019-03-08T13:29:00Z">
        <w:r w:rsidR="00256E2D">
          <w:rPr>
            <w:rFonts w:ascii="Times New Roman" w:hAnsi="Times New Roman"/>
            <w:szCs w:val="24"/>
          </w:rPr>
          <w:t xml:space="preserve"> the sum of these energies</w:t>
        </w:r>
      </w:ins>
      <w:ins w:id="69" w:author="pdmurray" w:date="2019-03-08T13:48:00Z">
        <w:r w:rsidR="009F3F1A">
          <w:rPr>
            <w:rFonts w:ascii="Times New Roman" w:hAnsi="Times New Roman"/>
            <w:szCs w:val="24"/>
          </w:rPr>
          <w:t>,</w:t>
        </w:r>
      </w:ins>
      <w:ins w:id="70" w:author="pdmurray" w:date="2019-03-08T13:31:00Z">
        <w:r w:rsidR="008B2F8E">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YBCO</m:t>
              </m:r>
            </m:sub>
          </m:sSub>
          <m:r>
            <w:rPr>
              <w:rFonts w:ascii="Cambria Math" w:hAnsi="Cambria Math"/>
              <w:szCs w:val="24"/>
            </w:rPr>
            <m:t>=</m:t>
          </m:r>
        </m:oMath>
      </w:ins>
      <m:oMath>
        <m:r>
          <w:ins w:id="71" w:author="pdmurray" w:date="2019-03-08T13:32:00Z">
            <w:rPr>
              <w:rFonts w:ascii="Cambria Math" w:hAnsi="Cambria Math"/>
              <w:szCs w:val="24"/>
            </w:rPr>
            <m:t>-24</m:t>
          </w:ins>
        </m:r>
        <m:r>
          <w:ins w:id="72" w:author="pdmurray" w:date="2019-03-08T13:34:00Z">
            <w:rPr>
              <w:rFonts w:ascii="Cambria Math" w:hAnsi="Cambria Math"/>
              <w:szCs w:val="24"/>
            </w:rPr>
            <m:t>38</m:t>
          </w:ins>
        </m:r>
      </m:oMath>
      <w:ins w:id="73" w:author="pdmurray" w:date="2019-03-08T13:32:00Z">
        <w:r w:rsidR="008B2F8E">
          <w:rPr>
            <w:rFonts w:ascii="Times New Roman" w:hAnsi="Times New Roman"/>
            <w:szCs w:val="24"/>
          </w:rPr>
          <w:t xml:space="preserve"> kJ/mol.</w:t>
        </w:r>
      </w:ins>
      <w:ins w:id="74" w:author="pdmurray" w:date="2019-03-08T13:40:00Z">
        <w:r w:rsidR="009C2F45">
          <w:rPr>
            <w:rFonts w:ascii="Times New Roman" w:hAnsi="Times New Roman"/>
            <w:szCs w:val="24"/>
          </w:rPr>
          <w:t xml:space="preserve"> Given </w:t>
        </w:r>
      </w:ins>
      <w:ins w:id="75" w:author="pdmurray" w:date="2019-03-08T13:41:00Z">
        <w:r w:rsidR="009F3F1A">
          <w:rPr>
            <w:rFonts w:ascii="Times New Roman" w:hAnsi="Times New Roman"/>
            <w:szCs w:val="24"/>
          </w:rPr>
          <w:t xml:space="preserve">the </w:t>
        </w:r>
      </w:ins>
      <w:ins w:id="76" w:author="pdmurray" w:date="2019-03-08T13:43:00Z">
        <w:r w:rsidR="009F3F1A">
          <w:rPr>
            <w:rFonts w:ascii="Times New Roman" w:hAnsi="Times New Roman"/>
            <w:szCs w:val="24"/>
          </w:rPr>
          <w:t xml:space="preserve">large </w:t>
        </w:r>
      </w:ins>
      <w:ins w:id="77" w:author="pdmurray" w:date="2019-03-08T13:41:00Z">
        <w:r w:rsidR="009F3F1A">
          <w:rPr>
            <w:rFonts w:ascii="Times New Roman" w:hAnsi="Times New Roman"/>
            <w:szCs w:val="24"/>
          </w:rPr>
          <w:t>Gibbs energy of formation of Gd</w:t>
        </w:r>
        <w:r w:rsidR="009F3F1A" w:rsidRPr="009F3F1A">
          <w:rPr>
            <w:rFonts w:ascii="Times New Roman" w:hAnsi="Times New Roman"/>
            <w:szCs w:val="24"/>
            <w:vertAlign w:val="subscript"/>
            <w:rPrChange w:id="78" w:author="pdmurray" w:date="2019-03-08T13:42:00Z">
              <w:rPr>
                <w:rFonts w:ascii="Times New Roman" w:hAnsi="Times New Roman"/>
                <w:szCs w:val="24"/>
              </w:rPr>
            </w:rPrChange>
          </w:rPr>
          <w:t>2</w:t>
        </w:r>
        <w:r w:rsidR="009F3F1A">
          <w:rPr>
            <w:rFonts w:ascii="Times New Roman" w:hAnsi="Times New Roman"/>
            <w:szCs w:val="24"/>
          </w:rPr>
          <w:t>O</w:t>
        </w:r>
        <w:r w:rsidR="009F3F1A" w:rsidRPr="009F3F1A">
          <w:rPr>
            <w:rFonts w:ascii="Times New Roman" w:hAnsi="Times New Roman"/>
            <w:szCs w:val="24"/>
            <w:vertAlign w:val="subscript"/>
            <w:rPrChange w:id="79" w:author="pdmurray" w:date="2019-03-08T13:42:00Z">
              <w:rPr>
                <w:rFonts w:ascii="Times New Roman" w:hAnsi="Times New Roman"/>
                <w:szCs w:val="24"/>
              </w:rPr>
            </w:rPrChange>
          </w:rPr>
          <w:t>3</w:t>
        </w:r>
      </w:ins>
      <w:ins w:id="80" w:author="pdmurray" w:date="2019-03-08T13:43:00Z">
        <w:r w:rsidR="009F3F1A">
          <w:rPr>
            <w:rFonts w:ascii="Times New Roman" w:hAnsi="Times New Roman"/>
            <w:szCs w:val="24"/>
            <w:vertAlign w:val="subscript"/>
          </w:rPr>
          <w:t>,</w:t>
        </w:r>
      </w:ins>
      <w:ins w:id="81" w:author="pdmurray" w:date="2019-03-08T13:41:00Z">
        <w:r w:rsidR="009F3F1A">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G</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O</m:t>
                  </m:r>
                </m:e>
                <m:sub>
                  <m:r>
                    <w:rPr>
                      <w:rFonts w:ascii="Cambria Math" w:hAnsi="Cambria Math"/>
                      <w:szCs w:val="24"/>
                    </w:rPr>
                    <m:t>3</m:t>
                  </m:r>
                </m:sub>
              </m:sSub>
            </m:sub>
          </m:sSub>
          <m:r>
            <w:rPr>
              <w:rFonts w:ascii="Cambria Math" w:hAnsi="Cambria Math"/>
              <w:szCs w:val="24"/>
            </w:rPr>
            <m:t>=</m:t>
          </m:r>
        </m:oMath>
      </w:ins>
      <m:oMath>
        <m:r>
          <w:ins w:id="82" w:author="pdmurray" w:date="2019-03-08T13:42:00Z">
            <w:rPr>
              <w:rFonts w:ascii="Cambria Math" w:hAnsi="Cambria Math"/>
              <w:szCs w:val="24"/>
            </w:rPr>
            <m:t>-1730</m:t>
          </w:ins>
        </m:r>
      </m:oMath>
      <w:ins w:id="83" w:author="pdmurray" w:date="2019-03-08T13:42:00Z">
        <w:r w:rsidR="009F3F1A">
          <w:rPr>
            <w:rFonts w:ascii="Times New Roman" w:hAnsi="Times New Roman"/>
            <w:szCs w:val="24"/>
          </w:rPr>
          <w:t xml:space="preserve"> kJ/mol, </w:t>
        </w:r>
      </w:ins>
      <w:ins w:id="84" w:author="pdmurray" w:date="2019-03-08T13:43:00Z">
        <w:r w:rsidR="009F3F1A">
          <w:rPr>
            <w:rFonts w:ascii="Times New Roman" w:hAnsi="Times New Roman"/>
            <w:szCs w:val="24"/>
          </w:rPr>
          <w:t>the net change in Gibbs free energy for the</w:t>
        </w:r>
      </w:ins>
      <w:ins w:id="85" w:author="pdmurray" w:date="2019-03-08T13:44:00Z">
        <w:r w:rsidR="009F3F1A">
          <w:rPr>
            <w:rFonts w:ascii="Times New Roman" w:hAnsi="Times New Roman"/>
            <w:szCs w:val="24"/>
          </w:rPr>
          <w:t xml:space="preserve"> reaction of interest</w:t>
        </w:r>
      </w:ins>
      <w:ins w:id="86" w:author="pdmurray" w:date="2019-03-08T13:46:00Z">
        <w:r w:rsidR="009F3F1A">
          <w:rPr>
            <w:rFonts w:ascii="Times New Roman" w:hAnsi="Times New Roman"/>
            <w:szCs w:val="24"/>
          </w:rPr>
          <w:t>,</w:t>
        </w:r>
      </w:ins>
    </w:p>
    <w:p w14:paraId="5318B61E" w14:textId="6154BC4A" w:rsidR="00256E2D" w:rsidRPr="009F3F1A" w:rsidRDefault="009F3F1A">
      <w:pPr>
        <w:pBdr>
          <w:top w:val="nil"/>
          <w:left w:val="nil"/>
          <w:bottom w:val="nil"/>
          <w:right w:val="nil"/>
          <w:between w:val="nil"/>
        </w:pBdr>
        <w:spacing w:after="0" w:line="480" w:lineRule="auto"/>
        <w:jc w:val="center"/>
        <w:rPr>
          <w:ins w:id="87" w:author="pdmurray" w:date="2019-03-08T10:23:00Z"/>
          <w:rFonts w:ascii="Times New Roman" w:hAnsi="Times New Roman"/>
          <w:szCs w:val="24"/>
        </w:rPr>
        <w:pPrChange w:id="88" w:author="pdmurray" w:date="2019-03-08T13:45:00Z">
          <w:pPr>
            <w:pBdr>
              <w:top w:val="nil"/>
              <w:left w:val="nil"/>
              <w:bottom w:val="nil"/>
              <w:right w:val="nil"/>
              <w:between w:val="nil"/>
            </w:pBdr>
            <w:spacing w:after="0" w:line="480" w:lineRule="auto"/>
          </w:pPr>
        </w:pPrChange>
      </w:pPr>
      <m:oMathPara>
        <m:oMath>
          <m:r>
            <w:ins w:id="89" w:author="pdmurray" w:date="2019-03-08T13:44:00Z">
              <m:rPr>
                <m:sty m:val="p"/>
              </m:rPr>
              <w:rPr>
                <w:rFonts w:ascii="Cambria Math" w:hAnsi="Cambria Math"/>
                <w:szCs w:val="24"/>
              </w:rPr>
              <m:t>YB</m:t>
            </w:ins>
          </m:r>
          <m:sSub>
            <m:sSubPr>
              <m:ctrlPr>
                <w:ins w:id="90" w:author="pdmurray" w:date="2019-03-08T13:46:00Z">
                  <w:rPr>
                    <w:rFonts w:ascii="Cambria Math" w:hAnsi="Cambria Math"/>
                    <w:szCs w:val="24"/>
                  </w:rPr>
                </w:ins>
              </m:ctrlPr>
            </m:sSubPr>
            <m:e>
              <m:r>
                <w:ins w:id="91" w:author="pdmurray" w:date="2019-03-08T13:44:00Z">
                  <m:rPr>
                    <m:sty m:val="p"/>
                  </m:rPr>
                  <w:rPr>
                    <w:rFonts w:ascii="Cambria Math" w:hAnsi="Cambria Math"/>
                    <w:szCs w:val="24"/>
                  </w:rPr>
                  <m:t>a</m:t>
                </w:ins>
              </m:r>
            </m:e>
            <m:sub>
              <m:r>
                <w:ins w:id="92" w:author="pdmurray" w:date="2019-03-08T13:44:00Z">
                  <m:rPr>
                    <m:sty m:val="p"/>
                  </m:rPr>
                  <w:rPr>
                    <w:rFonts w:ascii="Cambria Math" w:hAnsi="Cambria Math"/>
                    <w:szCs w:val="24"/>
                  </w:rPr>
                  <m:t>2</m:t>
                </w:ins>
              </m:r>
            </m:sub>
          </m:sSub>
          <m:r>
            <w:ins w:id="93" w:author="pdmurray" w:date="2019-03-08T13:44:00Z">
              <m:rPr>
                <m:sty m:val="p"/>
              </m:rPr>
              <w:rPr>
                <w:rFonts w:ascii="Cambria Math" w:hAnsi="Cambria Math"/>
                <w:szCs w:val="24"/>
              </w:rPr>
              <m:t>C</m:t>
            </w:ins>
          </m:r>
          <m:sSub>
            <m:sSubPr>
              <m:ctrlPr>
                <w:ins w:id="94" w:author="pdmurray" w:date="2019-03-08T13:46:00Z">
                  <w:rPr>
                    <w:rFonts w:ascii="Cambria Math" w:hAnsi="Cambria Math"/>
                    <w:szCs w:val="24"/>
                  </w:rPr>
                </w:ins>
              </m:ctrlPr>
            </m:sSubPr>
            <m:e>
              <m:r>
                <w:ins w:id="95" w:author="pdmurray" w:date="2019-03-08T13:44:00Z">
                  <m:rPr>
                    <m:sty m:val="p"/>
                  </m:rPr>
                  <w:rPr>
                    <w:rFonts w:ascii="Cambria Math" w:hAnsi="Cambria Math"/>
                    <w:szCs w:val="24"/>
                  </w:rPr>
                  <m:t>u</m:t>
                </w:ins>
              </m:r>
            </m:e>
            <m:sub>
              <m:r>
                <w:ins w:id="96" w:author="pdmurray" w:date="2019-03-08T13:44:00Z">
                  <m:rPr>
                    <m:sty m:val="p"/>
                  </m:rPr>
                  <w:rPr>
                    <w:rFonts w:ascii="Cambria Math" w:hAnsi="Cambria Math"/>
                    <w:szCs w:val="24"/>
                  </w:rPr>
                  <m:t>3</m:t>
                </w:ins>
              </m:r>
            </m:sub>
          </m:sSub>
          <m:sSub>
            <m:sSubPr>
              <m:ctrlPr>
                <w:ins w:id="97" w:author="pdmurray" w:date="2019-03-08T13:46:00Z">
                  <w:rPr>
                    <w:rFonts w:ascii="Cambria Math" w:hAnsi="Cambria Math"/>
                    <w:szCs w:val="24"/>
                  </w:rPr>
                </w:ins>
              </m:ctrlPr>
            </m:sSubPr>
            <m:e>
              <m:r>
                <w:ins w:id="98" w:author="pdmurray" w:date="2019-03-08T13:44:00Z">
                  <m:rPr>
                    <m:sty m:val="p"/>
                  </m:rPr>
                  <w:rPr>
                    <w:rFonts w:ascii="Cambria Math" w:hAnsi="Cambria Math"/>
                    <w:szCs w:val="24"/>
                  </w:rPr>
                  <m:t>O</m:t>
                </w:ins>
              </m:r>
            </m:e>
            <m:sub>
              <m:r>
                <w:ins w:id="99" w:author="pdmurray" w:date="2019-03-08T13:44:00Z">
                  <m:rPr>
                    <m:sty m:val="p"/>
                  </m:rPr>
                  <w:rPr>
                    <w:rFonts w:ascii="Cambria Math" w:hAnsi="Cambria Math"/>
                    <w:szCs w:val="24"/>
                    <w:vertAlign w:val="subscript"/>
                  </w:rPr>
                  <m:t>6.5</m:t>
                </w:ins>
              </m:r>
            </m:sub>
          </m:sSub>
          <m:r>
            <w:ins w:id="100" w:author="pdmurray" w:date="2019-03-08T13:44:00Z">
              <m:rPr>
                <m:sty m:val="p"/>
              </m:rPr>
              <w:rPr>
                <w:rFonts w:ascii="Cambria Math" w:hAnsi="Cambria Math"/>
                <w:szCs w:val="24"/>
              </w:rPr>
              <m:t xml:space="preserve"> </m:t>
            </w:ins>
          </m:r>
          <m:r>
            <w:ins w:id="101" w:author="pdmurray" w:date="2019-03-08T13:45:00Z">
              <m:rPr>
                <m:sty m:val="p"/>
              </m:rPr>
              <w:rPr>
                <w:rFonts w:ascii="Cambria Math" w:hAnsi="Cambria Math"/>
                <w:szCs w:val="24"/>
              </w:rPr>
              <m:t xml:space="preserve">+ 4.333Gd  </m:t>
            </w:ins>
          </m:r>
          <m:r>
            <w:ins w:id="102" w:author="pdmurray" w:date="2019-03-08T13:44:00Z">
              <m:rPr>
                <m:sty m:val="p"/>
              </m:rPr>
              <w:rPr>
                <w:rFonts w:ascii="Cambria Math" w:hAnsi="Cambria Math"/>
                <w:szCs w:val="24"/>
              </w:rPr>
              <m:t>→</m:t>
            </w:ins>
          </m:r>
          <m:r>
            <w:ins w:id="103" w:author="pdmurray" w:date="2019-03-08T13:45:00Z">
              <m:rPr>
                <m:sty m:val="p"/>
              </m:rPr>
              <w:rPr>
                <w:rFonts w:ascii="Cambria Math" w:hAnsi="Cambria Math"/>
                <w:szCs w:val="24"/>
              </w:rPr>
              <m:t xml:space="preserve"> </m:t>
            </w:ins>
          </m:r>
          <m:r>
            <w:ins w:id="104" w:author="pdmurray" w:date="2019-03-08T13:44:00Z">
              <m:rPr>
                <m:sty m:val="p"/>
              </m:rPr>
              <w:rPr>
                <w:rFonts w:ascii="Cambria Math" w:hAnsi="Cambria Math"/>
                <w:szCs w:val="24"/>
              </w:rPr>
              <m:t xml:space="preserve"> Y + 2Ba + 3Cu + 2.166G</m:t>
            </w:ins>
          </m:r>
          <m:sSub>
            <m:sSubPr>
              <m:ctrlPr>
                <w:ins w:id="105" w:author="pdmurray" w:date="2019-03-08T13:46:00Z">
                  <w:rPr>
                    <w:rFonts w:ascii="Cambria Math" w:hAnsi="Cambria Math"/>
                    <w:szCs w:val="24"/>
                  </w:rPr>
                </w:ins>
              </m:ctrlPr>
            </m:sSubPr>
            <m:e>
              <m:r>
                <w:ins w:id="106" w:author="pdmurray" w:date="2019-03-08T13:44:00Z">
                  <m:rPr>
                    <m:sty m:val="p"/>
                  </m:rPr>
                  <w:rPr>
                    <w:rFonts w:ascii="Cambria Math" w:hAnsi="Cambria Math"/>
                    <w:szCs w:val="24"/>
                  </w:rPr>
                  <m:t>d</m:t>
                </w:ins>
              </m:r>
            </m:e>
            <m:sub>
              <m:r>
                <w:ins w:id="107" w:author="pdmurray" w:date="2019-03-08T13:44:00Z">
                  <m:rPr>
                    <m:sty m:val="p"/>
                  </m:rPr>
                  <w:rPr>
                    <w:rFonts w:ascii="Cambria Math" w:hAnsi="Cambria Math"/>
                    <w:szCs w:val="24"/>
                    <w:vertAlign w:val="subscript"/>
                  </w:rPr>
                  <m:t>2</m:t>
                </w:ins>
              </m:r>
            </m:sub>
          </m:sSub>
          <m:sSub>
            <m:sSubPr>
              <m:ctrlPr>
                <w:ins w:id="108" w:author="pdmurray" w:date="2019-03-08T13:45:00Z">
                  <w:rPr>
                    <w:rFonts w:ascii="Cambria Math" w:hAnsi="Cambria Math"/>
                    <w:szCs w:val="24"/>
                  </w:rPr>
                </w:ins>
              </m:ctrlPr>
            </m:sSubPr>
            <m:e>
              <m:r>
                <w:ins w:id="109" w:author="pdmurray" w:date="2019-03-08T13:44:00Z">
                  <m:rPr>
                    <m:sty m:val="p"/>
                  </m:rPr>
                  <w:rPr>
                    <w:rFonts w:ascii="Cambria Math" w:hAnsi="Cambria Math"/>
                    <w:szCs w:val="24"/>
                  </w:rPr>
                  <m:t>O</m:t>
                </w:ins>
              </m:r>
            </m:e>
            <m:sub>
              <m:r>
                <w:ins w:id="110" w:author="pdmurray" w:date="2019-03-08T13:44:00Z">
                  <m:rPr>
                    <m:sty m:val="p"/>
                  </m:rPr>
                  <w:rPr>
                    <w:rFonts w:ascii="Cambria Math" w:hAnsi="Cambria Math"/>
                    <w:szCs w:val="24"/>
                    <w:vertAlign w:val="subscript"/>
                  </w:rPr>
                  <m:t>3</m:t>
                </w:ins>
              </m:r>
            </m:sub>
          </m:sSub>
        </m:oMath>
      </m:oMathPara>
    </w:p>
    <w:p w14:paraId="6A54CED8" w14:textId="592099C7" w:rsidR="00144647" w:rsidRDefault="009F3F1A" w:rsidP="00FD137E">
      <w:pPr>
        <w:pBdr>
          <w:top w:val="nil"/>
          <w:left w:val="nil"/>
          <w:bottom w:val="nil"/>
          <w:right w:val="nil"/>
          <w:between w:val="nil"/>
        </w:pBdr>
        <w:spacing w:after="0" w:line="480" w:lineRule="auto"/>
        <w:rPr>
          <w:ins w:id="111" w:author="pdmurray" w:date="2019-03-08T10:23:00Z"/>
          <w:rFonts w:ascii="Times New Roman" w:hAnsi="Times New Roman"/>
          <w:szCs w:val="24"/>
        </w:rPr>
      </w:pPr>
      <w:ins w:id="112" w:author="pdmurray" w:date="2019-03-08T13:46:00Z">
        <w:r>
          <w:rPr>
            <w:rFonts w:ascii="Times New Roman" w:hAnsi="Times New Roman"/>
            <w:szCs w:val="24"/>
          </w:rPr>
          <w:t xml:space="preserve">is estimated to be </w:t>
        </w:r>
        <m:oMath>
          <m:r>
            <m:rPr>
              <m:sty m:val="p"/>
            </m:rPr>
            <w:rPr>
              <w:rFonts w:ascii="Cambria Math" w:hAnsi="Cambria Math"/>
              <w:szCs w:val="24"/>
            </w:rPr>
            <m:t>Δ</m:t>
          </m:r>
          <m:r>
            <w:rPr>
              <w:rFonts w:ascii="Cambria Math" w:hAnsi="Cambria Math"/>
              <w:szCs w:val="24"/>
            </w:rPr>
            <m:t>G=</m:t>
          </m:r>
        </m:oMath>
      </w:ins>
      <m:oMath>
        <m:r>
          <w:ins w:id="113" w:author="pdmurray" w:date="2019-03-08T13:47:00Z">
            <w:rPr>
              <w:rFonts w:ascii="Cambria Math" w:hAnsi="Cambria Math"/>
              <w:szCs w:val="24"/>
            </w:rPr>
            <m:t>-1309</m:t>
          </w:ins>
        </m:r>
      </m:oMath>
      <w:ins w:id="114" w:author="pdmurray" w:date="2019-03-08T13:47:00Z">
        <w:r>
          <w:rPr>
            <w:rFonts w:ascii="Times New Roman" w:hAnsi="Times New Roman"/>
            <w:szCs w:val="24"/>
          </w:rPr>
          <w:t xml:space="preserve"> kJ/mol, indicating </w:t>
        </w:r>
      </w:ins>
      <w:ins w:id="115" w:author="pdmurray" w:date="2019-03-08T13:50:00Z">
        <w:r>
          <w:rPr>
            <w:rFonts w:ascii="Times New Roman" w:hAnsi="Times New Roman"/>
            <w:szCs w:val="24"/>
          </w:rPr>
          <w:t xml:space="preserve">that </w:t>
        </w:r>
      </w:ins>
      <w:ins w:id="116" w:author="pdmurray" w:date="2019-03-08T13:47:00Z">
        <w:r>
          <w:rPr>
            <w:rFonts w:ascii="Times New Roman" w:hAnsi="Times New Roman"/>
            <w:szCs w:val="24"/>
          </w:rPr>
          <w:t xml:space="preserve">the </w:t>
        </w:r>
      </w:ins>
      <w:ins w:id="117" w:author="pdmurray" w:date="2019-03-08T13:50:00Z">
        <w:r>
          <w:rPr>
            <w:rFonts w:ascii="Times New Roman" w:hAnsi="Times New Roman"/>
            <w:szCs w:val="24"/>
          </w:rPr>
          <w:t xml:space="preserve">Gd cap can be </w:t>
        </w:r>
      </w:ins>
      <w:ins w:id="118" w:author="pdmurray" w:date="2019-03-08T13:47:00Z">
        <w:r>
          <w:rPr>
            <w:rFonts w:ascii="Times New Roman" w:hAnsi="Times New Roman"/>
            <w:szCs w:val="24"/>
          </w:rPr>
          <w:t xml:space="preserve">expected to spontaneously </w:t>
        </w:r>
      </w:ins>
      <w:ins w:id="119" w:author="pdmurray" w:date="2019-03-08T13:50:00Z">
        <w:r>
          <w:rPr>
            <w:rFonts w:ascii="Times New Roman" w:hAnsi="Times New Roman"/>
            <w:szCs w:val="24"/>
          </w:rPr>
          <w:t xml:space="preserve">reduce the YBCO </w:t>
        </w:r>
      </w:ins>
      <w:ins w:id="120" w:author="pdmurray" w:date="2019-03-08T13:49:00Z">
        <w:r>
          <w:rPr>
            <w:rFonts w:ascii="Times New Roman" w:hAnsi="Times New Roman"/>
            <w:szCs w:val="24"/>
          </w:rPr>
          <w:t>at room temperature</w:t>
        </w:r>
      </w:ins>
      <w:ins w:id="121" w:author="pdmurray" w:date="2019-03-08T13:47:00Z">
        <w:r>
          <w:rPr>
            <w:rFonts w:ascii="Times New Roman" w:hAnsi="Times New Roman"/>
            <w:szCs w:val="24"/>
          </w:rPr>
          <w:t>.</w:t>
        </w:r>
      </w:ins>
    </w:p>
    <w:p w14:paraId="64259D0A" w14:textId="37458C4C" w:rsidR="00FD137E" w:rsidRPr="00FD137E" w:rsidRDefault="00FD137E">
      <w:pPr>
        <w:pBdr>
          <w:top w:val="nil"/>
          <w:left w:val="nil"/>
          <w:bottom w:val="nil"/>
          <w:right w:val="nil"/>
          <w:between w:val="nil"/>
        </w:pBdr>
        <w:spacing w:after="0" w:line="480" w:lineRule="auto"/>
        <w:ind w:firstLine="720"/>
        <w:rPr>
          <w:rFonts w:ascii="Times New Roman" w:hAnsi="Times New Roman"/>
          <w:szCs w:val="24"/>
        </w:rPr>
        <w:pPrChange w:id="122" w:author="pdmurray" w:date="2019-03-08T10:23:00Z">
          <w:pPr>
            <w:pBdr>
              <w:top w:val="nil"/>
              <w:left w:val="nil"/>
              <w:bottom w:val="nil"/>
              <w:right w:val="nil"/>
              <w:between w:val="nil"/>
            </w:pBdr>
            <w:spacing w:after="0" w:line="480" w:lineRule="auto"/>
          </w:pPr>
        </w:pPrChange>
      </w:pPr>
      <w:r w:rsidRPr="00FD137E">
        <w:rPr>
          <w:rFonts w:ascii="Times New Roman" w:hAnsi="Times New Roman"/>
          <w:szCs w:val="24"/>
        </w:rPr>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w:t>
      </w:r>
      <w:r w:rsidRPr="00FD137E">
        <w:rPr>
          <w:rFonts w:ascii="Times New Roman" w:hAnsi="Times New Roman"/>
          <w:szCs w:val="24"/>
        </w:rPr>
        <w:lastRenderedPageBreak/>
        <w:t xml:space="preserve">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sup&gt;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3E03CE">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junctions","type":"article-journal","volume":"57"},"uris":["http://www.mendeley.com/documents/?uuid=9ffbc3f9-ede6-4cf9-9747-bb416d3b212f"]},{"id":"ITEM-2","itemData":{"DOI":"10.1021/nl901785j","ISSN":"1530-6984","author":[{"dropping-particle":"","family":"Cybart","given":"Shane A.","non-dropping-particle":"","parse-names":false,"suffix":""},{"dropping-particle":"","family":"Anton","given":"Steven M.","non-dropping-particle":"","parse-names":false,"suffix":""},{"dropping-particle":"","family":"Wu","given":"Stephen M.","non-dropping-particle":"","parse-names":false,"suffix":""},{"dropping-particle":"","family":"Clarke","given":"John","non-dropping-particle":"","parse-names":false,"suffix":""},{"dropping-particle":"","family":"Dynes","given":"Robert C.","non-dropping-particle":"","parse-names":false,"suffix":""}],"container-title":"Nano Letters","id":"ITEM-2","issue":"10","issued":{"date-parts":[["2009","10","14"]]},"page":"3581-3585","title":"Very Large Scale Integration of Nanopatterned YBa&lt;sub&gt;2&lt;/sub&gt;Cu&lt;sub&gt;3&lt;/sub&gt;O&lt;sub&gt;7−δ&lt;/sub&gt; Josephson Junctions in a Two-Dimensional Array","type":"article-journal","volume":"9"},"uris":["http://www.mendeley.com/documents/?uuid=329930af-c331-446b-90a9-766f79372428"]},{"id":"ITEM-3","itemData":{"DOI":"10.1038/nnano.2015.76","ISSN":"1748-3387","author":[{"dropping-particle":"","family":"Cybart","given":"Shane A.","non-dropping-particle":"","parse-names":false,"suffix":""},{"dropping-particle":"","family":"Cho","given":"E. Y.","non-dropping-particle":"","parse-names":false,"suffix":""},{"dropping-particle":"","family":"Wong","given":"T. J.","non-dropping-particle":"","parse-names":false,"suffix":""},{"dropping-particle":"","family":"Wehlin","given":"Björn H.","non-dropping-particle":"","parse-names":false,"suffix":""},{"dropping-particle":"","family":"Ma","given":"Meng K.","non-dropping-particle":"","parse-names":false,"suffix":""},{"dropping-particle":"","family":"Huynh","given":"Chuong","non-dropping-particle":"","parse-names":false,"suffix":""},{"dropping-particle":"","family":"Dynes","given":"R. C.","non-dropping-particle":"","parse-names":false,"suffix":""}],"container-title":"Nature Nanotechnology","id":"ITEM-3","issue":"7","issued":{"date-parts":[["2015","7","27"]]},"page":"598-602","title":"Nano Josephson superconducting tunnel junctions in YBa&lt;sub&gt;2&lt;/sub&gt;Cu&lt;sub&gt;3&lt;/sub&gt;O&lt;sub&gt;7−δ&lt;/sub&gt; directly patterned with a focused helium ion beam","type":"article-journal","volume":"10"},"uris":["http://www.mendeley.com/documents/?uuid=11672661-b2c3-478a-8da8-830a5f0aa834"]},{"id":"ITEM-4","itemData":{"DOI":"10.1063/1.4922640","ISSN":"0003-6951","author":[{"dropping-particle":"","family":"Cho","given":"E. Y.","non-dropping-particle":"","parse-names":false,"suffix":""},{"dropping-particle":"","family":"Ma","given":"M. K.","non-dropping-particle":"","parse-names":false,"suffix":""},{"dropping-particle":"","family":"Huynh","given":"Chuong","non-dropping-particle":"","parse-names":false,"suffix":""},{"dropping-particle":"","family":"Pratt","given":"K.","non-dropping-particle":"","parse-names":false,"suffix":""},{"dropping-particle":"","family":"Paulson","given":"D. N.","non-dropping-particle":"","parse-names":false,"suffix":""},{"dropping-particle":"","family":"Glyantsev","given":"V. N.","non-dropping-particle":"","parse-names":false,"suffix":""},{"dropping-particle":"","family":"Dynes","given":"R. C.","non-dropping-particle":"","parse-names":false,"suffix":""},{"dropping-particle":"","family":"Cybart","given":"Shane A.","non-dropping-particle":"","parse-names":false,"suffix":""}],"container-title":"Applied Physics Letters","id":"ITEM-4","issue":"25","issued":{"date-parts":[["2015","6","22"]]},"page":"252601","title":"YBa&lt;sub&gt;2&lt;/sub&gt;Cu&lt;sub&gt;3&lt;/sub&gt;O&lt;sub&gt;7−δ&lt;/sub&gt; superconducting quantum interference devices with metallic to insulating barriers written with a focused helium ion beam","type":"article-journal","volume":"106"},"uris":["http://www.mendeley.com/documents/?uuid=ca8f31af-6fcc-4d42-bb14-c1522b037468"]}],"mendeley":{"formattedCitation":"&lt;sup&gt;41–44&lt;/sup&gt;","plainTextFormattedCitation":"41–44","previouslyFormattedCitation":"&lt;sup&gt;41&lt;/sup&gt;"},"properties":{"noteIndex":0},"schema":"https://github.com/citation-style-language/schema/raw/master/csl-citation.json"}</w:instrText>
      </w:r>
      <w:r w:rsidRPr="00FD137E">
        <w:rPr>
          <w:rFonts w:ascii="Times New Roman" w:hAnsi="Times New Roman"/>
          <w:szCs w:val="24"/>
        </w:rPr>
        <w:fldChar w:fldCharType="separate"/>
      </w:r>
      <w:r w:rsidR="003E03CE" w:rsidRPr="003E03CE">
        <w:rPr>
          <w:rFonts w:ascii="Times New Roman" w:hAnsi="Times New Roman"/>
          <w:noProof/>
          <w:szCs w:val="24"/>
          <w:vertAlign w:val="superscript"/>
        </w:rPr>
        <w:t>41–44</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ins w:id="123" w:author="Kai Liu" w:date="2019-03-08T00:44:00Z">
        <w:r w:rsidR="00F026F5">
          <w:rPr>
            <w:rFonts w:ascii="Times New Roman" w:hAnsi="Times New Roman"/>
            <w:szCs w:val="24"/>
          </w:rPr>
          <w:t xml:space="preserve"> </w:t>
        </w:r>
      </w:ins>
      <w:ins w:id="124" w:author="Kai Liu" w:date="2019-03-08T00:45:00Z">
        <w:r w:rsidR="00F026F5">
          <w:rPr>
            <w:rFonts w:ascii="Times New Roman" w:hAnsi="Times New Roman"/>
            <w:szCs w:val="24"/>
          </w:rPr>
          <w:t xml:space="preserve">Finally, it is worth noting that the ferromagnetism of Gd is absent in these Gd/YBCO samples, as confirmed by both </w:t>
        </w:r>
      </w:ins>
      <w:ins w:id="125" w:author="pdmurray" w:date="2019-03-08T14:00:00Z">
        <w:r w:rsidR="00BA43A1">
          <w:rPr>
            <w:rFonts w:ascii="Times New Roman" w:hAnsi="Times New Roman"/>
            <w:szCs w:val="24"/>
          </w:rPr>
          <w:t xml:space="preserve">PNR studies (Fig. S1) and </w:t>
        </w:r>
      </w:ins>
      <w:ins w:id="126" w:author="Kai Liu" w:date="2019-03-08T00:45:00Z">
        <w:r w:rsidR="00F026F5">
          <w:rPr>
            <w:rFonts w:ascii="Times New Roman" w:hAnsi="Times New Roman"/>
            <w:szCs w:val="24"/>
          </w:rPr>
          <w:t>magnetometry</w:t>
        </w:r>
      </w:ins>
      <w:ins w:id="127" w:author="pdmurray" w:date="2019-03-08T14:00:00Z">
        <w:r w:rsidR="00BA43A1">
          <w:rPr>
            <w:rFonts w:ascii="Times New Roman" w:hAnsi="Times New Roman"/>
            <w:szCs w:val="24"/>
          </w:rPr>
          <w:t xml:space="preserve"> (Fig. S2)</w:t>
        </w:r>
      </w:ins>
      <w:ins w:id="128" w:author="Kai Liu" w:date="2019-03-08T00:45:00Z">
        <w:del w:id="129" w:author="pdmurray" w:date="2019-03-08T14:00:00Z">
          <w:r w:rsidR="00F026F5" w:rsidDel="00BA43A1">
            <w:rPr>
              <w:rFonts w:ascii="Times New Roman" w:hAnsi="Times New Roman"/>
              <w:szCs w:val="24"/>
            </w:rPr>
            <w:delText xml:space="preserve"> and PNR </w:delText>
          </w:r>
        </w:del>
      </w:ins>
      <w:ins w:id="130" w:author="Kai Liu" w:date="2019-03-08T00:46:00Z">
        <w:del w:id="131" w:author="pdmurray" w:date="2019-03-08T14:00:00Z">
          <w:r w:rsidR="00F026F5" w:rsidDel="00BA43A1">
            <w:rPr>
              <w:rFonts w:ascii="Times New Roman" w:hAnsi="Times New Roman"/>
              <w:szCs w:val="24"/>
            </w:rPr>
            <w:delText>studies</w:delText>
          </w:r>
        </w:del>
        <w:r w:rsidR="00F026F5">
          <w:rPr>
            <w:rFonts w:ascii="Times New Roman" w:hAnsi="Times New Roman"/>
            <w:szCs w:val="24"/>
          </w:rPr>
          <w:t xml:space="preserve">, and is not expected to </w:t>
        </w:r>
      </w:ins>
      <w:ins w:id="132" w:author="Kai Liu" w:date="2019-03-08T00:47:00Z">
        <w:r w:rsidR="00F026F5">
          <w:rPr>
            <w:rFonts w:ascii="Times New Roman" w:hAnsi="Times New Roman"/>
            <w:szCs w:val="24"/>
          </w:rPr>
          <w:t>contribute</w:t>
        </w:r>
      </w:ins>
      <w:ins w:id="133" w:author="Kai Liu" w:date="2019-03-08T00:46:00Z">
        <w:r w:rsidR="00F026F5">
          <w:rPr>
            <w:rFonts w:ascii="Times New Roman" w:hAnsi="Times New Roman"/>
            <w:szCs w:val="24"/>
          </w:rPr>
          <w:t xml:space="preserve"> </w:t>
        </w:r>
      </w:ins>
      <w:ins w:id="134" w:author="Kai Liu" w:date="2019-03-08T00:47:00Z">
        <w:r w:rsidR="00F026F5">
          <w:rPr>
            <w:rFonts w:ascii="Times New Roman" w:hAnsi="Times New Roman"/>
            <w:szCs w:val="24"/>
          </w:rPr>
          <w:t xml:space="preserve">to the suppression of superconductivity.  </w:t>
        </w:r>
      </w:ins>
    </w:p>
    <w:p w14:paraId="12068804" w14:textId="77777777"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w:t>
      </w:r>
      <w:r w:rsidRPr="00FD137E">
        <w:rPr>
          <w:rFonts w:ascii="Times New Roman" w:hAnsi="Times New Roman"/>
          <w:szCs w:val="24"/>
        </w:rPr>
        <w:lastRenderedPageBreak/>
        <w:t xml:space="preserve">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14:paraId="1F9CACD7" w14:textId="02279BE9"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The following files are available free of charge.</w:t>
      </w:r>
      <w:r w:rsidR="00BA6DCD">
        <w:br/>
      </w:r>
      <w:r w:rsidR="00F026F5" w:rsidRPr="00144647">
        <w:t>Supplementary Materials</w:t>
      </w:r>
      <w:r w:rsidR="00BA6DCD" w:rsidRPr="00D942AB">
        <w:t xml:space="preserve"> (PDF)</w:t>
      </w:r>
      <w:r w:rsidR="00BA6DCD" w:rsidRPr="00144647">
        <w:rPr>
          <w:color w:val="FF0000"/>
        </w:rPr>
        <w:br/>
      </w:r>
    </w:p>
    <w:p w14:paraId="589F6E19" w14:textId="77777777" w:rsidR="00BA6DCD" w:rsidRDefault="00BA6DCD" w:rsidP="00BA6DCD">
      <w:pPr>
        <w:pStyle w:val="FAAuthorInfoSubtitle"/>
      </w:pPr>
    </w:p>
    <w:p w14:paraId="774FA58C" w14:textId="77777777" w:rsidR="00BA6DCD" w:rsidRPr="00DD6DBB" w:rsidRDefault="00BA6DCD" w:rsidP="00BA6DCD">
      <w:pPr>
        <w:pStyle w:val="FAAuthorInfoSubtitle"/>
      </w:pPr>
      <w:r w:rsidRPr="00DD6DBB">
        <w:t>Corresponding Author</w:t>
      </w:r>
    </w:p>
    <w:p w14:paraId="458EDE5A" w14:textId="77777777"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14:paraId="14F4EB27" w14:textId="77777777" w:rsidR="00BA6DCD" w:rsidRPr="00DD6DBB" w:rsidRDefault="00BA6DCD" w:rsidP="00BA6DCD">
      <w:pPr>
        <w:pStyle w:val="FAAuthorInfoSubtitle"/>
      </w:pPr>
      <w:r w:rsidRPr="00DD6DBB">
        <w:t>Author Contributions</w:t>
      </w:r>
    </w:p>
    <w:p w14:paraId="12EE0373" w14:textId="4494FDE7"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w:t>
      </w:r>
      <w:r w:rsidR="00F93D18">
        <w:rPr>
          <w:rFonts w:ascii="Times" w:hAnsi="Times"/>
          <w:kern w:val="0"/>
          <w:sz w:val="24"/>
        </w:rPr>
        <w:t xml:space="preserve">designed and </w:t>
      </w:r>
      <w:r w:rsidRPr="009D6D37">
        <w:rPr>
          <w:rFonts w:ascii="Times" w:hAnsi="Times"/>
          <w:kern w:val="0"/>
          <w:sz w:val="24"/>
        </w:rPr>
        <w:t>coordinated the project. P.D.M. synthesized the samples, carried out structural analysis, and wrote a first draft of the manuscript. D.A.G., A.J.G., B.J.K, and J.B. performed PNR studies. D.A.G.</w:t>
      </w:r>
      <w:ins w:id="135" w:author="Kai Liu" w:date="2019-02-19T00:35:00Z">
        <w:r w:rsidR="00F93D18">
          <w:rPr>
            <w:rFonts w:ascii="Times" w:hAnsi="Times"/>
            <w:kern w:val="0"/>
            <w:sz w:val="24"/>
          </w:rPr>
          <w:t>,</w:t>
        </w:r>
      </w:ins>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14:paraId="500702CE" w14:textId="139E0C78" w:rsidR="00BA6DCD" w:rsidRPr="009D6D37" w:rsidRDefault="00BA6DCD" w:rsidP="00BA6DCD">
      <w:pPr>
        <w:pStyle w:val="TDAcknowledgments"/>
        <w:ind w:firstLine="0"/>
        <w:rPr>
          <w:b/>
        </w:rPr>
      </w:pPr>
      <w:r w:rsidRPr="009D6D37">
        <w:rPr>
          <w:b/>
        </w:rPr>
        <w:t>Film growth and characterization</w:t>
      </w:r>
      <w:bookmarkStart w:id="136" w:name="_3dy6vkm" w:colFirst="0" w:colLast="0"/>
      <w:bookmarkEnd w:id="136"/>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subsequently sputter-coated with Gd (3 nm, 7 nm, 20 nm) and a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w:t>
      </w:r>
      <w:r w:rsidRPr="009D6D37">
        <w:lastRenderedPageBreak/>
        <w:t>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rsidR="003E03CE">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45&lt;/sup&gt;","plainTextFormattedCitation":"45","previouslyFormattedCitation":"&lt;sup&gt;42&lt;/sup&gt;"},"properties":{"noteIndex":0},"schema":"https://github.com/citation-style-language/schema/raw/master/csl-citation.json"}</w:instrText>
      </w:r>
      <w:r w:rsidRPr="009D6D37">
        <w:fldChar w:fldCharType="separate"/>
      </w:r>
      <w:r w:rsidR="003E03CE" w:rsidRPr="003E03CE">
        <w:rPr>
          <w:noProof/>
          <w:vertAlign w:val="superscript"/>
        </w:rPr>
        <w:t>45</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working with an acceleration voltage of 200kV at the National Center for Electron Microscopy at University </w:t>
      </w:r>
      <w:proofErr w:type="spellStart"/>
      <w:r w:rsidRPr="009D6D37">
        <w:t>Complutense</w:t>
      </w:r>
      <w:proofErr w:type="spellEnd"/>
      <w:r w:rsidRPr="009D6D37">
        <w:t xml:space="preserve"> of Madrid, Spain. </w:t>
      </w:r>
    </w:p>
    <w:p w14:paraId="3803833C" w14:textId="77777777"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t>
      </w:r>
      <w:r w:rsidR="007A192E">
        <w:rPr>
          <w:b w:val="0"/>
        </w:rPr>
        <w:t xml:space="preserve">Work at GU has been supported in part by </w:t>
      </w:r>
      <w:proofErr w:type="spellStart"/>
      <w:r w:rsidR="007A192E" w:rsidRPr="007A192E">
        <w:rPr>
          <w:b w:val="0"/>
        </w:rPr>
        <w:t>nCORE</w:t>
      </w:r>
      <w:proofErr w:type="spellEnd"/>
      <w:r w:rsidR="007A192E" w:rsidRPr="007A192E">
        <w:rPr>
          <w:b w:val="0"/>
        </w:rPr>
        <w:t>, a Semiconductor Research Corporation program, sponsored by National Institute of Standards and Technology (NIST).</w:t>
      </w:r>
      <w:r w:rsidR="007A192E">
        <w:rPr>
          <w:b w:val="0"/>
        </w:rPr>
        <w:t xml:space="preserve"> </w:t>
      </w:r>
      <w:r w:rsidRPr="009D6D37">
        <w:rPr>
          <w:b w:val="0"/>
        </w:rPr>
        <w:lastRenderedPageBreak/>
        <w:t xml:space="preserve">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14:paraId="79CE6BEF" w14:textId="77777777" w:rsidR="00BA6DCD" w:rsidRDefault="00BA6DCD" w:rsidP="00BA6DCD">
      <w:pPr>
        <w:pStyle w:val="FAAuthorInfoSubtitle"/>
      </w:pPr>
    </w:p>
    <w:p w14:paraId="7F0FB98A" w14:textId="77777777" w:rsidR="00BA6DCD" w:rsidRPr="00A17B47" w:rsidRDefault="00BA6DCD" w:rsidP="00BA6DCD">
      <w:pPr>
        <w:pStyle w:val="SNSynopsisTOC"/>
        <w:spacing w:after="240"/>
        <w:jc w:val="left"/>
        <w:rPr>
          <w:b/>
        </w:rPr>
      </w:pPr>
      <w:r w:rsidRPr="00A17B47">
        <w:rPr>
          <w:b/>
        </w:rPr>
        <w:t>References</w:t>
      </w:r>
    </w:p>
    <w:p w14:paraId="52E88DEC" w14:textId="38ED64CC" w:rsidR="003E03CE" w:rsidRPr="003E03CE" w:rsidRDefault="00BA6DCD" w:rsidP="003E03CE">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003E03CE" w:rsidRPr="003E03CE">
        <w:rPr>
          <w:rFonts w:cs="Times"/>
          <w:noProof/>
          <w:szCs w:val="24"/>
        </w:rPr>
        <w:t xml:space="preserve">(1) </w:t>
      </w:r>
      <w:r w:rsidR="003E03CE" w:rsidRPr="003E03CE">
        <w:rPr>
          <w:rFonts w:cs="Times"/>
          <w:noProof/>
          <w:szCs w:val="24"/>
        </w:rPr>
        <w:tab/>
        <w:t>Cava, R. J.; Batlogg, B.; Rabe, K. M.; Rietman, E. A.; Gallagher, P. K.; Rupp, L. W. Structural Anomalies at the Disappearance of Superconductivity in Ba</w:t>
      </w:r>
      <w:r w:rsidR="003E03CE" w:rsidRPr="003E03CE">
        <w:rPr>
          <w:rFonts w:cs="Times"/>
          <w:noProof/>
          <w:szCs w:val="24"/>
          <w:vertAlign w:val="subscript"/>
        </w:rPr>
        <w:t>2</w:t>
      </w:r>
      <w:r w:rsidR="003E03CE" w:rsidRPr="003E03CE">
        <w:rPr>
          <w:rFonts w:cs="Times"/>
          <w:noProof/>
          <w:szCs w:val="24"/>
        </w:rPr>
        <w:t>YCu</w:t>
      </w:r>
      <w:r w:rsidR="003E03CE" w:rsidRPr="003E03CE">
        <w:rPr>
          <w:rFonts w:cs="Times"/>
          <w:noProof/>
          <w:szCs w:val="24"/>
          <w:vertAlign w:val="subscript"/>
        </w:rPr>
        <w:t>3</w:t>
      </w:r>
      <w:r w:rsidR="003E03CE" w:rsidRPr="003E03CE">
        <w:rPr>
          <w:rFonts w:cs="Times"/>
          <w:noProof/>
          <w:szCs w:val="24"/>
        </w:rPr>
        <w:t>O</w:t>
      </w:r>
      <w:r w:rsidR="003E03CE" w:rsidRPr="003E03CE">
        <w:rPr>
          <w:rFonts w:cs="Times"/>
          <w:noProof/>
          <w:szCs w:val="24"/>
          <w:vertAlign w:val="subscript"/>
        </w:rPr>
        <w:t>7−δ</w:t>
      </w:r>
      <w:r w:rsidR="003E03CE" w:rsidRPr="003E03CE">
        <w:rPr>
          <w:rFonts w:cs="Times"/>
          <w:noProof/>
          <w:szCs w:val="24"/>
        </w:rPr>
        <w:t xml:space="preserve">: Evidence for Charge Transfer from Chains to Planes. </w:t>
      </w:r>
      <w:r w:rsidR="003E03CE" w:rsidRPr="003E03CE">
        <w:rPr>
          <w:rFonts w:cs="Times"/>
          <w:i/>
          <w:iCs/>
          <w:noProof/>
          <w:szCs w:val="24"/>
        </w:rPr>
        <w:t>Phys. C</w:t>
      </w:r>
      <w:r w:rsidR="003E03CE" w:rsidRPr="003E03CE">
        <w:rPr>
          <w:rFonts w:cs="Times"/>
          <w:noProof/>
          <w:szCs w:val="24"/>
        </w:rPr>
        <w:t xml:space="preserve"> </w:t>
      </w:r>
      <w:r w:rsidR="003E03CE" w:rsidRPr="003E03CE">
        <w:rPr>
          <w:rFonts w:cs="Times"/>
          <w:b/>
          <w:bCs/>
          <w:noProof/>
          <w:szCs w:val="24"/>
        </w:rPr>
        <w:t>1988</w:t>
      </w:r>
      <w:r w:rsidR="003E03CE" w:rsidRPr="003E03CE">
        <w:rPr>
          <w:rFonts w:cs="Times"/>
          <w:noProof/>
          <w:szCs w:val="24"/>
        </w:rPr>
        <w:t xml:space="preserve">, </w:t>
      </w:r>
      <w:r w:rsidR="003E03CE" w:rsidRPr="003E03CE">
        <w:rPr>
          <w:rFonts w:cs="Times"/>
          <w:i/>
          <w:iCs/>
          <w:noProof/>
          <w:szCs w:val="24"/>
        </w:rPr>
        <w:t>156</w:t>
      </w:r>
      <w:r w:rsidR="003E03CE" w:rsidRPr="003E03CE">
        <w:rPr>
          <w:rFonts w:cs="Times"/>
          <w:noProof/>
          <w:szCs w:val="24"/>
        </w:rPr>
        <w:t xml:space="preserve"> (4), 523–527. https://doi.org/10.1016/0921-4534(88)90015-9.</w:t>
      </w:r>
    </w:p>
    <w:p w14:paraId="3E996CF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 </w:t>
      </w:r>
      <w:r w:rsidRPr="003E03CE">
        <w:rPr>
          <w:rFonts w:cs="Times"/>
          <w:noProof/>
          <w:szCs w:val="24"/>
        </w:rPr>
        <w:tab/>
        <w:t>Blanco-Canosa, S.; Frano, A.; Schierle, E.; Porras, J.; Loew, T.; Minola, M.; Bluschke, M.; Weschke, E.; Keimer, B.; Tacon, M. Le. Resonant X-Ray Scattering Study of Charge Density Wave Correlations in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6+x</w:t>
      </w:r>
      <w:r w:rsidRPr="003E03CE">
        <w:rPr>
          <w:rFonts w:cs="Times"/>
          <w:noProof/>
          <w:szCs w:val="24"/>
        </w:rPr>
        <w:t xml:space="preserve">. </w:t>
      </w:r>
      <w:r w:rsidRPr="003E03CE">
        <w:rPr>
          <w:rFonts w:cs="Times"/>
          <w:i/>
          <w:iCs/>
          <w:noProof/>
          <w:szCs w:val="24"/>
        </w:rPr>
        <w:t>Phys. Rev. B</w:t>
      </w:r>
      <w:r w:rsidRPr="003E03CE">
        <w:rPr>
          <w:rFonts w:cs="Times"/>
          <w:noProof/>
          <w:szCs w:val="24"/>
        </w:rPr>
        <w:t xml:space="preserve"> </w:t>
      </w:r>
      <w:r w:rsidRPr="003E03CE">
        <w:rPr>
          <w:rFonts w:cs="Times"/>
          <w:b/>
          <w:bCs/>
          <w:noProof/>
          <w:szCs w:val="24"/>
        </w:rPr>
        <w:t>2014</w:t>
      </w:r>
      <w:r w:rsidRPr="003E03CE">
        <w:rPr>
          <w:rFonts w:cs="Times"/>
          <w:noProof/>
          <w:szCs w:val="24"/>
        </w:rPr>
        <w:t xml:space="preserve">, </w:t>
      </w:r>
      <w:r w:rsidRPr="003E03CE">
        <w:rPr>
          <w:rFonts w:cs="Times"/>
          <w:i/>
          <w:iCs/>
          <w:noProof/>
          <w:szCs w:val="24"/>
        </w:rPr>
        <w:t>90</w:t>
      </w:r>
      <w:r w:rsidRPr="003E03CE">
        <w:rPr>
          <w:rFonts w:cs="Times"/>
          <w:noProof/>
          <w:szCs w:val="24"/>
        </w:rPr>
        <w:t xml:space="preserve"> (5), 054513. https://doi.org/10.1103/PhysRevB.90.054513.</w:t>
      </w:r>
    </w:p>
    <w:p w14:paraId="1EF68F4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 </w:t>
      </w:r>
      <w:r w:rsidRPr="003E03CE">
        <w:rPr>
          <w:rFonts w:cs="Times"/>
          <w:noProof/>
          <w:szCs w:val="24"/>
        </w:rPr>
        <w:tab/>
        <w:t>Presland, M. R.; Tallon, J. L.; Buckley, R. G.; Liu, R. S.; Flower, N. E. General Trends in Oxygen Stoichiometry Effects on T</w:t>
      </w:r>
      <w:r w:rsidRPr="003E03CE">
        <w:rPr>
          <w:rFonts w:cs="Times"/>
          <w:noProof/>
          <w:szCs w:val="24"/>
          <w:vertAlign w:val="subscript"/>
        </w:rPr>
        <w:t>c</w:t>
      </w:r>
      <w:r w:rsidRPr="003E03CE">
        <w:rPr>
          <w:rFonts w:cs="Times"/>
          <w:noProof/>
          <w:szCs w:val="24"/>
        </w:rPr>
        <w:t xml:space="preserve"> in Bi and Tl Superconductors. </w:t>
      </w:r>
      <w:r w:rsidRPr="003E03CE">
        <w:rPr>
          <w:rFonts w:cs="Times"/>
          <w:i/>
          <w:iCs/>
          <w:noProof/>
          <w:szCs w:val="24"/>
        </w:rPr>
        <w:t>Phys. C</w:t>
      </w:r>
      <w:r w:rsidRPr="003E03CE">
        <w:rPr>
          <w:rFonts w:cs="Times"/>
          <w:noProof/>
          <w:szCs w:val="24"/>
        </w:rPr>
        <w:t xml:space="preserve"> </w:t>
      </w:r>
      <w:r w:rsidRPr="003E03CE">
        <w:rPr>
          <w:rFonts w:cs="Times"/>
          <w:b/>
          <w:bCs/>
          <w:noProof/>
          <w:szCs w:val="24"/>
        </w:rPr>
        <w:t>1991</w:t>
      </w:r>
      <w:r w:rsidRPr="003E03CE">
        <w:rPr>
          <w:rFonts w:cs="Times"/>
          <w:noProof/>
          <w:szCs w:val="24"/>
        </w:rPr>
        <w:t xml:space="preserve">, </w:t>
      </w:r>
      <w:r w:rsidRPr="003E03CE">
        <w:rPr>
          <w:rFonts w:cs="Times"/>
          <w:i/>
          <w:iCs/>
          <w:noProof/>
          <w:szCs w:val="24"/>
        </w:rPr>
        <w:t>176</w:t>
      </w:r>
      <w:r w:rsidRPr="003E03CE">
        <w:rPr>
          <w:rFonts w:cs="Times"/>
          <w:noProof/>
          <w:szCs w:val="24"/>
        </w:rPr>
        <w:t xml:space="preserve"> (1–3), 95–105. https://doi.org/10.1016/0921-4534(91)90700-9.</w:t>
      </w:r>
    </w:p>
    <w:p w14:paraId="73E39C8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 </w:t>
      </w:r>
      <w:r w:rsidRPr="003E03CE">
        <w:rPr>
          <w:rFonts w:cs="Times"/>
          <w:noProof/>
          <w:szCs w:val="24"/>
        </w:rPr>
        <w:tab/>
        <w:t xml:space="preserve">Lee, P. A.; Nagaosa, N.; Wen, X.-G. Doping a Mott Insulator: Physics of High-Temperature Superconductivity. </w:t>
      </w:r>
      <w:r w:rsidRPr="003E03CE">
        <w:rPr>
          <w:rFonts w:cs="Times"/>
          <w:i/>
          <w:iCs/>
          <w:noProof/>
          <w:szCs w:val="24"/>
        </w:rPr>
        <w:t>Rev. Mod. Phys.</w:t>
      </w:r>
      <w:r w:rsidRPr="003E03CE">
        <w:rPr>
          <w:rFonts w:cs="Times"/>
          <w:noProof/>
          <w:szCs w:val="24"/>
        </w:rPr>
        <w:t xml:space="preserve"> </w:t>
      </w:r>
      <w:r w:rsidRPr="003E03CE">
        <w:rPr>
          <w:rFonts w:cs="Times"/>
          <w:b/>
          <w:bCs/>
          <w:noProof/>
          <w:szCs w:val="24"/>
        </w:rPr>
        <w:t>2006</w:t>
      </w:r>
      <w:r w:rsidRPr="003E03CE">
        <w:rPr>
          <w:rFonts w:cs="Times"/>
          <w:noProof/>
          <w:szCs w:val="24"/>
        </w:rPr>
        <w:t xml:space="preserve">, </w:t>
      </w:r>
      <w:r w:rsidRPr="003E03CE">
        <w:rPr>
          <w:rFonts w:cs="Times"/>
          <w:i/>
          <w:iCs/>
          <w:noProof/>
          <w:szCs w:val="24"/>
        </w:rPr>
        <w:t>78</w:t>
      </w:r>
      <w:r w:rsidRPr="003E03CE">
        <w:rPr>
          <w:rFonts w:cs="Times"/>
          <w:noProof/>
          <w:szCs w:val="24"/>
        </w:rPr>
        <w:t xml:space="preserve"> (1), 17–85. https://doi.org/10.1103/RevModPhys.78.17.</w:t>
      </w:r>
    </w:p>
    <w:p w14:paraId="7DF93CBC"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(5) </w:t>
      </w:r>
      <w:r w:rsidRPr="003E03CE">
        <w:rPr>
          <w:rFonts w:cs="Times"/>
          <w:noProof/>
          <w:szCs w:val="24"/>
        </w:rPr>
        <w:tab/>
        <w:t>Groen, W. A.; de Leeuw, D. M.; Geelen, G. P. J. Hole Concentration and T</w:t>
      </w:r>
      <w:r w:rsidRPr="003E03CE">
        <w:rPr>
          <w:rFonts w:cs="Times"/>
          <w:noProof/>
          <w:szCs w:val="24"/>
          <w:vertAlign w:val="subscript"/>
        </w:rPr>
        <w:t>c</w:t>
      </w:r>
      <w:r w:rsidRPr="003E03CE">
        <w:rPr>
          <w:rFonts w:cs="Times"/>
          <w:noProof/>
          <w:szCs w:val="24"/>
        </w:rPr>
        <w:t xml:space="preserve"> in Bi</w:t>
      </w:r>
      <w:r w:rsidRPr="003E03CE">
        <w:rPr>
          <w:rFonts w:cs="Times"/>
          <w:noProof/>
          <w:szCs w:val="24"/>
          <w:vertAlign w:val="subscript"/>
        </w:rPr>
        <w:t>2</w:t>
      </w:r>
      <w:r w:rsidRPr="003E03CE">
        <w:rPr>
          <w:rFonts w:cs="Times"/>
          <w:noProof/>
          <w:szCs w:val="24"/>
        </w:rPr>
        <w:t>Sr</w:t>
      </w:r>
      <w:r w:rsidRPr="003E03CE">
        <w:rPr>
          <w:rFonts w:cs="Times"/>
          <w:noProof/>
          <w:szCs w:val="24"/>
          <w:vertAlign w:val="subscript"/>
        </w:rPr>
        <w:t>2</w:t>
      </w:r>
      <w:r w:rsidRPr="003E03CE">
        <w:rPr>
          <w:rFonts w:cs="Times"/>
          <w:noProof/>
          <w:szCs w:val="24"/>
        </w:rPr>
        <w:t>CuO</w:t>
      </w:r>
      <w:r w:rsidRPr="003E03CE">
        <w:rPr>
          <w:rFonts w:cs="Times"/>
          <w:noProof/>
          <w:szCs w:val="24"/>
          <w:vertAlign w:val="subscript"/>
        </w:rPr>
        <w:t>6+δ</w:t>
      </w:r>
      <w:r w:rsidRPr="003E03CE">
        <w:rPr>
          <w:rFonts w:cs="Times"/>
          <w:noProof/>
          <w:szCs w:val="24"/>
        </w:rPr>
        <w:t xml:space="preserve">. </w:t>
      </w:r>
      <w:r w:rsidRPr="003E03CE">
        <w:rPr>
          <w:rFonts w:cs="Times"/>
          <w:i/>
          <w:iCs/>
          <w:noProof/>
          <w:szCs w:val="24"/>
        </w:rPr>
        <w:t>Phys. C</w:t>
      </w:r>
      <w:r w:rsidRPr="003E03CE">
        <w:rPr>
          <w:rFonts w:cs="Times"/>
          <w:noProof/>
          <w:szCs w:val="24"/>
        </w:rPr>
        <w:t xml:space="preserve"> </w:t>
      </w:r>
      <w:r w:rsidRPr="003E03CE">
        <w:rPr>
          <w:rFonts w:cs="Times"/>
          <w:b/>
          <w:bCs/>
          <w:noProof/>
          <w:szCs w:val="24"/>
        </w:rPr>
        <w:t>1990</w:t>
      </w:r>
      <w:r w:rsidRPr="003E03CE">
        <w:rPr>
          <w:rFonts w:cs="Times"/>
          <w:noProof/>
          <w:szCs w:val="24"/>
        </w:rPr>
        <w:t xml:space="preserve">, </w:t>
      </w:r>
      <w:r w:rsidRPr="003E03CE">
        <w:rPr>
          <w:rFonts w:cs="Times"/>
          <w:i/>
          <w:iCs/>
          <w:noProof/>
          <w:szCs w:val="24"/>
        </w:rPr>
        <w:t>165</w:t>
      </w:r>
      <w:r w:rsidRPr="003E03CE">
        <w:rPr>
          <w:rFonts w:cs="Times"/>
          <w:noProof/>
          <w:szCs w:val="24"/>
        </w:rPr>
        <w:t xml:space="preserve"> (3–4), 305–307. https://doi.org/10.1016/0921-4534(90)90208-V.</w:t>
      </w:r>
    </w:p>
    <w:p w14:paraId="5D9BF9FF"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(6) </w:t>
      </w:r>
      <w:r w:rsidRPr="003E03CE">
        <w:rPr>
          <w:rFonts w:cs="Times"/>
          <w:noProof/>
          <w:szCs w:val="24"/>
        </w:rPr>
        <w:tab/>
        <w:t>Humphreys, R. G.; Satchell, J. S.; Chew, N. G.; Edwards, J. A.; Goodyear, S. W.; Blenkinsop, S. E.; Dosser, O. D.; Cullis, A. G. Physical Vapour Deposition Techniques for the Growth of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w:t>
      </w:r>
      <w:r w:rsidRPr="003E03CE">
        <w:rPr>
          <w:rFonts w:cs="Times"/>
          <w:noProof/>
          <w:szCs w:val="24"/>
        </w:rPr>
        <w:t xml:space="preserve"> Thin Films. </w:t>
      </w:r>
      <w:r w:rsidRPr="003E03CE">
        <w:rPr>
          <w:rFonts w:cs="Times"/>
          <w:i/>
          <w:iCs/>
          <w:noProof/>
          <w:szCs w:val="24"/>
        </w:rPr>
        <w:t>Supercond. Sci. Technol.</w:t>
      </w:r>
      <w:r w:rsidRPr="003E03CE">
        <w:rPr>
          <w:rFonts w:cs="Times"/>
          <w:noProof/>
          <w:szCs w:val="24"/>
        </w:rPr>
        <w:t xml:space="preserve"> </w:t>
      </w:r>
      <w:r w:rsidRPr="003E03CE">
        <w:rPr>
          <w:rFonts w:cs="Times"/>
          <w:b/>
          <w:bCs/>
          <w:noProof/>
          <w:szCs w:val="24"/>
        </w:rPr>
        <w:t>1990</w:t>
      </w:r>
      <w:r w:rsidRPr="003E03CE">
        <w:rPr>
          <w:rFonts w:cs="Times"/>
          <w:noProof/>
          <w:szCs w:val="24"/>
        </w:rPr>
        <w:t xml:space="preserve">, </w:t>
      </w:r>
      <w:r w:rsidRPr="003E03CE">
        <w:rPr>
          <w:rFonts w:cs="Times"/>
          <w:i/>
          <w:iCs/>
          <w:noProof/>
          <w:szCs w:val="24"/>
        </w:rPr>
        <w:t>3</w:t>
      </w:r>
      <w:r w:rsidRPr="003E03CE">
        <w:rPr>
          <w:rFonts w:cs="Times"/>
          <w:noProof/>
          <w:szCs w:val="24"/>
        </w:rPr>
        <w:t xml:space="preserve"> (1), 38–52. https://doi.org/10.1088/0953-2048/3/1/006.</w:t>
      </w:r>
    </w:p>
    <w:p w14:paraId="43D295A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(7) </w:t>
      </w:r>
      <w:r w:rsidRPr="003E03CE">
        <w:rPr>
          <w:rFonts w:cs="Times"/>
          <w:noProof/>
          <w:szCs w:val="24"/>
        </w:rPr>
        <w:tab/>
        <w:t>Perez-Muñoz, A. M.; Schio, P.; Poloni, R.; Fernandez-Martinez, A.; Rivera-Calzada, A.; Cezar, J. C.; Salas-Colera, E.; Castro, G. R.; Kinney, J.; Leon, C.; et al. In Operando Evidence of Deoxygenation in Ionic Liquid Gating of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7-X</w:t>
      </w:r>
      <w:r w:rsidRPr="003E03CE">
        <w:rPr>
          <w:rFonts w:cs="Times"/>
          <w:noProof/>
          <w:szCs w:val="24"/>
        </w:rPr>
        <w:t xml:space="preserve">. </w:t>
      </w:r>
      <w:r w:rsidRPr="003E03CE">
        <w:rPr>
          <w:rFonts w:cs="Times"/>
          <w:i/>
          <w:iCs/>
          <w:noProof/>
          <w:szCs w:val="24"/>
        </w:rPr>
        <w:t>Proc. Natl. Acad. Sci.</w:t>
      </w:r>
      <w:r w:rsidRPr="003E03CE">
        <w:rPr>
          <w:rFonts w:cs="Times"/>
          <w:noProof/>
          <w:szCs w:val="24"/>
        </w:rPr>
        <w:t xml:space="preserve"> </w:t>
      </w:r>
      <w:r w:rsidRPr="003E03CE">
        <w:rPr>
          <w:rFonts w:cs="Times"/>
          <w:b/>
          <w:bCs/>
          <w:noProof/>
          <w:szCs w:val="24"/>
        </w:rPr>
        <w:t>2017</w:t>
      </w:r>
      <w:r w:rsidRPr="003E03CE">
        <w:rPr>
          <w:rFonts w:cs="Times"/>
          <w:noProof/>
          <w:szCs w:val="24"/>
        </w:rPr>
        <w:t xml:space="preserve">, </w:t>
      </w:r>
      <w:r w:rsidRPr="003E03CE">
        <w:rPr>
          <w:rFonts w:cs="Times"/>
          <w:i/>
          <w:iCs/>
          <w:noProof/>
          <w:szCs w:val="24"/>
        </w:rPr>
        <w:t>114</w:t>
      </w:r>
      <w:r w:rsidRPr="003E03CE">
        <w:rPr>
          <w:rFonts w:cs="Times"/>
          <w:noProof/>
          <w:szCs w:val="24"/>
        </w:rPr>
        <w:t xml:space="preserve"> (2), 215–220. https://doi.org/10.1073/pnas.1613006114.</w:t>
      </w:r>
    </w:p>
    <w:p w14:paraId="00C44F10"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lastRenderedPageBreak/>
        <w:t xml:space="preserve">(8) </w:t>
      </w:r>
      <w:r w:rsidRPr="003E03CE">
        <w:rPr>
          <w:rFonts w:cs="Times"/>
          <w:noProof/>
          <w:szCs w:val="24"/>
        </w:rPr>
        <w:tab/>
        <w:t>Zhang, L.; Zeng, S.; Yin, X.; Asmara, T. C.; Yang, P.; Han, K.; Cao, Y.; Zhou, W.; Wan, D.; Tang, C. S.; et al. The Mechanism of Electrolyte Gating on High-T</w:t>
      </w:r>
      <w:r w:rsidRPr="003E03CE">
        <w:rPr>
          <w:rFonts w:cs="Times"/>
          <w:noProof/>
          <w:szCs w:val="24"/>
          <w:vertAlign w:val="subscript"/>
        </w:rPr>
        <w:t>c</w:t>
      </w:r>
      <w:r w:rsidRPr="003E03CE">
        <w:rPr>
          <w:rFonts w:cs="Times"/>
          <w:noProof/>
          <w:szCs w:val="24"/>
        </w:rPr>
        <w:t xml:space="preserve"> Cuprates: The Role of Oxygen Migration and Electrostatics. </w:t>
      </w:r>
      <w:r w:rsidRPr="003E03CE">
        <w:rPr>
          <w:rFonts w:cs="Times"/>
          <w:i/>
          <w:iCs/>
          <w:noProof/>
          <w:szCs w:val="24"/>
        </w:rPr>
        <w:t>ACS Nano</w:t>
      </w:r>
      <w:r w:rsidRPr="003E03CE">
        <w:rPr>
          <w:rFonts w:cs="Times"/>
          <w:noProof/>
          <w:szCs w:val="24"/>
        </w:rPr>
        <w:t xml:space="preserve"> </w:t>
      </w:r>
      <w:r w:rsidRPr="003E03CE">
        <w:rPr>
          <w:rFonts w:cs="Times"/>
          <w:b/>
          <w:bCs/>
          <w:noProof/>
          <w:szCs w:val="24"/>
        </w:rPr>
        <w:t>2017</w:t>
      </w:r>
      <w:r w:rsidRPr="003E03CE">
        <w:rPr>
          <w:rFonts w:cs="Times"/>
          <w:noProof/>
          <w:szCs w:val="24"/>
        </w:rPr>
        <w:t xml:space="preserve">, </w:t>
      </w:r>
      <w:r w:rsidRPr="003E03CE">
        <w:rPr>
          <w:rFonts w:cs="Times"/>
          <w:i/>
          <w:iCs/>
          <w:noProof/>
          <w:szCs w:val="24"/>
        </w:rPr>
        <w:t>11</w:t>
      </w:r>
      <w:r w:rsidRPr="003E03CE">
        <w:rPr>
          <w:rFonts w:cs="Times"/>
          <w:noProof/>
          <w:szCs w:val="24"/>
        </w:rPr>
        <w:t xml:space="preserve"> (10), 9950–9956. https://doi.org/10.1021/acsnano.7b03978.</w:t>
      </w:r>
    </w:p>
    <w:p w14:paraId="0619C40D"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(9) </w:t>
      </w:r>
      <w:r w:rsidRPr="003E03CE">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2012</w:t>
      </w:r>
      <w:r w:rsidRPr="003E03CE">
        <w:rPr>
          <w:rFonts w:cs="Times"/>
          <w:noProof/>
          <w:szCs w:val="24"/>
        </w:rPr>
        <w:t xml:space="preserve">, </w:t>
      </w:r>
      <w:r w:rsidRPr="003E03CE">
        <w:rPr>
          <w:rFonts w:cs="Times"/>
          <w:i/>
          <w:iCs/>
          <w:noProof/>
          <w:szCs w:val="24"/>
        </w:rPr>
        <w:t>192408</w:t>
      </w:r>
      <w:r w:rsidRPr="003E03CE">
        <w:rPr>
          <w:rFonts w:cs="Times"/>
          <w:noProof/>
          <w:szCs w:val="24"/>
        </w:rPr>
        <w:t xml:space="preserve"> (2012), 10–14. https://doi.org/10.1063/1.4712620.</w:t>
      </w:r>
    </w:p>
    <w:p w14:paraId="2582D2C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(10) </w:t>
      </w:r>
      <w:r w:rsidRPr="003E03CE">
        <w:rPr>
          <w:rFonts w:cs="Times"/>
          <w:noProof/>
          <w:szCs w:val="24"/>
        </w:rPr>
        <w:tab/>
        <w:t xml:space="preserve">Bauer, U.; Emori, S.; Beach, G. S. D. Voltage-Controlled Domain Wall Traps in Ferromagnetic Nanowires. </w:t>
      </w:r>
      <w:r w:rsidRPr="003E03CE">
        <w:rPr>
          <w:rFonts w:cs="Times"/>
          <w:i/>
          <w:iCs/>
          <w:noProof/>
          <w:szCs w:val="24"/>
        </w:rPr>
        <w:t>Nat. Nanotechnol.</w:t>
      </w:r>
      <w:r w:rsidRPr="003E03CE">
        <w:rPr>
          <w:rFonts w:cs="Times"/>
          <w:noProof/>
          <w:szCs w:val="24"/>
        </w:rPr>
        <w:t xml:space="preserve"> </w:t>
      </w:r>
      <w:r w:rsidRPr="003E03CE">
        <w:rPr>
          <w:rFonts w:cs="Times"/>
          <w:b/>
          <w:bCs/>
          <w:noProof/>
          <w:szCs w:val="24"/>
        </w:rPr>
        <w:t>2013</w:t>
      </w:r>
      <w:r w:rsidRPr="003E03CE">
        <w:rPr>
          <w:rFonts w:cs="Times"/>
          <w:noProof/>
          <w:szCs w:val="24"/>
        </w:rPr>
        <w:t xml:space="preserve">, </w:t>
      </w:r>
      <w:r w:rsidRPr="003E03CE">
        <w:rPr>
          <w:rFonts w:cs="Times"/>
          <w:i/>
          <w:iCs/>
          <w:noProof/>
          <w:szCs w:val="24"/>
        </w:rPr>
        <w:t>8</w:t>
      </w:r>
      <w:r w:rsidRPr="003E03CE">
        <w:rPr>
          <w:rFonts w:cs="Times"/>
          <w:noProof/>
          <w:szCs w:val="24"/>
        </w:rPr>
        <w:t xml:space="preserve"> (6), 411–416. https://doi.org/10.1038/nnano.2013.96.</w:t>
      </w:r>
    </w:p>
    <w:p w14:paraId="26DD2080"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(11) </w:t>
      </w:r>
      <w:r w:rsidRPr="003E03CE">
        <w:rPr>
          <w:rFonts w:cs="Times"/>
          <w:noProof/>
          <w:szCs w:val="24"/>
        </w:rPr>
        <w:tab/>
        <w:t xml:space="preserve">Bi, C.; Liu, Y.; Newhouse-Illige, T.; Xu, M.; Rosales, M.; Freeland, J. W.; Mryasov, O.; Zhang, S.; Te Velthuis, S. G. E.; Wang, W. G. Reversible Control of Co Magnetism by Voltage-Induced Oxidation. </w:t>
      </w:r>
      <w:r w:rsidRPr="003E03CE">
        <w:rPr>
          <w:rFonts w:cs="Times"/>
          <w:i/>
          <w:iCs/>
          <w:noProof/>
          <w:szCs w:val="24"/>
        </w:rPr>
        <w:t>Phys. Rev. Lett.</w:t>
      </w:r>
      <w:r w:rsidRPr="003E03CE">
        <w:rPr>
          <w:rFonts w:cs="Times"/>
          <w:noProof/>
          <w:szCs w:val="24"/>
        </w:rPr>
        <w:t xml:space="preserve"> </w:t>
      </w:r>
      <w:r w:rsidRPr="003E03CE">
        <w:rPr>
          <w:rFonts w:cs="Times"/>
          <w:b/>
          <w:bCs/>
          <w:noProof/>
          <w:szCs w:val="24"/>
        </w:rPr>
        <w:t>2014</w:t>
      </w:r>
      <w:r w:rsidRPr="003E03CE">
        <w:rPr>
          <w:rFonts w:cs="Times"/>
          <w:noProof/>
          <w:szCs w:val="24"/>
        </w:rPr>
        <w:t xml:space="preserve">, </w:t>
      </w:r>
      <w:r w:rsidRPr="003E03CE">
        <w:rPr>
          <w:rFonts w:cs="Times"/>
          <w:i/>
          <w:iCs/>
          <w:noProof/>
          <w:szCs w:val="24"/>
        </w:rPr>
        <w:t>113</w:t>
      </w:r>
      <w:r w:rsidRPr="003E03CE">
        <w:rPr>
          <w:rFonts w:cs="Times"/>
          <w:noProof/>
          <w:szCs w:val="24"/>
        </w:rPr>
        <w:t xml:space="preserve"> (26), 267202. https://doi.org/10.1103/PhysRevLett.113.267202.</w:t>
      </w:r>
    </w:p>
    <w:p w14:paraId="0C34A0E3"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(12) </w:t>
      </w:r>
      <w:r w:rsidRPr="003E03CE">
        <w:rPr>
          <w:rFonts w:cs="Times"/>
          <w:noProof/>
          <w:szCs w:val="24"/>
        </w:rPr>
        <w:tab/>
        <w:t xml:space="preserve">Bauer, U.; Yao, L.; Tan, A. J.; Agrawal, P.; Emori, S.; Tuller, H. L.; Van Dijken, S.; Beach, G. S. D. D. Magneto-Ionic Control of Interfacial Magnetism. </w:t>
      </w:r>
      <w:r w:rsidRPr="003E03CE">
        <w:rPr>
          <w:rFonts w:cs="Times"/>
          <w:i/>
          <w:iCs/>
          <w:noProof/>
          <w:szCs w:val="24"/>
        </w:rPr>
        <w:t>Nat. Mater.</w:t>
      </w:r>
      <w:r w:rsidRPr="003E03CE">
        <w:rPr>
          <w:rFonts w:cs="Times"/>
          <w:noProof/>
          <w:szCs w:val="24"/>
        </w:rPr>
        <w:t xml:space="preserve"> </w:t>
      </w:r>
      <w:r w:rsidRPr="003E03CE">
        <w:rPr>
          <w:rFonts w:cs="Times"/>
          <w:b/>
          <w:bCs/>
          <w:noProof/>
          <w:szCs w:val="24"/>
        </w:rPr>
        <w:t>2015</w:t>
      </w:r>
      <w:r w:rsidRPr="003E03CE">
        <w:rPr>
          <w:rFonts w:cs="Times"/>
          <w:noProof/>
          <w:szCs w:val="24"/>
        </w:rPr>
        <w:t xml:space="preserve">, </w:t>
      </w:r>
      <w:r w:rsidRPr="003E03CE">
        <w:rPr>
          <w:rFonts w:cs="Times"/>
          <w:i/>
          <w:iCs/>
          <w:noProof/>
          <w:szCs w:val="24"/>
        </w:rPr>
        <w:t>14</w:t>
      </w:r>
      <w:r w:rsidRPr="003E03CE">
        <w:rPr>
          <w:rFonts w:cs="Times"/>
          <w:noProof/>
          <w:szCs w:val="24"/>
        </w:rPr>
        <w:t xml:space="preserve"> (2), 174–181. https://doi.org/10.1038/nmat4134.</w:t>
      </w:r>
    </w:p>
    <w:p w14:paraId="5A0CE025"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(13) </w:t>
      </w:r>
      <w:r w:rsidRPr="003E03CE">
        <w:rPr>
          <w:rFonts w:cs="Times"/>
          <w:noProof/>
          <w:szCs w:val="24"/>
        </w:rPr>
        <w:tab/>
        <w:t>Grutter, A. J.; Gilbert, D. A.; Alaan, U. S.; Arenholz, E.; Maranville, B. B.; Borchers, J. A.; Suzuki, Y.; Liu, K.; Kirby, B. J. Reversible Control of Magnetism in La</w:t>
      </w:r>
      <w:r w:rsidRPr="003E03CE">
        <w:rPr>
          <w:rFonts w:cs="Times"/>
          <w:noProof/>
          <w:szCs w:val="24"/>
          <w:vertAlign w:val="subscript"/>
        </w:rPr>
        <w:t>0.67</w:t>
      </w:r>
      <w:r w:rsidRPr="003E03CE">
        <w:rPr>
          <w:rFonts w:cs="Times"/>
          <w:noProof/>
          <w:szCs w:val="24"/>
        </w:rPr>
        <w:t>Sr</w:t>
      </w:r>
      <w:r w:rsidRPr="003E03CE">
        <w:rPr>
          <w:rFonts w:cs="Times"/>
          <w:noProof/>
          <w:szCs w:val="24"/>
          <w:vertAlign w:val="subscript"/>
        </w:rPr>
        <w:t>0.33</w:t>
      </w:r>
      <w:r w:rsidRPr="003E03CE">
        <w:rPr>
          <w:rFonts w:cs="Times"/>
          <w:noProof/>
          <w:szCs w:val="24"/>
        </w:rPr>
        <w:t>MnO</w:t>
      </w:r>
      <w:r w:rsidRPr="003E03CE">
        <w:rPr>
          <w:rFonts w:cs="Times"/>
          <w:noProof/>
          <w:szCs w:val="24"/>
          <w:vertAlign w:val="subscript"/>
        </w:rPr>
        <w:t>3</w:t>
      </w:r>
      <w:r w:rsidRPr="003E03CE">
        <w:rPr>
          <w:rFonts w:cs="Times"/>
          <w:noProof/>
          <w:szCs w:val="24"/>
        </w:rPr>
        <w:t xml:space="preserve"> through Chemically-Induced Oxygen Migration.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2016</w:t>
      </w:r>
      <w:r w:rsidRPr="003E03CE">
        <w:rPr>
          <w:rFonts w:cs="Times"/>
          <w:noProof/>
          <w:szCs w:val="24"/>
        </w:rPr>
        <w:t xml:space="preserve">, </w:t>
      </w:r>
      <w:r w:rsidRPr="003E03CE">
        <w:rPr>
          <w:rFonts w:cs="Times"/>
          <w:i/>
          <w:iCs/>
          <w:noProof/>
          <w:szCs w:val="24"/>
        </w:rPr>
        <w:t>108</w:t>
      </w:r>
      <w:r w:rsidRPr="003E03CE">
        <w:rPr>
          <w:rFonts w:cs="Times"/>
          <w:noProof/>
          <w:szCs w:val="24"/>
        </w:rPr>
        <w:t xml:space="preserve"> (8), 082405. https://doi.org/10.1063/1.4942645.</w:t>
      </w:r>
    </w:p>
    <w:p w14:paraId="3AFFCC10"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(14) </w:t>
      </w:r>
      <w:r w:rsidRPr="003E03CE">
        <w:rPr>
          <w:rFonts w:cs="Times"/>
          <w:noProof/>
          <w:szCs w:val="24"/>
        </w:rPr>
        <w:tab/>
        <w:t xml:space="preserve">Gilbert, D. A.; Olamit, J.; Dumas, R. K.; Kirby, B. J.; Grutter, A. J.; Maranville, B. B.; Arenholz, E.; Borchers, J. A.; Liu, K. Controllable Positive Exchange Bias via Redox-Driven Oxygen Migration. </w:t>
      </w:r>
      <w:r w:rsidRPr="003E03CE">
        <w:rPr>
          <w:rFonts w:cs="Times"/>
          <w:i/>
          <w:iCs/>
          <w:noProof/>
          <w:szCs w:val="24"/>
        </w:rPr>
        <w:t>Nat. Commun.</w:t>
      </w:r>
      <w:r w:rsidRPr="003E03CE">
        <w:rPr>
          <w:rFonts w:cs="Times"/>
          <w:noProof/>
          <w:szCs w:val="24"/>
        </w:rPr>
        <w:t xml:space="preserve"> </w:t>
      </w:r>
      <w:r w:rsidRPr="003E03CE">
        <w:rPr>
          <w:rFonts w:cs="Times"/>
          <w:b/>
          <w:bCs/>
          <w:noProof/>
          <w:szCs w:val="24"/>
        </w:rPr>
        <w:t>2016</w:t>
      </w:r>
      <w:r w:rsidRPr="003E03CE">
        <w:rPr>
          <w:rFonts w:cs="Times"/>
          <w:noProof/>
          <w:szCs w:val="24"/>
        </w:rPr>
        <w:t xml:space="preserve">, </w:t>
      </w:r>
      <w:r w:rsidRPr="003E03CE">
        <w:rPr>
          <w:rFonts w:cs="Times"/>
          <w:i/>
          <w:iCs/>
          <w:noProof/>
          <w:szCs w:val="24"/>
        </w:rPr>
        <w:t>7</w:t>
      </w:r>
      <w:r w:rsidRPr="003E03CE">
        <w:rPr>
          <w:rFonts w:cs="Times"/>
          <w:noProof/>
          <w:szCs w:val="24"/>
        </w:rPr>
        <w:t>, 11050. https://doi.org/10.1038/ncomms11050.</w:t>
      </w:r>
    </w:p>
    <w:p w14:paraId="02445117"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(15) </w:t>
      </w:r>
      <w:r w:rsidRPr="003E03CE">
        <w:rPr>
          <w:rFonts w:cs="Times"/>
          <w:noProof/>
          <w:szCs w:val="24"/>
        </w:rPr>
        <w:tab/>
        <w:t xml:space="preserve">Gilbert, D. A.; Grutter, A. J.; Arenholz, E.; Liu, K.; Kirby, B. J.; Borchers, J. A.; Maranville, B. B. Structural and Magnetic Depth Profiles of Magneto-Ionic Heterostructures beyond the Interface Limit. </w:t>
      </w:r>
      <w:r w:rsidRPr="003E03CE">
        <w:rPr>
          <w:rFonts w:cs="Times"/>
          <w:i/>
          <w:iCs/>
          <w:noProof/>
          <w:szCs w:val="24"/>
        </w:rPr>
        <w:t>Nat. Commun.</w:t>
      </w:r>
      <w:r w:rsidRPr="003E03CE">
        <w:rPr>
          <w:rFonts w:cs="Times"/>
          <w:noProof/>
          <w:szCs w:val="24"/>
        </w:rPr>
        <w:t xml:space="preserve"> </w:t>
      </w:r>
      <w:r w:rsidRPr="003E03CE">
        <w:rPr>
          <w:rFonts w:cs="Times"/>
          <w:b/>
          <w:bCs/>
          <w:noProof/>
          <w:szCs w:val="24"/>
        </w:rPr>
        <w:t>2016</w:t>
      </w:r>
      <w:r w:rsidRPr="003E03CE">
        <w:rPr>
          <w:rFonts w:cs="Times"/>
          <w:noProof/>
          <w:szCs w:val="24"/>
        </w:rPr>
        <w:t xml:space="preserve">, </w:t>
      </w:r>
      <w:r w:rsidRPr="003E03CE">
        <w:rPr>
          <w:rFonts w:cs="Times"/>
          <w:i/>
          <w:iCs/>
          <w:noProof/>
          <w:szCs w:val="24"/>
        </w:rPr>
        <w:t>7</w:t>
      </w:r>
      <w:r w:rsidRPr="003E03CE">
        <w:rPr>
          <w:rFonts w:cs="Times"/>
          <w:noProof/>
          <w:szCs w:val="24"/>
        </w:rPr>
        <w:t>, 12264. https://doi.org/10.1038/ncomms12264.</w:t>
      </w:r>
    </w:p>
    <w:p w14:paraId="11E79994"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(16) </w:t>
      </w:r>
      <w:r w:rsidRPr="003E03CE">
        <w:rPr>
          <w:rFonts w:cs="Times"/>
          <w:noProof/>
          <w:szCs w:val="24"/>
        </w:rPr>
        <w:tab/>
        <w:t xml:space="preserve">Gilbert, D. A.; Grutter, A. J.; Murray, P. D.; Chopdekar, R. V.; Kane, A. M.; Ionin, A. L.; Lee, M. S.; Spurgeon, S. R.; Kirby, B. J.; Maranville, B. B.; et al. Ionic Tuning of Cobaltites at the Nanoscale. </w:t>
      </w:r>
      <w:r w:rsidRPr="003E03CE">
        <w:rPr>
          <w:rFonts w:cs="Times"/>
          <w:i/>
          <w:iCs/>
          <w:noProof/>
          <w:szCs w:val="24"/>
        </w:rPr>
        <w:t>Phys. Rev. Mater.</w:t>
      </w:r>
      <w:r w:rsidRPr="003E03CE">
        <w:rPr>
          <w:rFonts w:cs="Times"/>
          <w:noProof/>
          <w:szCs w:val="24"/>
        </w:rPr>
        <w:t xml:space="preserve"> </w:t>
      </w:r>
      <w:r w:rsidRPr="003E03CE">
        <w:rPr>
          <w:rFonts w:cs="Times"/>
          <w:b/>
          <w:bCs/>
          <w:noProof/>
          <w:szCs w:val="24"/>
        </w:rPr>
        <w:t>2018</w:t>
      </w:r>
      <w:r w:rsidRPr="003E03CE">
        <w:rPr>
          <w:rFonts w:cs="Times"/>
          <w:noProof/>
          <w:szCs w:val="24"/>
        </w:rPr>
        <w:t xml:space="preserve">, </w:t>
      </w:r>
      <w:r w:rsidRPr="003E03CE">
        <w:rPr>
          <w:rFonts w:cs="Times"/>
          <w:i/>
          <w:iCs/>
          <w:noProof/>
          <w:szCs w:val="24"/>
        </w:rPr>
        <w:t>2</w:t>
      </w:r>
      <w:r w:rsidRPr="003E03CE">
        <w:rPr>
          <w:rFonts w:cs="Times"/>
          <w:noProof/>
          <w:szCs w:val="24"/>
        </w:rPr>
        <w:t xml:space="preserve"> (10), 104402. https://doi.org/10.1103/PhysRevMaterials.2.104402.</w:t>
      </w:r>
    </w:p>
    <w:p w14:paraId="7CFB7B6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(17) </w:t>
      </w:r>
      <w:r w:rsidRPr="003E03CE">
        <w:rPr>
          <w:rFonts w:cs="Times"/>
          <w:noProof/>
          <w:szCs w:val="24"/>
        </w:rPr>
        <w:tab/>
        <w:t xml:space="preserve">Shen, G. J.; Lam, C. C.; Chow, J. C. L.; Tang, S. T. Twin Formation Due to Irradiation of Energetic Electron Beam in High-Temperature Superconductors of In- and Sb-Doped YBCO. </w:t>
      </w:r>
      <w:r w:rsidRPr="003E03CE">
        <w:rPr>
          <w:rFonts w:cs="Times"/>
          <w:i/>
          <w:iCs/>
          <w:noProof/>
          <w:szCs w:val="24"/>
        </w:rPr>
        <w:t>Phys. C</w:t>
      </w:r>
      <w:r w:rsidRPr="003E03CE">
        <w:rPr>
          <w:rFonts w:cs="Times"/>
          <w:noProof/>
          <w:szCs w:val="24"/>
        </w:rPr>
        <w:t xml:space="preserve"> </w:t>
      </w:r>
      <w:r w:rsidRPr="003E03CE">
        <w:rPr>
          <w:rFonts w:cs="Times"/>
          <w:b/>
          <w:bCs/>
          <w:noProof/>
          <w:szCs w:val="24"/>
        </w:rPr>
        <w:t>1993</w:t>
      </w:r>
      <w:r w:rsidRPr="003E03CE">
        <w:rPr>
          <w:rFonts w:cs="Times"/>
          <w:noProof/>
          <w:szCs w:val="24"/>
        </w:rPr>
        <w:t xml:space="preserve">, </w:t>
      </w:r>
      <w:r w:rsidRPr="003E03CE">
        <w:rPr>
          <w:rFonts w:cs="Times"/>
          <w:i/>
          <w:iCs/>
          <w:noProof/>
          <w:szCs w:val="24"/>
        </w:rPr>
        <w:t>214</w:t>
      </w:r>
      <w:r w:rsidRPr="003E03CE">
        <w:rPr>
          <w:rFonts w:cs="Times"/>
          <w:noProof/>
          <w:szCs w:val="24"/>
        </w:rPr>
        <w:t xml:space="preserve"> (3–4), 426–434. https://doi.org/10.1016/0921-4534(93)90847-J.</w:t>
      </w:r>
    </w:p>
    <w:p w14:paraId="56BA6846"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lastRenderedPageBreak/>
        <w:t xml:space="preserve">(18) </w:t>
      </w:r>
      <w:r w:rsidRPr="003E03CE">
        <w:rPr>
          <w:rFonts w:cs="Times"/>
          <w:noProof/>
          <w:szCs w:val="24"/>
        </w:rPr>
        <w:tab/>
        <w:t>Müller, J. H.; Mertin, W.; Gruehn, R. Oxygen Mobility in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7-x</w:t>
      </w:r>
      <w:r w:rsidRPr="003E03CE">
        <w:rPr>
          <w:rFonts w:cs="Times"/>
          <w:noProof/>
          <w:szCs w:val="24"/>
        </w:rPr>
        <w:t xml:space="preserve">: A TEM and HRTEM Investigation. </w:t>
      </w:r>
      <w:r w:rsidRPr="003E03CE">
        <w:rPr>
          <w:rFonts w:cs="Times"/>
          <w:i/>
          <w:iCs/>
          <w:noProof/>
          <w:szCs w:val="24"/>
        </w:rPr>
        <w:t>Supercond. Sci. Technol.</w:t>
      </w:r>
      <w:r w:rsidRPr="003E03CE">
        <w:rPr>
          <w:rFonts w:cs="Times"/>
          <w:noProof/>
          <w:szCs w:val="24"/>
        </w:rPr>
        <w:t xml:space="preserve"> </w:t>
      </w:r>
      <w:r w:rsidRPr="003E03CE">
        <w:rPr>
          <w:rFonts w:cs="Times"/>
          <w:b/>
          <w:bCs/>
          <w:noProof/>
          <w:szCs w:val="24"/>
        </w:rPr>
        <w:t>1990</w:t>
      </w:r>
      <w:r w:rsidRPr="003E03CE">
        <w:rPr>
          <w:rFonts w:cs="Times"/>
          <w:noProof/>
          <w:szCs w:val="24"/>
        </w:rPr>
        <w:t xml:space="preserve">, </w:t>
      </w:r>
      <w:r w:rsidRPr="003E03CE">
        <w:rPr>
          <w:rFonts w:cs="Times"/>
          <w:i/>
          <w:iCs/>
          <w:noProof/>
          <w:szCs w:val="24"/>
        </w:rPr>
        <w:t>3</w:t>
      </w:r>
      <w:r w:rsidRPr="003E03CE">
        <w:rPr>
          <w:rFonts w:cs="Times"/>
          <w:noProof/>
          <w:szCs w:val="24"/>
        </w:rPr>
        <w:t xml:space="preserve"> (6), 273–281. https://doi.org/10.1088/0953-2048/3/6/001.</w:t>
      </w:r>
    </w:p>
    <w:p w14:paraId="483F2C75"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(19) </w:t>
      </w:r>
      <w:r w:rsidRPr="003E03CE">
        <w:rPr>
          <w:rFonts w:cs="Times"/>
          <w:noProof/>
          <w:szCs w:val="24"/>
        </w:rPr>
        <w:tab/>
        <w:t xml:space="preserve">Lorenz, M.; Hochmuth, H.; Matusch, D.; Kusunoki, M.; Svetchnikov, V. L.; Riede, V.; Stanca, I.; Kastner, G.; Hesse, D. High-Quality Y-Ba-Cu-O Thin Films by PLD-Ready for Market Applications. </w:t>
      </w:r>
      <w:r w:rsidRPr="003E03CE">
        <w:rPr>
          <w:rFonts w:cs="Times"/>
          <w:i/>
          <w:iCs/>
          <w:noProof/>
          <w:szCs w:val="24"/>
        </w:rPr>
        <w:t>IEEE Trans. Appiled Supercond.</w:t>
      </w:r>
      <w:r w:rsidRPr="003E03CE">
        <w:rPr>
          <w:rFonts w:cs="Times"/>
          <w:noProof/>
          <w:szCs w:val="24"/>
        </w:rPr>
        <w:t xml:space="preserve"> </w:t>
      </w:r>
      <w:r w:rsidRPr="003E03CE">
        <w:rPr>
          <w:rFonts w:cs="Times"/>
          <w:b/>
          <w:bCs/>
          <w:noProof/>
          <w:szCs w:val="24"/>
        </w:rPr>
        <w:t>2001</w:t>
      </w:r>
      <w:r w:rsidRPr="003E03CE">
        <w:rPr>
          <w:rFonts w:cs="Times"/>
          <w:noProof/>
          <w:szCs w:val="24"/>
        </w:rPr>
        <w:t xml:space="preserve">, </w:t>
      </w:r>
      <w:r w:rsidRPr="003E03CE">
        <w:rPr>
          <w:rFonts w:cs="Times"/>
          <w:i/>
          <w:iCs/>
          <w:noProof/>
          <w:szCs w:val="24"/>
        </w:rPr>
        <w:t>11</w:t>
      </w:r>
      <w:r w:rsidRPr="003E03CE">
        <w:rPr>
          <w:rFonts w:cs="Times"/>
          <w:noProof/>
          <w:szCs w:val="24"/>
        </w:rPr>
        <w:t xml:space="preserve"> (1), 3209–3212. https://doi.org/10.1109/77.919747.</w:t>
      </w:r>
    </w:p>
    <w:p w14:paraId="3A9954F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(20) </w:t>
      </w:r>
      <w:r w:rsidRPr="003E03CE">
        <w:rPr>
          <w:rFonts w:cs="Times"/>
          <w:noProof/>
          <w:szCs w:val="24"/>
        </w:rPr>
        <w:tab/>
        <w:t xml:space="preserve">Phillips, J. M. Substrate Selection for High-Temperature Superconducting Thin Films. </w:t>
      </w:r>
      <w:r w:rsidRPr="003E03CE">
        <w:rPr>
          <w:rFonts w:cs="Times"/>
          <w:i/>
          <w:iCs/>
          <w:noProof/>
          <w:szCs w:val="24"/>
        </w:rPr>
        <w:t>J. Appl. Phys.</w:t>
      </w:r>
      <w:r w:rsidRPr="003E03CE">
        <w:rPr>
          <w:rFonts w:cs="Times"/>
          <w:noProof/>
          <w:szCs w:val="24"/>
        </w:rPr>
        <w:t xml:space="preserve"> </w:t>
      </w:r>
      <w:r w:rsidRPr="003E03CE">
        <w:rPr>
          <w:rFonts w:cs="Times"/>
          <w:b/>
          <w:bCs/>
          <w:noProof/>
          <w:szCs w:val="24"/>
        </w:rPr>
        <w:t>1996</w:t>
      </w:r>
      <w:r w:rsidRPr="003E03CE">
        <w:rPr>
          <w:rFonts w:cs="Times"/>
          <w:noProof/>
          <w:szCs w:val="24"/>
        </w:rPr>
        <w:t xml:space="preserve">, </w:t>
      </w:r>
      <w:r w:rsidRPr="003E03CE">
        <w:rPr>
          <w:rFonts w:cs="Times"/>
          <w:i/>
          <w:iCs/>
          <w:noProof/>
          <w:szCs w:val="24"/>
        </w:rPr>
        <w:t>79</w:t>
      </w:r>
      <w:r w:rsidRPr="003E03CE">
        <w:rPr>
          <w:rFonts w:cs="Times"/>
          <w:noProof/>
          <w:szCs w:val="24"/>
        </w:rPr>
        <w:t xml:space="preserve"> (4), 1829–1848. https://doi.org/10.1063/1.362675.</w:t>
      </w:r>
    </w:p>
    <w:p w14:paraId="275DD7CF"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(21) </w:t>
      </w:r>
      <w:r w:rsidRPr="003E03CE">
        <w:rPr>
          <w:rFonts w:cs="Times"/>
          <w:noProof/>
          <w:szCs w:val="24"/>
        </w:rPr>
        <w:tab/>
        <w:t>Budai, J. D.; Feenstra, R.; Boatner, L. A. X-Ray Study of in-Plane Epitaxy of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x</w:t>
      </w:r>
      <w:r w:rsidRPr="003E03CE">
        <w:rPr>
          <w:rFonts w:cs="Times"/>
          <w:noProof/>
          <w:szCs w:val="24"/>
        </w:rPr>
        <w:t xml:space="preserve"> Thin Films. </w:t>
      </w:r>
      <w:r w:rsidRPr="003E03CE">
        <w:rPr>
          <w:rFonts w:cs="Times"/>
          <w:i/>
          <w:iCs/>
          <w:noProof/>
          <w:szCs w:val="24"/>
        </w:rPr>
        <w:t>Phys. Rev. B</w:t>
      </w:r>
      <w:r w:rsidRPr="003E03CE">
        <w:rPr>
          <w:rFonts w:cs="Times"/>
          <w:noProof/>
          <w:szCs w:val="24"/>
        </w:rPr>
        <w:t xml:space="preserve"> </w:t>
      </w:r>
      <w:r w:rsidRPr="003E03CE">
        <w:rPr>
          <w:rFonts w:cs="Times"/>
          <w:b/>
          <w:bCs/>
          <w:noProof/>
          <w:szCs w:val="24"/>
        </w:rPr>
        <w:t>1989</w:t>
      </w:r>
      <w:r w:rsidRPr="003E03CE">
        <w:rPr>
          <w:rFonts w:cs="Times"/>
          <w:noProof/>
          <w:szCs w:val="24"/>
        </w:rPr>
        <w:t xml:space="preserve">, </w:t>
      </w:r>
      <w:r w:rsidRPr="003E03CE">
        <w:rPr>
          <w:rFonts w:cs="Times"/>
          <w:i/>
          <w:iCs/>
          <w:noProof/>
          <w:szCs w:val="24"/>
        </w:rPr>
        <w:t>39</w:t>
      </w:r>
      <w:r w:rsidRPr="003E03CE">
        <w:rPr>
          <w:rFonts w:cs="Times"/>
          <w:noProof/>
          <w:szCs w:val="24"/>
        </w:rPr>
        <w:t xml:space="preserve"> (16), 12355–12358. https://doi.org/10.1103/PhysRevB.39.12355.</w:t>
      </w:r>
    </w:p>
    <w:p w14:paraId="562CE3A2"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(22) </w:t>
      </w:r>
      <w:r w:rsidRPr="003E03CE">
        <w:rPr>
          <w:rFonts w:cs="Times"/>
          <w:noProof/>
          <w:szCs w:val="24"/>
        </w:rPr>
        <w:tab/>
        <w:t>Zhai, H. Y.; Chu, W. K. Effect of Interfacial Strain on Critical Temperature of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7-δ</w:t>
      </w:r>
      <w:r w:rsidRPr="003E03CE">
        <w:rPr>
          <w:rFonts w:cs="Times"/>
          <w:noProof/>
          <w:szCs w:val="24"/>
        </w:rPr>
        <w:t xml:space="preserve"> Thin Films.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2000</w:t>
      </w:r>
      <w:r w:rsidRPr="003E03CE">
        <w:rPr>
          <w:rFonts w:cs="Times"/>
          <w:noProof/>
          <w:szCs w:val="24"/>
        </w:rPr>
        <w:t xml:space="preserve">, </w:t>
      </w:r>
      <w:r w:rsidRPr="003E03CE">
        <w:rPr>
          <w:rFonts w:cs="Times"/>
          <w:i/>
          <w:iCs/>
          <w:noProof/>
          <w:szCs w:val="24"/>
        </w:rPr>
        <w:t>76</w:t>
      </w:r>
      <w:r w:rsidRPr="003E03CE">
        <w:rPr>
          <w:rFonts w:cs="Times"/>
          <w:noProof/>
          <w:szCs w:val="24"/>
        </w:rPr>
        <w:t xml:space="preserve"> (23), 3469–3471. https://doi.org/10.1063/1.126680.</w:t>
      </w:r>
    </w:p>
    <w:p w14:paraId="1325A9F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(23) </w:t>
      </w:r>
      <w:r w:rsidRPr="003E03CE">
        <w:rPr>
          <w:rFonts w:cs="Times"/>
          <w:noProof/>
          <w:szCs w:val="24"/>
        </w:rPr>
        <w:tab/>
        <w:t>Calestani, G.; Rizzoli, C. Crystal Structure of the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w:t>
      </w:r>
      <w:r w:rsidRPr="003E03CE">
        <w:rPr>
          <w:rFonts w:cs="Times"/>
          <w:noProof/>
          <w:szCs w:val="24"/>
        </w:rPr>
        <w:t xml:space="preserve"> Superconductor by Single-Crystal X-Ray Diffraction. </w:t>
      </w:r>
      <w:r w:rsidRPr="003E03CE">
        <w:rPr>
          <w:rFonts w:cs="Times"/>
          <w:i/>
          <w:iCs/>
          <w:noProof/>
          <w:szCs w:val="24"/>
        </w:rPr>
        <w:t>Nature</w:t>
      </w:r>
      <w:r w:rsidRPr="003E03CE">
        <w:rPr>
          <w:rFonts w:cs="Times"/>
          <w:noProof/>
          <w:szCs w:val="24"/>
        </w:rPr>
        <w:t xml:space="preserve"> </w:t>
      </w:r>
      <w:r w:rsidRPr="003E03CE">
        <w:rPr>
          <w:rFonts w:cs="Times"/>
          <w:b/>
          <w:bCs/>
          <w:noProof/>
          <w:szCs w:val="24"/>
        </w:rPr>
        <w:t>1987</w:t>
      </w:r>
      <w:r w:rsidRPr="003E03CE">
        <w:rPr>
          <w:rFonts w:cs="Times"/>
          <w:noProof/>
          <w:szCs w:val="24"/>
        </w:rPr>
        <w:t xml:space="preserve">, </w:t>
      </w:r>
      <w:r w:rsidRPr="003E03CE">
        <w:rPr>
          <w:rFonts w:cs="Times"/>
          <w:i/>
          <w:iCs/>
          <w:noProof/>
          <w:szCs w:val="24"/>
        </w:rPr>
        <w:t>328</w:t>
      </w:r>
      <w:r w:rsidRPr="003E03CE">
        <w:rPr>
          <w:rFonts w:cs="Times"/>
          <w:noProof/>
          <w:szCs w:val="24"/>
        </w:rPr>
        <w:t xml:space="preserve"> (6131), 606–607. https://doi.org/10.1038/328606a0.</w:t>
      </w:r>
    </w:p>
    <w:p w14:paraId="26F6936B"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(24) </w:t>
      </w:r>
      <w:r w:rsidRPr="003E03CE">
        <w:rPr>
          <w:rFonts w:cs="Times"/>
          <w:noProof/>
          <w:szCs w:val="24"/>
        </w:rPr>
        <w:tab/>
        <w:t>Lin, W. J.; Hatton, P. D.; Baudenbacher, F.; Santiso, J. Observation of Small Interfacial Strains in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x</w:t>
      </w:r>
      <w:r w:rsidRPr="003E03CE">
        <w:rPr>
          <w:rFonts w:cs="Times"/>
          <w:noProof/>
          <w:szCs w:val="24"/>
        </w:rPr>
        <w:t xml:space="preserve"> Sub-Micron-Thick Films Grown on SrTiO</w:t>
      </w:r>
      <w:r w:rsidRPr="003E03CE">
        <w:rPr>
          <w:rFonts w:cs="Times"/>
          <w:noProof/>
          <w:szCs w:val="24"/>
          <w:vertAlign w:val="subscript"/>
        </w:rPr>
        <w:t>3</w:t>
      </w:r>
      <w:r w:rsidRPr="003E03CE">
        <w:rPr>
          <w:rFonts w:cs="Times"/>
          <w:noProof/>
          <w:szCs w:val="24"/>
        </w:rPr>
        <w:t xml:space="preserve"> Substrates.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1998</w:t>
      </w:r>
      <w:r w:rsidRPr="003E03CE">
        <w:rPr>
          <w:rFonts w:cs="Times"/>
          <w:noProof/>
          <w:szCs w:val="24"/>
        </w:rPr>
        <w:t xml:space="preserve">, </w:t>
      </w:r>
      <w:r w:rsidRPr="003E03CE">
        <w:rPr>
          <w:rFonts w:cs="Times"/>
          <w:i/>
          <w:iCs/>
          <w:noProof/>
          <w:szCs w:val="24"/>
        </w:rPr>
        <w:t>72</w:t>
      </w:r>
      <w:r w:rsidRPr="003E03CE">
        <w:rPr>
          <w:rFonts w:cs="Times"/>
          <w:noProof/>
          <w:szCs w:val="24"/>
        </w:rPr>
        <w:t xml:space="preserve"> (23), 2966–2968. https://doi.org/10.1063/1.121509.</w:t>
      </w:r>
    </w:p>
    <w:p w14:paraId="5C82412B"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(25) </w:t>
      </w:r>
      <w:r w:rsidRPr="003E03CE">
        <w:rPr>
          <w:rFonts w:cs="Times"/>
          <w:noProof/>
          <w:szCs w:val="24"/>
        </w:rPr>
        <w:tab/>
        <w:t>Granozio, F. M.; Ricci, F.; Scotti di Uccio, U.; Villegier, J. C. Orthorhombic-Tetragonal Transition in Twin-Free (110)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w:t>
      </w:r>
      <w:r w:rsidRPr="003E03CE">
        <w:rPr>
          <w:rFonts w:cs="Times"/>
          <w:noProof/>
          <w:szCs w:val="24"/>
        </w:rPr>
        <w:t xml:space="preserve"> Films. </w:t>
      </w:r>
      <w:r w:rsidRPr="003E03CE">
        <w:rPr>
          <w:rFonts w:cs="Times"/>
          <w:i/>
          <w:iCs/>
          <w:noProof/>
          <w:szCs w:val="24"/>
        </w:rPr>
        <w:t>Phys. Rev. B</w:t>
      </w:r>
      <w:r w:rsidRPr="003E03CE">
        <w:rPr>
          <w:rFonts w:cs="Times"/>
          <w:noProof/>
          <w:szCs w:val="24"/>
        </w:rPr>
        <w:t xml:space="preserve"> </w:t>
      </w:r>
      <w:r w:rsidRPr="003E03CE">
        <w:rPr>
          <w:rFonts w:cs="Times"/>
          <w:b/>
          <w:bCs/>
          <w:noProof/>
          <w:szCs w:val="24"/>
        </w:rPr>
        <w:t>1998</w:t>
      </w:r>
      <w:r w:rsidRPr="003E03CE">
        <w:rPr>
          <w:rFonts w:cs="Times"/>
          <w:noProof/>
          <w:szCs w:val="24"/>
        </w:rPr>
        <w:t xml:space="preserve">, </w:t>
      </w:r>
      <w:r w:rsidRPr="003E03CE">
        <w:rPr>
          <w:rFonts w:cs="Times"/>
          <w:i/>
          <w:iCs/>
          <w:noProof/>
          <w:szCs w:val="24"/>
        </w:rPr>
        <w:t>57</w:t>
      </w:r>
      <w:r w:rsidRPr="003E03CE">
        <w:rPr>
          <w:rFonts w:cs="Times"/>
          <w:noProof/>
          <w:szCs w:val="24"/>
        </w:rPr>
        <w:t xml:space="preserve"> (10), 6–9.</w:t>
      </w:r>
    </w:p>
    <w:p w14:paraId="0C0AEB8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(26) </w:t>
      </w:r>
      <w:r w:rsidRPr="003E03CE">
        <w:rPr>
          <w:rFonts w:cs="Times"/>
          <w:noProof/>
          <w:szCs w:val="24"/>
        </w:rPr>
        <w:tab/>
        <w:t>Xie, C.; Budnick, J. I.; Wells, B. O.; Woicik, J. C. Separation of the Strain and Finite Size Effect on the Ferromagnetic Properties of La</w:t>
      </w:r>
      <w:r w:rsidRPr="003E03CE">
        <w:rPr>
          <w:rFonts w:cs="Times"/>
          <w:noProof/>
          <w:szCs w:val="24"/>
          <w:vertAlign w:val="subscript"/>
        </w:rPr>
        <w:t>0.5</w:t>
      </w:r>
      <w:r w:rsidRPr="003E03CE">
        <w:rPr>
          <w:rFonts w:cs="Times"/>
          <w:noProof/>
          <w:szCs w:val="24"/>
        </w:rPr>
        <w:t>Sr</w:t>
      </w:r>
      <w:r w:rsidRPr="003E03CE">
        <w:rPr>
          <w:rFonts w:cs="Times"/>
          <w:noProof/>
          <w:szCs w:val="24"/>
          <w:vertAlign w:val="subscript"/>
        </w:rPr>
        <w:t>0.5</w:t>
      </w:r>
      <w:r w:rsidRPr="003E03CE">
        <w:rPr>
          <w:rFonts w:cs="Times"/>
          <w:noProof/>
          <w:szCs w:val="24"/>
        </w:rPr>
        <w:t>CoO</w:t>
      </w:r>
      <w:r w:rsidRPr="003E03CE">
        <w:rPr>
          <w:rFonts w:cs="Times"/>
          <w:noProof/>
          <w:szCs w:val="24"/>
          <w:vertAlign w:val="subscript"/>
        </w:rPr>
        <w:t>3</w:t>
      </w:r>
      <w:r w:rsidRPr="003E03CE">
        <w:rPr>
          <w:rFonts w:cs="Times"/>
          <w:noProof/>
          <w:szCs w:val="24"/>
        </w:rPr>
        <w:t xml:space="preserve"> Thin Films.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2007</w:t>
      </w:r>
      <w:r w:rsidRPr="003E03CE">
        <w:rPr>
          <w:rFonts w:cs="Times"/>
          <w:noProof/>
          <w:szCs w:val="24"/>
        </w:rPr>
        <w:t xml:space="preserve">, </w:t>
      </w:r>
      <w:r w:rsidRPr="003E03CE">
        <w:rPr>
          <w:rFonts w:cs="Times"/>
          <w:i/>
          <w:iCs/>
          <w:noProof/>
          <w:szCs w:val="24"/>
        </w:rPr>
        <w:t>91</w:t>
      </w:r>
      <w:r w:rsidRPr="003E03CE">
        <w:rPr>
          <w:rFonts w:cs="Times"/>
          <w:noProof/>
          <w:szCs w:val="24"/>
        </w:rPr>
        <w:t xml:space="preserve"> (17), 172509. https://doi.org/10.1063/1.2803220.</w:t>
      </w:r>
    </w:p>
    <w:p w14:paraId="19FAA33D"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(27) </w:t>
      </w:r>
      <w:r w:rsidRPr="003E03CE">
        <w:rPr>
          <w:rFonts w:cs="Times"/>
          <w:noProof/>
          <w:szCs w:val="24"/>
        </w:rPr>
        <w:tab/>
        <w:t>Miyoshi, S.; Hong, J. O.; Yashiro, K.; Kaimai, A.; Nigara, Y.; Kawamura, K.; Kawada, T.; Mizusaki, J. Lattice Expansion upon Reduction of Perovskite-Type LaMnO</w:t>
      </w:r>
      <w:r w:rsidRPr="003E03CE">
        <w:rPr>
          <w:rFonts w:cs="Times"/>
          <w:noProof/>
          <w:szCs w:val="24"/>
          <w:vertAlign w:val="subscript"/>
        </w:rPr>
        <w:t>3</w:t>
      </w:r>
      <w:r w:rsidRPr="003E03CE">
        <w:rPr>
          <w:rFonts w:cs="Times"/>
          <w:noProof/>
          <w:szCs w:val="24"/>
        </w:rPr>
        <w:t xml:space="preserve"> with Oxygen-Deficit Nonstoichiometry. </w:t>
      </w:r>
      <w:r w:rsidRPr="003E03CE">
        <w:rPr>
          <w:rFonts w:cs="Times"/>
          <w:i/>
          <w:iCs/>
          <w:noProof/>
          <w:szCs w:val="24"/>
        </w:rPr>
        <w:t>Solid State Ionics</w:t>
      </w:r>
      <w:r w:rsidRPr="003E03CE">
        <w:rPr>
          <w:rFonts w:cs="Times"/>
          <w:noProof/>
          <w:szCs w:val="24"/>
        </w:rPr>
        <w:t xml:space="preserve"> </w:t>
      </w:r>
      <w:r w:rsidRPr="003E03CE">
        <w:rPr>
          <w:rFonts w:cs="Times"/>
          <w:b/>
          <w:bCs/>
          <w:noProof/>
          <w:szCs w:val="24"/>
        </w:rPr>
        <w:t>2003</w:t>
      </w:r>
      <w:r w:rsidRPr="003E03CE">
        <w:rPr>
          <w:rFonts w:cs="Times"/>
          <w:noProof/>
          <w:szCs w:val="24"/>
        </w:rPr>
        <w:t xml:space="preserve">, </w:t>
      </w:r>
      <w:r w:rsidRPr="003E03CE">
        <w:rPr>
          <w:rFonts w:cs="Times"/>
          <w:i/>
          <w:iCs/>
          <w:noProof/>
          <w:szCs w:val="24"/>
        </w:rPr>
        <w:t>161</w:t>
      </w:r>
      <w:r w:rsidRPr="003E03CE">
        <w:rPr>
          <w:rFonts w:cs="Times"/>
          <w:noProof/>
          <w:szCs w:val="24"/>
        </w:rPr>
        <w:t xml:space="preserve"> (3–4), 209–217. https://doi.org/10.1016/S0167-2738(03)00281-9.</w:t>
      </w:r>
    </w:p>
    <w:p w14:paraId="3F55250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(28) </w:t>
      </w:r>
      <w:r w:rsidRPr="003E03CE">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3E03CE">
        <w:rPr>
          <w:rFonts w:cs="Times"/>
          <w:i/>
          <w:iCs/>
          <w:noProof/>
          <w:szCs w:val="24"/>
        </w:rPr>
        <w:t>Science</w:t>
      </w:r>
      <w:r w:rsidRPr="003E03CE">
        <w:rPr>
          <w:rFonts w:cs="Times"/>
          <w:noProof/>
          <w:szCs w:val="24"/>
        </w:rPr>
        <w:t xml:space="preserve"> </w:t>
      </w:r>
      <w:r w:rsidRPr="003E03CE">
        <w:rPr>
          <w:rFonts w:cs="Times"/>
          <w:b/>
          <w:bCs/>
          <w:noProof/>
          <w:szCs w:val="24"/>
        </w:rPr>
        <w:t>1990</w:t>
      </w:r>
      <w:r w:rsidRPr="003E03CE">
        <w:rPr>
          <w:rFonts w:cs="Times"/>
          <w:noProof/>
          <w:szCs w:val="24"/>
        </w:rPr>
        <w:t xml:space="preserve">, </w:t>
      </w:r>
      <w:r w:rsidRPr="003E03CE">
        <w:rPr>
          <w:rFonts w:cs="Times"/>
          <w:i/>
          <w:iCs/>
          <w:noProof/>
          <w:szCs w:val="24"/>
        </w:rPr>
        <w:t>247</w:t>
      </w:r>
      <w:r w:rsidRPr="003E03CE">
        <w:rPr>
          <w:rFonts w:cs="Times"/>
          <w:noProof/>
          <w:szCs w:val="24"/>
        </w:rPr>
        <w:t xml:space="preserve"> (4938), 57–59. https://doi.org/10.1126/science.247.4938.57.</w:t>
      </w:r>
    </w:p>
    <w:p w14:paraId="407ACE38"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(29) </w:t>
      </w:r>
      <w:r w:rsidRPr="003E03CE">
        <w:rPr>
          <w:rFonts w:cs="Times"/>
          <w:noProof/>
          <w:szCs w:val="24"/>
        </w:rPr>
        <w:tab/>
        <w:t>Fu, L. F.; Browning, N. D.; Ramadan, W.; Ogale, S. B.; Kundaliya, D. C.; Venkatesan, T. Interface and Defect Structures in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7-δ</w:t>
      </w:r>
      <w:r w:rsidRPr="003E03CE">
        <w:rPr>
          <w:rFonts w:cs="Times"/>
          <w:noProof/>
          <w:szCs w:val="24"/>
        </w:rPr>
        <w:t xml:space="preserve"> and Nb:SrTiO</w:t>
      </w:r>
      <w:r w:rsidRPr="003E03CE">
        <w:rPr>
          <w:rFonts w:cs="Times"/>
          <w:noProof/>
          <w:szCs w:val="24"/>
          <w:vertAlign w:val="subscript"/>
        </w:rPr>
        <w:t>3</w:t>
      </w:r>
      <w:r w:rsidRPr="003E03CE">
        <w:rPr>
          <w:rFonts w:cs="Times"/>
          <w:noProof/>
          <w:szCs w:val="24"/>
        </w:rPr>
        <w:t xml:space="preserve"> Heterojunction. </w:t>
      </w:r>
      <w:r w:rsidRPr="003E03CE">
        <w:rPr>
          <w:rFonts w:cs="Times"/>
          <w:i/>
          <w:iCs/>
          <w:noProof/>
          <w:szCs w:val="24"/>
        </w:rPr>
        <w:t>J. Phys. D. Appl. Phys.</w:t>
      </w:r>
      <w:r w:rsidRPr="003E03CE">
        <w:rPr>
          <w:rFonts w:cs="Times"/>
          <w:noProof/>
          <w:szCs w:val="24"/>
        </w:rPr>
        <w:t xml:space="preserve"> </w:t>
      </w:r>
      <w:r w:rsidRPr="003E03CE">
        <w:rPr>
          <w:rFonts w:cs="Times"/>
          <w:b/>
          <w:bCs/>
          <w:noProof/>
          <w:szCs w:val="24"/>
        </w:rPr>
        <w:t>2007</w:t>
      </w:r>
      <w:r w:rsidRPr="003E03CE">
        <w:rPr>
          <w:rFonts w:cs="Times"/>
          <w:noProof/>
          <w:szCs w:val="24"/>
        </w:rPr>
        <w:t xml:space="preserve">, </w:t>
      </w:r>
      <w:r w:rsidRPr="003E03CE">
        <w:rPr>
          <w:rFonts w:cs="Times"/>
          <w:i/>
          <w:iCs/>
          <w:noProof/>
          <w:szCs w:val="24"/>
        </w:rPr>
        <w:t>40</w:t>
      </w:r>
      <w:r w:rsidRPr="003E03CE">
        <w:rPr>
          <w:rFonts w:cs="Times"/>
          <w:noProof/>
          <w:szCs w:val="24"/>
        </w:rPr>
        <w:t xml:space="preserve"> (1), 187–191. https://doi.org/10.1088/0022-3727/40/1/013.</w:t>
      </w:r>
    </w:p>
    <w:p w14:paraId="42460F2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lastRenderedPageBreak/>
        <w:t xml:space="preserve">(30) </w:t>
      </w:r>
      <w:r w:rsidRPr="003E03CE">
        <w:rPr>
          <w:rFonts w:cs="Times"/>
          <w:noProof/>
          <w:szCs w:val="24"/>
        </w:rPr>
        <w:tab/>
        <w:t xml:space="preserve">Ramesh, R.; Hwang, D. M.; Barner, J. B.; Nazar, L.; Ravi, T. S.; Inam, A.; Dutta, B.; Wu, X. D.; Venkatesan, T. Defect Structure of Laser Deposited Y-Ba-Cu-O Thin Films on Single Crystal MgO Substrate. </w:t>
      </w:r>
      <w:r w:rsidRPr="003E03CE">
        <w:rPr>
          <w:rFonts w:cs="Times"/>
          <w:i/>
          <w:iCs/>
          <w:noProof/>
          <w:szCs w:val="24"/>
        </w:rPr>
        <w:t>J. Mater. Res.</w:t>
      </w:r>
      <w:r w:rsidRPr="003E03CE">
        <w:rPr>
          <w:rFonts w:cs="Times"/>
          <w:noProof/>
          <w:szCs w:val="24"/>
        </w:rPr>
        <w:t xml:space="preserve"> </w:t>
      </w:r>
      <w:r w:rsidRPr="003E03CE">
        <w:rPr>
          <w:rFonts w:cs="Times"/>
          <w:b/>
          <w:bCs/>
          <w:noProof/>
          <w:szCs w:val="24"/>
        </w:rPr>
        <w:t>1990</w:t>
      </w:r>
      <w:r w:rsidRPr="003E03CE">
        <w:rPr>
          <w:rFonts w:cs="Times"/>
          <w:noProof/>
          <w:szCs w:val="24"/>
        </w:rPr>
        <w:t xml:space="preserve">, </w:t>
      </w:r>
      <w:r w:rsidRPr="003E03CE">
        <w:rPr>
          <w:rFonts w:cs="Times"/>
          <w:i/>
          <w:iCs/>
          <w:noProof/>
          <w:szCs w:val="24"/>
        </w:rPr>
        <w:t>5</w:t>
      </w:r>
      <w:r w:rsidRPr="003E03CE">
        <w:rPr>
          <w:rFonts w:cs="Times"/>
          <w:noProof/>
          <w:szCs w:val="24"/>
        </w:rPr>
        <w:t xml:space="preserve"> (04), 704–716. https://doi.org/10.1557/JMR.1990.0704.</w:t>
      </w:r>
    </w:p>
    <w:p w14:paraId="14C0896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(31) </w:t>
      </w:r>
      <w:r w:rsidRPr="003E03CE">
        <w:rPr>
          <w:rFonts w:cs="Times"/>
          <w:noProof/>
          <w:szCs w:val="24"/>
        </w:rPr>
        <w:tab/>
        <w:t>Gazquez, J.; Guzman, R.; Mishra, R.; Bartolomé, E.; Salafranca, J.; Magén, C.; Varela, M.; Coll, M.; Palau, A.; Valvidares, S. M.; et al. Emerging Diluted Ferromagnetism in High-T</w:t>
      </w:r>
      <w:r w:rsidRPr="003E03CE">
        <w:rPr>
          <w:rFonts w:cs="Times"/>
          <w:noProof/>
          <w:szCs w:val="24"/>
          <w:vertAlign w:val="subscript"/>
        </w:rPr>
        <w:t>c</w:t>
      </w:r>
      <w:r w:rsidRPr="003E03CE">
        <w:rPr>
          <w:rFonts w:cs="Times"/>
          <w:noProof/>
          <w:szCs w:val="24"/>
        </w:rPr>
        <w:t xml:space="preserve"> Superconductors Driven by Point Defect Clusters. </w:t>
      </w:r>
      <w:r w:rsidRPr="003E03CE">
        <w:rPr>
          <w:rFonts w:cs="Times"/>
          <w:i/>
          <w:iCs/>
          <w:noProof/>
          <w:szCs w:val="24"/>
        </w:rPr>
        <w:t>Adv. Sci.</w:t>
      </w:r>
      <w:r w:rsidRPr="003E03CE">
        <w:rPr>
          <w:rFonts w:cs="Times"/>
          <w:noProof/>
          <w:szCs w:val="24"/>
        </w:rPr>
        <w:t xml:space="preserve"> </w:t>
      </w:r>
      <w:r w:rsidRPr="003E03CE">
        <w:rPr>
          <w:rFonts w:cs="Times"/>
          <w:b/>
          <w:bCs/>
          <w:noProof/>
          <w:szCs w:val="24"/>
        </w:rPr>
        <w:t>2015</w:t>
      </w:r>
      <w:r w:rsidRPr="003E03CE">
        <w:rPr>
          <w:rFonts w:cs="Times"/>
          <w:noProof/>
          <w:szCs w:val="24"/>
        </w:rPr>
        <w:t xml:space="preserve">, </w:t>
      </w:r>
      <w:r w:rsidRPr="003E03CE">
        <w:rPr>
          <w:rFonts w:cs="Times"/>
          <w:i/>
          <w:iCs/>
          <w:noProof/>
          <w:szCs w:val="24"/>
        </w:rPr>
        <w:t>3</w:t>
      </w:r>
      <w:r w:rsidRPr="003E03CE">
        <w:rPr>
          <w:rFonts w:cs="Times"/>
          <w:noProof/>
          <w:szCs w:val="24"/>
        </w:rPr>
        <w:t xml:space="preserve"> (6), 1–8. https://doi.org/10.1002/advs.201500295.</w:t>
      </w:r>
    </w:p>
    <w:p w14:paraId="3964621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(32) </w:t>
      </w:r>
      <w:r w:rsidRPr="003E03CE">
        <w:rPr>
          <w:rFonts w:cs="Times"/>
          <w:noProof/>
          <w:szCs w:val="24"/>
        </w:rPr>
        <w:tab/>
        <w:t>Cava, R. J.; Batlogg, B.; van Dover, R. B.; Murphy, D. W.; Sunshine, S.; Siegrist, T.; Remeika, J. P.; Rietman, E. A.; Zahurak, S.; Espinosa, G. P. Bulk Superconductivity at 91 K in Single-Phase Oxygen-Deficient Perovskite Ba</w:t>
      </w:r>
      <w:r w:rsidRPr="003E03CE">
        <w:rPr>
          <w:rFonts w:cs="Times"/>
          <w:noProof/>
          <w:szCs w:val="24"/>
          <w:vertAlign w:val="subscript"/>
        </w:rPr>
        <w:t>2</w:t>
      </w:r>
      <w:r w:rsidRPr="003E03CE">
        <w:rPr>
          <w:rFonts w:cs="Times"/>
          <w:noProof/>
          <w:szCs w:val="24"/>
        </w:rPr>
        <w:t>YCu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9-δ</w:t>
      </w:r>
      <w:r w:rsidRPr="003E03CE">
        <w:rPr>
          <w:rFonts w:cs="Times"/>
          <w:noProof/>
          <w:szCs w:val="24"/>
        </w:rPr>
        <w:t xml:space="preserve">. </w:t>
      </w:r>
      <w:r w:rsidRPr="003E03CE">
        <w:rPr>
          <w:rFonts w:cs="Times"/>
          <w:i/>
          <w:iCs/>
          <w:noProof/>
          <w:szCs w:val="24"/>
        </w:rPr>
        <w:t>Phys. Rev. Lett.</w:t>
      </w:r>
      <w:r w:rsidRPr="003E03CE">
        <w:rPr>
          <w:rFonts w:cs="Times"/>
          <w:noProof/>
          <w:szCs w:val="24"/>
        </w:rPr>
        <w:t xml:space="preserve"> </w:t>
      </w:r>
      <w:r w:rsidRPr="003E03CE">
        <w:rPr>
          <w:rFonts w:cs="Times"/>
          <w:b/>
          <w:bCs/>
          <w:noProof/>
          <w:szCs w:val="24"/>
        </w:rPr>
        <w:t>1987</w:t>
      </w:r>
      <w:r w:rsidRPr="003E03CE">
        <w:rPr>
          <w:rFonts w:cs="Times"/>
          <w:noProof/>
          <w:szCs w:val="24"/>
        </w:rPr>
        <w:t xml:space="preserve">, </w:t>
      </w:r>
      <w:r w:rsidRPr="003E03CE">
        <w:rPr>
          <w:rFonts w:cs="Times"/>
          <w:i/>
          <w:iCs/>
          <w:noProof/>
          <w:szCs w:val="24"/>
        </w:rPr>
        <w:t>58</w:t>
      </w:r>
      <w:r w:rsidRPr="003E03CE">
        <w:rPr>
          <w:rFonts w:cs="Times"/>
          <w:noProof/>
          <w:szCs w:val="24"/>
        </w:rPr>
        <w:t xml:space="preserve"> (16), 1676–1679. https://doi.org/10.1103/PhysRevLett.58.1676.</w:t>
      </w:r>
    </w:p>
    <w:p w14:paraId="5B145AEE"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(33) </w:t>
      </w:r>
      <w:r w:rsidRPr="003E03CE">
        <w:rPr>
          <w:rFonts w:cs="Times"/>
          <w:noProof/>
          <w:szCs w:val="24"/>
        </w:rPr>
        <w:tab/>
        <w:t>Morris, D. E.; Asmar, N. G.; Wei, J. Y. T.; Nickel, J. H.; Sid, R. L.; Scott, J. S.; Post, J. E. Synthesis and Properties of the 2:4:7 Superconductors R</w:t>
      </w:r>
      <w:r w:rsidRPr="003E03CE">
        <w:rPr>
          <w:rFonts w:cs="Times"/>
          <w:noProof/>
          <w:szCs w:val="24"/>
          <w:vertAlign w:val="subscript"/>
        </w:rPr>
        <w:t>2</w:t>
      </w:r>
      <w:r w:rsidRPr="003E03CE">
        <w:rPr>
          <w:rFonts w:cs="Times"/>
          <w:noProof/>
          <w:szCs w:val="24"/>
        </w:rPr>
        <w:t>Ba</w:t>
      </w:r>
      <w:r w:rsidRPr="003E03CE">
        <w:rPr>
          <w:rFonts w:cs="Times"/>
          <w:noProof/>
          <w:szCs w:val="24"/>
          <w:vertAlign w:val="subscript"/>
        </w:rPr>
        <w:t>4</w:t>
      </w:r>
      <w:r w:rsidRPr="003E03CE">
        <w:rPr>
          <w:rFonts w:cs="Times"/>
          <w:noProof/>
          <w:szCs w:val="24"/>
        </w:rPr>
        <w:t>Cu</w:t>
      </w:r>
      <w:r w:rsidRPr="003E03CE">
        <w:rPr>
          <w:rFonts w:cs="Times"/>
          <w:noProof/>
          <w:szCs w:val="24"/>
          <w:vertAlign w:val="subscript"/>
        </w:rPr>
        <w:t>7</w:t>
      </w:r>
      <w:r w:rsidRPr="003E03CE">
        <w:rPr>
          <w:rFonts w:cs="Times"/>
          <w:noProof/>
          <w:szCs w:val="24"/>
        </w:rPr>
        <w:t>O</w:t>
      </w:r>
      <w:r w:rsidRPr="003E03CE">
        <w:rPr>
          <w:rFonts w:cs="Times"/>
          <w:noProof/>
          <w:szCs w:val="24"/>
          <w:vertAlign w:val="subscript"/>
        </w:rPr>
        <w:t>15-x</w:t>
      </w:r>
      <w:r w:rsidRPr="003E03CE">
        <w:rPr>
          <w:rFonts w:cs="Times"/>
          <w:noProof/>
          <w:szCs w:val="24"/>
        </w:rPr>
        <w:t xml:space="preserve"> (R=Y, Eu, Gd, Dy, Ho, Er). </w:t>
      </w:r>
      <w:r w:rsidRPr="003E03CE">
        <w:rPr>
          <w:rFonts w:cs="Times"/>
          <w:i/>
          <w:iCs/>
          <w:noProof/>
          <w:szCs w:val="24"/>
        </w:rPr>
        <w:t>Phys. Rev. B</w:t>
      </w:r>
      <w:r w:rsidRPr="003E03CE">
        <w:rPr>
          <w:rFonts w:cs="Times"/>
          <w:noProof/>
          <w:szCs w:val="24"/>
        </w:rPr>
        <w:t xml:space="preserve"> </w:t>
      </w:r>
      <w:r w:rsidRPr="003E03CE">
        <w:rPr>
          <w:rFonts w:cs="Times"/>
          <w:b/>
          <w:bCs/>
          <w:noProof/>
          <w:szCs w:val="24"/>
        </w:rPr>
        <w:t>1989</w:t>
      </w:r>
      <w:r w:rsidRPr="003E03CE">
        <w:rPr>
          <w:rFonts w:cs="Times"/>
          <w:noProof/>
          <w:szCs w:val="24"/>
        </w:rPr>
        <w:t xml:space="preserve">, </w:t>
      </w:r>
      <w:r w:rsidRPr="003E03CE">
        <w:rPr>
          <w:rFonts w:cs="Times"/>
          <w:i/>
          <w:iCs/>
          <w:noProof/>
          <w:szCs w:val="24"/>
        </w:rPr>
        <w:t>40</w:t>
      </w:r>
      <w:r w:rsidRPr="003E03CE">
        <w:rPr>
          <w:rFonts w:cs="Times"/>
          <w:noProof/>
          <w:szCs w:val="24"/>
        </w:rPr>
        <w:t xml:space="preserve"> (16), 11406–11409. https://doi.org/10.1103/PhysRevB.40.11406.</w:t>
      </w:r>
    </w:p>
    <w:p w14:paraId="36F1545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(34) </w:t>
      </w:r>
      <w:r w:rsidRPr="003E03CE">
        <w:rPr>
          <w:rFonts w:cs="Times"/>
          <w:noProof/>
          <w:szCs w:val="24"/>
        </w:rPr>
        <w:tab/>
        <w:t xml:space="preserve">Morris, D. E.; Nickel, J. H.; Wei, J. Y. T.; Asmar, N. G.; Scott, J. S.; Scheven, U. M.; Hultgren, C. T.; Markelz, A. G.; Post, J. E.; Heaney, P. J.; et al. Eight New High-Temperature Superconductors with the 1:2:4 Structure. </w:t>
      </w:r>
      <w:r w:rsidRPr="003E03CE">
        <w:rPr>
          <w:rFonts w:cs="Times"/>
          <w:i/>
          <w:iCs/>
          <w:noProof/>
          <w:szCs w:val="24"/>
        </w:rPr>
        <w:t>Phys. Rev. B</w:t>
      </w:r>
      <w:r w:rsidRPr="003E03CE">
        <w:rPr>
          <w:rFonts w:cs="Times"/>
          <w:noProof/>
          <w:szCs w:val="24"/>
        </w:rPr>
        <w:t xml:space="preserve"> </w:t>
      </w:r>
      <w:r w:rsidRPr="003E03CE">
        <w:rPr>
          <w:rFonts w:cs="Times"/>
          <w:b/>
          <w:bCs/>
          <w:noProof/>
          <w:szCs w:val="24"/>
        </w:rPr>
        <w:t>1989</w:t>
      </w:r>
      <w:r w:rsidRPr="003E03CE">
        <w:rPr>
          <w:rFonts w:cs="Times"/>
          <w:noProof/>
          <w:szCs w:val="24"/>
        </w:rPr>
        <w:t xml:space="preserve">, </w:t>
      </w:r>
      <w:r w:rsidRPr="003E03CE">
        <w:rPr>
          <w:rFonts w:cs="Times"/>
          <w:i/>
          <w:iCs/>
          <w:noProof/>
          <w:szCs w:val="24"/>
        </w:rPr>
        <w:t>39</w:t>
      </w:r>
      <w:r w:rsidRPr="003E03CE">
        <w:rPr>
          <w:rFonts w:cs="Times"/>
          <w:noProof/>
          <w:szCs w:val="24"/>
        </w:rPr>
        <w:t xml:space="preserve"> (10), 7347–7350. https://doi.org/10.1103/PhysRevB.39.7347.</w:t>
      </w:r>
    </w:p>
    <w:p w14:paraId="633DA5C8"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(35) </w:t>
      </w:r>
      <w:r w:rsidRPr="003E03CE">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2016</w:t>
      </w:r>
      <w:r w:rsidRPr="003E03CE">
        <w:rPr>
          <w:rFonts w:cs="Times"/>
          <w:noProof/>
          <w:szCs w:val="24"/>
        </w:rPr>
        <w:t xml:space="preserve">, </w:t>
      </w:r>
      <w:r w:rsidRPr="003E03CE">
        <w:rPr>
          <w:rFonts w:cs="Times"/>
          <w:i/>
          <w:iCs/>
          <w:noProof/>
          <w:szCs w:val="24"/>
        </w:rPr>
        <w:t>109</w:t>
      </w:r>
      <w:r w:rsidRPr="003E03CE">
        <w:rPr>
          <w:rFonts w:cs="Times"/>
          <w:noProof/>
          <w:szCs w:val="24"/>
        </w:rPr>
        <w:t xml:space="preserve"> (15), 152401. https://doi.org/10.1063/1.4964407.</w:t>
      </w:r>
    </w:p>
    <w:p w14:paraId="4F0DE67C"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(36) </w:t>
      </w:r>
      <w:r w:rsidRPr="003E03CE">
        <w:rPr>
          <w:rFonts w:cs="Times"/>
          <w:noProof/>
          <w:szCs w:val="24"/>
        </w:rPr>
        <w:tab/>
        <w:t xml:space="preserve">Lu, N.; Zhang, P.; Zhang, Q.; Qiao, R.; He, Q.; Li, H. B.; Wang, Y.; Guo, J.; Zhang, D.; Duan, Z.; et al. Electric-Field Control of Tri-State Phase Transformation with a Selective Dual-Ion Switch. </w:t>
      </w:r>
      <w:r w:rsidRPr="003E03CE">
        <w:rPr>
          <w:rFonts w:cs="Times"/>
          <w:i/>
          <w:iCs/>
          <w:noProof/>
          <w:szCs w:val="24"/>
        </w:rPr>
        <w:t>Nature</w:t>
      </w:r>
      <w:r w:rsidRPr="003E03CE">
        <w:rPr>
          <w:rFonts w:cs="Times"/>
          <w:noProof/>
          <w:szCs w:val="24"/>
        </w:rPr>
        <w:t xml:space="preserve"> </w:t>
      </w:r>
      <w:r w:rsidRPr="003E03CE">
        <w:rPr>
          <w:rFonts w:cs="Times"/>
          <w:b/>
          <w:bCs/>
          <w:noProof/>
          <w:szCs w:val="24"/>
        </w:rPr>
        <w:t>2017</w:t>
      </w:r>
      <w:r w:rsidRPr="003E03CE">
        <w:rPr>
          <w:rFonts w:cs="Times"/>
          <w:noProof/>
          <w:szCs w:val="24"/>
        </w:rPr>
        <w:t xml:space="preserve">, </w:t>
      </w:r>
      <w:r w:rsidRPr="003E03CE">
        <w:rPr>
          <w:rFonts w:cs="Times"/>
          <w:i/>
          <w:iCs/>
          <w:noProof/>
          <w:szCs w:val="24"/>
        </w:rPr>
        <w:t>546</w:t>
      </w:r>
      <w:r w:rsidRPr="003E03CE">
        <w:rPr>
          <w:rFonts w:cs="Times"/>
          <w:noProof/>
          <w:szCs w:val="24"/>
        </w:rPr>
        <w:t xml:space="preserve"> (7656), 124–128. https://doi.org/10.1038/nature22389.</w:t>
      </w:r>
    </w:p>
    <w:p w14:paraId="63501469"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(37) </w:t>
      </w:r>
      <w:r w:rsidRPr="003E03CE">
        <w:rPr>
          <w:rFonts w:cs="Times"/>
          <w:noProof/>
          <w:szCs w:val="24"/>
        </w:rPr>
        <w:tab/>
        <w:t>Nücker, N.; Pellegrin, E.; Schweiss, P.; Fink, J.; Molodtsov, S. L.; Simmons, C. T.; Kaindl, G.; Frentrup, W.; Erb, A.; Müller-Vogt, G. Site-Specific and Doping-Dependent Electronic Structure of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x</w:t>
      </w:r>
      <w:r w:rsidRPr="003E03CE">
        <w:rPr>
          <w:rFonts w:cs="Times"/>
          <w:noProof/>
          <w:szCs w:val="24"/>
        </w:rPr>
        <w:t xml:space="preserve"> Probed by O 1s and Cu 2p x-Ray-Absorption Spectroscopy. </w:t>
      </w:r>
      <w:r w:rsidRPr="003E03CE">
        <w:rPr>
          <w:rFonts w:cs="Times"/>
          <w:i/>
          <w:iCs/>
          <w:noProof/>
          <w:szCs w:val="24"/>
        </w:rPr>
        <w:t>Phys. Rev. B</w:t>
      </w:r>
      <w:r w:rsidRPr="003E03CE">
        <w:rPr>
          <w:rFonts w:cs="Times"/>
          <w:noProof/>
          <w:szCs w:val="24"/>
        </w:rPr>
        <w:t xml:space="preserve"> </w:t>
      </w:r>
      <w:r w:rsidRPr="003E03CE">
        <w:rPr>
          <w:rFonts w:cs="Times"/>
          <w:b/>
          <w:bCs/>
          <w:noProof/>
          <w:szCs w:val="24"/>
        </w:rPr>
        <w:t>1995</w:t>
      </w:r>
      <w:r w:rsidRPr="003E03CE">
        <w:rPr>
          <w:rFonts w:cs="Times"/>
          <w:noProof/>
          <w:szCs w:val="24"/>
        </w:rPr>
        <w:t xml:space="preserve">, </w:t>
      </w:r>
      <w:r w:rsidRPr="003E03CE">
        <w:rPr>
          <w:rFonts w:cs="Times"/>
          <w:i/>
          <w:iCs/>
          <w:noProof/>
          <w:szCs w:val="24"/>
        </w:rPr>
        <w:t>51</w:t>
      </w:r>
      <w:r w:rsidRPr="003E03CE">
        <w:rPr>
          <w:rFonts w:cs="Times"/>
          <w:noProof/>
          <w:szCs w:val="24"/>
        </w:rPr>
        <w:t xml:space="preserve"> (13), 8529–8542. https://doi.org/10.1103/PhysRevB.51.8529.</w:t>
      </w:r>
    </w:p>
    <w:p w14:paraId="122BF988"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(38) </w:t>
      </w:r>
      <w:r w:rsidRPr="003E03CE">
        <w:rPr>
          <w:rFonts w:cs="Times"/>
          <w:noProof/>
          <w:szCs w:val="24"/>
        </w:rPr>
        <w:tab/>
        <w:t>Bianconi, A.; Congiu Castellano, A.; De Santis, M.; Delogu, P.; Gargano, A.; Giorgi, R. Localization of Cu 3d Levels in the High T</w:t>
      </w:r>
      <w:r w:rsidRPr="003E03CE">
        <w:rPr>
          <w:rFonts w:cs="Times"/>
          <w:noProof/>
          <w:szCs w:val="24"/>
          <w:vertAlign w:val="subscript"/>
        </w:rPr>
        <w:t>c</w:t>
      </w:r>
      <w:r w:rsidRPr="003E03CE">
        <w:rPr>
          <w:rFonts w:cs="Times"/>
          <w:noProof/>
          <w:szCs w:val="24"/>
        </w:rPr>
        <w:t xml:space="preserve"> Superconductor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w:t>
      </w:r>
      <w:r w:rsidRPr="003E03CE">
        <w:rPr>
          <w:rFonts w:cs="Times"/>
          <w:noProof/>
          <w:szCs w:val="24"/>
        </w:rPr>
        <w:t xml:space="preserve"> by Cu 2p X-Ray Photoelectron Spectroscopy. </w:t>
      </w:r>
      <w:r w:rsidRPr="003E03CE">
        <w:rPr>
          <w:rFonts w:cs="Times"/>
          <w:i/>
          <w:iCs/>
          <w:noProof/>
          <w:szCs w:val="24"/>
        </w:rPr>
        <w:t>Solid State Commun.</w:t>
      </w:r>
      <w:r w:rsidRPr="003E03CE">
        <w:rPr>
          <w:rFonts w:cs="Times"/>
          <w:noProof/>
          <w:szCs w:val="24"/>
        </w:rPr>
        <w:t xml:space="preserve"> </w:t>
      </w:r>
      <w:r w:rsidRPr="003E03CE">
        <w:rPr>
          <w:rFonts w:cs="Times"/>
          <w:b/>
          <w:bCs/>
          <w:noProof/>
          <w:szCs w:val="24"/>
        </w:rPr>
        <w:t>1987</w:t>
      </w:r>
      <w:r w:rsidRPr="003E03CE">
        <w:rPr>
          <w:rFonts w:cs="Times"/>
          <w:noProof/>
          <w:szCs w:val="24"/>
        </w:rPr>
        <w:t xml:space="preserve">, </w:t>
      </w:r>
      <w:r w:rsidRPr="003E03CE">
        <w:rPr>
          <w:rFonts w:cs="Times"/>
          <w:i/>
          <w:iCs/>
          <w:noProof/>
          <w:szCs w:val="24"/>
        </w:rPr>
        <w:t>63</w:t>
      </w:r>
      <w:r w:rsidRPr="003E03CE">
        <w:rPr>
          <w:rFonts w:cs="Times"/>
          <w:noProof/>
          <w:szCs w:val="24"/>
        </w:rPr>
        <w:t xml:space="preserve"> (12), 1135–1139. https://doi.org/10.1016/0038-1098(87)91063-5.</w:t>
      </w:r>
    </w:p>
    <w:p w14:paraId="3C1093C6"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(39) </w:t>
      </w:r>
      <w:r w:rsidRPr="003E03CE">
        <w:rPr>
          <w:rFonts w:cs="Times"/>
          <w:noProof/>
          <w:szCs w:val="24"/>
        </w:rPr>
        <w:tab/>
        <w:t xml:space="preserve">Dean, J. A. </w:t>
      </w:r>
      <w:r w:rsidRPr="003E03CE">
        <w:rPr>
          <w:rFonts w:cs="Times"/>
          <w:i/>
          <w:iCs/>
          <w:noProof/>
          <w:szCs w:val="24"/>
        </w:rPr>
        <w:t>Lange’s Handbook of Chemistry</w:t>
      </w:r>
      <w:r w:rsidRPr="003E03CE">
        <w:rPr>
          <w:rFonts w:cs="Times"/>
          <w:noProof/>
          <w:szCs w:val="24"/>
        </w:rPr>
        <w:t>, 15th ed.; McGraw-Hill, 1999.</w:t>
      </w:r>
    </w:p>
    <w:p w14:paraId="6301E3B3"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(40) </w:t>
      </w:r>
      <w:r w:rsidRPr="003E03CE">
        <w:rPr>
          <w:rFonts w:cs="Times"/>
          <w:noProof/>
          <w:szCs w:val="24"/>
        </w:rPr>
        <w:tab/>
        <w:t xml:space="preserve">Morss, L. R.; Sonnenberger, D. C.; Thorn, R. J. Thermochemistry and High Temperature </w:t>
      </w:r>
      <w:r w:rsidRPr="003E03CE">
        <w:rPr>
          <w:rFonts w:cs="Times"/>
          <w:noProof/>
          <w:szCs w:val="24"/>
        </w:rPr>
        <w:lastRenderedPageBreak/>
        <w:t xml:space="preserve">Thermodynamic Properties of Rare Earth-Alkaline Earth-Copper Oxide Superconductors. </w:t>
      </w:r>
      <w:r w:rsidRPr="003E03CE">
        <w:rPr>
          <w:rFonts w:cs="Times"/>
          <w:i/>
          <w:iCs/>
          <w:noProof/>
          <w:szCs w:val="24"/>
        </w:rPr>
        <w:t>MRS Proc.</w:t>
      </w:r>
      <w:r w:rsidRPr="003E03CE">
        <w:rPr>
          <w:rFonts w:cs="Times"/>
          <w:noProof/>
          <w:szCs w:val="24"/>
        </w:rPr>
        <w:t xml:space="preserve"> </w:t>
      </w:r>
      <w:r w:rsidRPr="003E03CE">
        <w:rPr>
          <w:rFonts w:cs="Times"/>
          <w:b/>
          <w:bCs/>
          <w:noProof/>
          <w:szCs w:val="24"/>
        </w:rPr>
        <w:t>1987</w:t>
      </w:r>
      <w:r w:rsidRPr="003E03CE">
        <w:rPr>
          <w:rFonts w:cs="Times"/>
          <w:noProof/>
          <w:szCs w:val="24"/>
        </w:rPr>
        <w:t xml:space="preserve">, </w:t>
      </w:r>
      <w:r w:rsidRPr="003E03CE">
        <w:rPr>
          <w:rFonts w:cs="Times"/>
          <w:i/>
          <w:iCs/>
          <w:noProof/>
          <w:szCs w:val="24"/>
        </w:rPr>
        <w:t>99</w:t>
      </w:r>
      <w:r w:rsidRPr="003E03CE">
        <w:rPr>
          <w:rFonts w:cs="Times"/>
          <w:noProof/>
          <w:szCs w:val="24"/>
        </w:rPr>
        <w:t>, 571. https://doi.org/10.1557/PROC-99-571.</w:t>
      </w:r>
    </w:p>
    <w:p w14:paraId="5A8942E3"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(41) </w:t>
      </w:r>
      <w:r w:rsidRPr="003E03CE">
        <w:rPr>
          <w:rFonts w:cs="Times"/>
          <w:noProof/>
          <w:szCs w:val="24"/>
        </w:rPr>
        <w:tab/>
        <w:t xml:space="preserve">Aprili, M.; Covington, M.; Paraoanu, E.; Niedermeier, B.; Greene, L. H. Tunneling Spectroscopy of the Quasiparticle Andreev Bound State in Ion-Irradiated YBa2Cu3O7-δ/Pb Junctions. </w:t>
      </w:r>
      <w:r w:rsidRPr="003E03CE">
        <w:rPr>
          <w:rFonts w:cs="Times"/>
          <w:i/>
          <w:iCs/>
          <w:noProof/>
          <w:szCs w:val="24"/>
        </w:rPr>
        <w:t>Phys. Rev. B</w:t>
      </w:r>
      <w:r w:rsidRPr="003E03CE">
        <w:rPr>
          <w:rFonts w:cs="Times"/>
          <w:noProof/>
          <w:szCs w:val="24"/>
        </w:rPr>
        <w:t xml:space="preserve"> </w:t>
      </w:r>
      <w:r w:rsidRPr="003E03CE">
        <w:rPr>
          <w:rFonts w:cs="Times"/>
          <w:b/>
          <w:bCs/>
          <w:noProof/>
          <w:szCs w:val="24"/>
        </w:rPr>
        <w:t>1998</w:t>
      </w:r>
      <w:r w:rsidRPr="003E03CE">
        <w:rPr>
          <w:rFonts w:cs="Times"/>
          <w:noProof/>
          <w:szCs w:val="24"/>
        </w:rPr>
        <w:t xml:space="preserve">, </w:t>
      </w:r>
      <w:r w:rsidRPr="003E03CE">
        <w:rPr>
          <w:rFonts w:cs="Times"/>
          <w:i/>
          <w:iCs/>
          <w:noProof/>
          <w:szCs w:val="24"/>
        </w:rPr>
        <w:t>57</w:t>
      </w:r>
      <w:r w:rsidRPr="003E03CE">
        <w:rPr>
          <w:rFonts w:cs="Times"/>
          <w:noProof/>
          <w:szCs w:val="24"/>
        </w:rPr>
        <w:t xml:space="preserve"> (14), R8139--R8142. https://doi.org/10.1103/PhysRevB.57.R8139.</w:t>
      </w:r>
    </w:p>
    <w:p w14:paraId="5ED7D7C7"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(42) </w:t>
      </w:r>
      <w:r w:rsidRPr="003E03CE">
        <w:rPr>
          <w:rFonts w:cs="Times"/>
          <w:noProof/>
          <w:szCs w:val="24"/>
        </w:rPr>
        <w:tab/>
        <w:t>Cybart, S. A.; Anton, S. M.; Wu, S. M.; Clarke, J.; Dynes, R. C. Very Large Scale Integration of Nanopatterned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7−δ</w:t>
      </w:r>
      <w:r w:rsidRPr="003E03CE">
        <w:rPr>
          <w:rFonts w:cs="Times"/>
          <w:noProof/>
          <w:szCs w:val="24"/>
        </w:rPr>
        <w:t xml:space="preserve"> Josephson Junctions in a Two-Dimensional Array. </w:t>
      </w:r>
      <w:r w:rsidRPr="003E03CE">
        <w:rPr>
          <w:rFonts w:cs="Times"/>
          <w:i/>
          <w:iCs/>
          <w:noProof/>
          <w:szCs w:val="24"/>
        </w:rPr>
        <w:t>Nano Lett.</w:t>
      </w:r>
      <w:r w:rsidRPr="003E03CE">
        <w:rPr>
          <w:rFonts w:cs="Times"/>
          <w:noProof/>
          <w:szCs w:val="24"/>
        </w:rPr>
        <w:t xml:space="preserve"> </w:t>
      </w:r>
      <w:r w:rsidRPr="003E03CE">
        <w:rPr>
          <w:rFonts w:cs="Times"/>
          <w:b/>
          <w:bCs/>
          <w:noProof/>
          <w:szCs w:val="24"/>
        </w:rPr>
        <w:t>2009</w:t>
      </w:r>
      <w:r w:rsidRPr="003E03CE">
        <w:rPr>
          <w:rFonts w:cs="Times"/>
          <w:noProof/>
          <w:szCs w:val="24"/>
        </w:rPr>
        <w:t xml:space="preserve">, </w:t>
      </w:r>
      <w:r w:rsidRPr="003E03CE">
        <w:rPr>
          <w:rFonts w:cs="Times"/>
          <w:i/>
          <w:iCs/>
          <w:noProof/>
          <w:szCs w:val="24"/>
        </w:rPr>
        <w:t>9</w:t>
      </w:r>
      <w:r w:rsidRPr="003E03CE">
        <w:rPr>
          <w:rFonts w:cs="Times"/>
          <w:noProof/>
          <w:szCs w:val="24"/>
        </w:rPr>
        <w:t xml:space="preserve"> (10), 3581–3585. https://doi.org/10.1021/nl901785j.</w:t>
      </w:r>
    </w:p>
    <w:p w14:paraId="197DDAEA"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(43) </w:t>
      </w:r>
      <w:r w:rsidRPr="003E03CE">
        <w:rPr>
          <w:rFonts w:cs="Times"/>
          <w:noProof/>
          <w:szCs w:val="24"/>
        </w:rPr>
        <w:tab/>
        <w:t>Cybart, S. A.; Cho, E. Y.; Wong, T. J.; Wehlin, B. H.; Ma, M. K.; Huynh, C.; Dynes, R. C. Nano Josephson Superconducting Tunnel Junctions in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7−δ</w:t>
      </w:r>
      <w:r w:rsidRPr="003E03CE">
        <w:rPr>
          <w:rFonts w:cs="Times"/>
          <w:noProof/>
          <w:szCs w:val="24"/>
        </w:rPr>
        <w:t xml:space="preserve"> Directly Patterned with a Focused Helium Ion Beam. </w:t>
      </w:r>
      <w:r w:rsidRPr="003E03CE">
        <w:rPr>
          <w:rFonts w:cs="Times"/>
          <w:i/>
          <w:iCs/>
          <w:noProof/>
          <w:szCs w:val="24"/>
        </w:rPr>
        <w:t>Nat. Nanotechnol.</w:t>
      </w:r>
      <w:r w:rsidRPr="003E03CE">
        <w:rPr>
          <w:rFonts w:cs="Times"/>
          <w:noProof/>
          <w:szCs w:val="24"/>
        </w:rPr>
        <w:t xml:space="preserve"> </w:t>
      </w:r>
      <w:r w:rsidRPr="003E03CE">
        <w:rPr>
          <w:rFonts w:cs="Times"/>
          <w:b/>
          <w:bCs/>
          <w:noProof/>
          <w:szCs w:val="24"/>
        </w:rPr>
        <w:t>2015</w:t>
      </w:r>
      <w:r w:rsidRPr="003E03CE">
        <w:rPr>
          <w:rFonts w:cs="Times"/>
          <w:noProof/>
          <w:szCs w:val="24"/>
        </w:rPr>
        <w:t xml:space="preserve">, </w:t>
      </w:r>
      <w:r w:rsidRPr="003E03CE">
        <w:rPr>
          <w:rFonts w:cs="Times"/>
          <w:i/>
          <w:iCs/>
          <w:noProof/>
          <w:szCs w:val="24"/>
        </w:rPr>
        <w:t>10</w:t>
      </w:r>
      <w:r w:rsidRPr="003E03CE">
        <w:rPr>
          <w:rFonts w:cs="Times"/>
          <w:noProof/>
          <w:szCs w:val="24"/>
        </w:rPr>
        <w:t xml:space="preserve"> (7), 598–602. https://doi.org/10.1038/nnano.2015.76.</w:t>
      </w:r>
    </w:p>
    <w:p w14:paraId="0C4412E3" w14:textId="77777777" w:rsidR="003E03CE" w:rsidRPr="003E03CE" w:rsidRDefault="003E03CE" w:rsidP="003E03CE">
      <w:pPr>
        <w:widowControl w:val="0"/>
        <w:autoSpaceDE w:val="0"/>
        <w:autoSpaceDN w:val="0"/>
        <w:adjustRightInd w:val="0"/>
        <w:spacing w:after="240"/>
        <w:ind w:left="640" w:hanging="640"/>
        <w:rPr>
          <w:rFonts w:cs="Times"/>
          <w:noProof/>
          <w:szCs w:val="24"/>
        </w:rPr>
      </w:pPr>
      <w:r w:rsidRPr="003E03CE">
        <w:rPr>
          <w:rFonts w:cs="Times"/>
          <w:noProof/>
          <w:szCs w:val="24"/>
        </w:rPr>
        <w:t xml:space="preserve">(44) </w:t>
      </w:r>
      <w:r w:rsidRPr="003E03CE">
        <w:rPr>
          <w:rFonts w:cs="Times"/>
          <w:noProof/>
          <w:szCs w:val="24"/>
        </w:rPr>
        <w:tab/>
        <w:t>Cho, E. Y.; Ma, M. K.; Huynh, C.; Pratt, K.; Paulson, D. N.; Glyantsev, V. N.; Dynes, R. C.; Cybart, S. A. YBa</w:t>
      </w:r>
      <w:r w:rsidRPr="003E03CE">
        <w:rPr>
          <w:rFonts w:cs="Times"/>
          <w:noProof/>
          <w:szCs w:val="24"/>
          <w:vertAlign w:val="subscript"/>
        </w:rPr>
        <w:t>2</w:t>
      </w:r>
      <w:r w:rsidRPr="003E03CE">
        <w:rPr>
          <w:rFonts w:cs="Times"/>
          <w:noProof/>
          <w:szCs w:val="24"/>
        </w:rPr>
        <w:t>Cu</w:t>
      </w:r>
      <w:r w:rsidRPr="003E03CE">
        <w:rPr>
          <w:rFonts w:cs="Times"/>
          <w:noProof/>
          <w:szCs w:val="24"/>
          <w:vertAlign w:val="subscript"/>
        </w:rPr>
        <w:t>3</w:t>
      </w:r>
      <w:r w:rsidRPr="003E03CE">
        <w:rPr>
          <w:rFonts w:cs="Times"/>
          <w:noProof/>
          <w:szCs w:val="24"/>
        </w:rPr>
        <w:t>O</w:t>
      </w:r>
      <w:r w:rsidRPr="003E03CE">
        <w:rPr>
          <w:rFonts w:cs="Times"/>
          <w:noProof/>
          <w:szCs w:val="24"/>
          <w:vertAlign w:val="subscript"/>
        </w:rPr>
        <w:t>7−δ</w:t>
      </w:r>
      <w:r w:rsidRPr="003E03CE">
        <w:rPr>
          <w:rFonts w:cs="Times"/>
          <w:noProof/>
          <w:szCs w:val="24"/>
        </w:rPr>
        <w:t xml:space="preserve"> Superconducting Quantum Interference Devices with Metallic to Insulating Barriers Written with a Focused Helium Ion Beam. </w:t>
      </w:r>
      <w:r w:rsidRPr="003E03CE">
        <w:rPr>
          <w:rFonts w:cs="Times"/>
          <w:i/>
          <w:iCs/>
          <w:noProof/>
          <w:szCs w:val="24"/>
        </w:rPr>
        <w:t>Appl. Phys. Lett.</w:t>
      </w:r>
      <w:r w:rsidRPr="003E03CE">
        <w:rPr>
          <w:rFonts w:cs="Times"/>
          <w:noProof/>
          <w:szCs w:val="24"/>
        </w:rPr>
        <w:t xml:space="preserve"> </w:t>
      </w:r>
      <w:r w:rsidRPr="003E03CE">
        <w:rPr>
          <w:rFonts w:cs="Times"/>
          <w:b/>
          <w:bCs/>
          <w:noProof/>
          <w:szCs w:val="24"/>
        </w:rPr>
        <w:t>2015</w:t>
      </w:r>
      <w:r w:rsidRPr="003E03CE">
        <w:rPr>
          <w:rFonts w:cs="Times"/>
          <w:noProof/>
          <w:szCs w:val="24"/>
        </w:rPr>
        <w:t xml:space="preserve">, </w:t>
      </w:r>
      <w:r w:rsidRPr="003E03CE">
        <w:rPr>
          <w:rFonts w:cs="Times"/>
          <w:i/>
          <w:iCs/>
          <w:noProof/>
          <w:szCs w:val="24"/>
        </w:rPr>
        <w:t>106</w:t>
      </w:r>
      <w:r w:rsidRPr="003E03CE">
        <w:rPr>
          <w:rFonts w:cs="Times"/>
          <w:noProof/>
          <w:szCs w:val="24"/>
        </w:rPr>
        <w:t xml:space="preserve"> (25), 252601. https://doi.org/10.1063/1.4922640.</w:t>
      </w:r>
    </w:p>
    <w:p w14:paraId="2A9533B5" w14:textId="77777777" w:rsidR="003E03CE" w:rsidRPr="003E03CE" w:rsidRDefault="003E03CE" w:rsidP="003E03CE">
      <w:pPr>
        <w:widowControl w:val="0"/>
        <w:autoSpaceDE w:val="0"/>
        <w:autoSpaceDN w:val="0"/>
        <w:adjustRightInd w:val="0"/>
        <w:spacing w:after="240"/>
        <w:ind w:left="640" w:hanging="640"/>
        <w:rPr>
          <w:rFonts w:cs="Times"/>
          <w:noProof/>
        </w:rPr>
      </w:pPr>
      <w:r w:rsidRPr="003E03CE">
        <w:rPr>
          <w:rFonts w:cs="Times"/>
          <w:noProof/>
          <w:szCs w:val="24"/>
        </w:rPr>
        <w:t xml:space="preserve">(45) </w:t>
      </w:r>
      <w:r w:rsidRPr="003E03CE">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3E03CE">
        <w:rPr>
          <w:rFonts w:cs="Times"/>
          <w:i/>
          <w:iCs/>
          <w:noProof/>
          <w:szCs w:val="24"/>
        </w:rPr>
        <w:t>Curr. Opin. Colloid Interface Sci.</w:t>
      </w:r>
      <w:r w:rsidRPr="003E03CE">
        <w:rPr>
          <w:rFonts w:cs="Times"/>
          <w:noProof/>
          <w:szCs w:val="24"/>
        </w:rPr>
        <w:t xml:space="preserve"> </w:t>
      </w:r>
      <w:r w:rsidRPr="003E03CE">
        <w:rPr>
          <w:rFonts w:cs="Times"/>
          <w:b/>
          <w:bCs/>
          <w:noProof/>
          <w:szCs w:val="24"/>
        </w:rPr>
        <w:t>2012</w:t>
      </w:r>
      <w:r w:rsidRPr="003E03CE">
        <w:rPr>
          <w:rFonts w:cs="Times"/>
          <w:noProof/>
          <w:szCs w:val="24"/>
        </w:rPr>
        <w:t xml:space="preserve">, </w:t>
      </w:r>
      <w:r w:rsidRPr="003E03CE">
        <w:rPr>
          <w:rFonts w:cs="Times"/>
          <w:i/>
          <w:iCs/>
          <w:noProof/>
          <w:szCs w:val="24"/>
        </w:rPr>
        <w:t>17</w:t>
      </w:r>
      <w:r w:rsidRPr="003E03CE">
        <w:rPr>
          <w:rFonts w:cs="Times"/>
          <w:noProof/>
          <w:szCs w:val="24"/>
        </w:rPr>
        <w:t xml:space="preserve"> (1), 44–53. https://doi.org/10.1016/j.cocis.2011.11.001.</w:t>
      </w:r>
    </w:p>
    <w:p w14:paraId="0780AFF8" w14:textId="77777777" w:rsidR="00BA6DCD" w:rsidRDefault="00BA6DCD" w:rsidP="00BA6DCD">
      <w:pPr>
        <w:pStyle w:val="SNSynopsisTOC"/>
        <w:spacing w:after="240" w:line="240" w:lineRule="auto"/>
        <w:jc w:val="left"/>
      </w:pPr>
      <w:r>
        <w:fldChar w:fldCharType="end"/>
      </w:r>
    </w:p>
    <w:p w14:paraId="6EEB6E8B" w14:textId="77777777" w:rsidR="00A74256" w:rsidRDefault="00A74256">
      <w:pPr>
        <w:spacing w:after="0"/>
        <w:jc w:val="left"/>
        <w:rPr>
          <w:rFonts w:ascii="Times New Roman" w:hAnsi="Times New Roman"/>
          <w:szCs w:val="24"/>
        </w:rPr>
      </w:pPr>
      <w:r>
        <w:rPr>
          <w:rFonts w:ascii="Times New Roman" w:hAnsi="Times New Roman"/>
          <w:szCs w:val="24"/>
        </w:rPr>
        <w:br w:type="page"/>
      </w:r>
    </w:p>
    <w:p w14:paraId="58FCC634" w14:textId="77777777"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14:paraId="744C8E88" w14:textId="77777777" w:rsidR="00982E70" w:rsidRDefault="00982E70" w:rsidP="00AB34C5">
      <w:pPr>
        <w:pStyle w:val="VAFigureCaption"/>
        <w:spacing w:after="240"/>
        <w:jc w:val="left"/>
      </w:pPr>
      <w:r w:rsidRPr="0087198A">
        <w:rPr>
          <w:noProof/>
          <w:lang w:eastAsia="zh-CN"/>
        </w:rPr>
        <w:drawing>
          <wp:inline distT="0" distB="0" distL="0" distR="0" wp14:anchorId="49C715BF" wp14:editId="759A1833">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3804E8D9" w14:textId="080F542A"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ins w:id="137" w:author="Kai Liu" w:date="2019-02-19T00:49:00Z">
        <w:r w:rsidR="00424F67">
          <w:rPr>
            <w:szCs w:val="24"/>
          </w:rPr>
          <w:t>I</w:t>
        </w:r>
      </w:ins>
      <w:r w:rsidRPr="00654186">
        <w:rPr>
          <w:szCs w:val="24"/>
        </w:rPr>
        <w:t>ntegrated RSMs</w:t>
      </w:r>
      <w:r w:rsidR="00424F67">
        <w:rPr>
          <w:szCs w:val="24"/>
        </w:rPr>
        <w:t xml:space="preserve"> along the </w:t>
      </w:r>
      <w:r w:rsidR="00424F67" w:rsidRPr="00144647">
        <w:rPr>
          <w:i/>
          <w:szCs w:val="24"/>
        </w:rPr>
        <w:t>L</w:t>
      </w:r>
      <w:r w:rsidR="00424F67">
        <w:rPr>
          <w:szCs w:val="24"/>
        </w:rPr>
        <w:t>-index</w:t>
      </w:r>
      <w:r w:rsidRPr="00654186">
        <w:rPr>
          <w:szCs w:val="24"/>
        </w:rPr>
        <w:t xml:space="preserve"> for each sample.</w:t>
      </w:r>
    </w:p>
    <w:p w14:paraId="2F65A6F9" w14:textId="77777777" w:rsidR="00654186" w:rsidRDefault="00654186" w:rsidP="00654186">
      <w:pPr>
        <w:spacing w:after="0" w:line="480" w:lineRule="auto"/>
        <w:jc w:val="left"/>
      </w:pPr>
      <w:r>
        <w:br w:type="page"/>
      </w:r>
    </w:p>
    <w:p w14:paraId="69C365A3" w14:textId="77777777" w:rsidR="00982E70" w:rsidRDefault="00654186" w:rsidP="00AB34C5">
      <w:pPr>
        <w:pStyle w:val="VAFigureCaption"/>
        <w:spacing w:after="240"/>
        <w:jc w:val="left"/>
      </w:pPr>
      <w:r w:rsidRPr="0087198A">
        <w:rPr>
          <w:noProof/>
          <w:lang w:eastAsia="zh-CN"/>
        </w:rPr>
        <w:lastRenderedPageBreak/>
        <w:drawing>
          <wp:inline distT="0" distB="0" distL="0" distR="0" wp14:anchorId="339F583C" wp14:editId="0308CB72">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081F0D7D" w14:textId="4F1C7612"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r w:rsidR="00BB2A9D">
        <w:rPr>
          <w:szCs w:val="24"/>
        </w:rPr>
        <w:t>A</w:t>
      </w:r>
      <w:r w:rsidRPr="00F94A46">
        <w:rPr>
          <w:szCs w:val="24"/>
        </w:rPr>
        <w:t>), as no appreciable magnetic moment was detected in the temperature range measured (to within experimental noise).</w:t>
      </w:r>
    </w:p>
    <w:p w14:paraId="2A551DC6" w14:textId="77777777" w:rsidR="00654186" w:rsidRDefault="00654186" w:rsidP="00654186"/>
    <w:p w14:paraId="1E63F299" w14:textId="77777777" w:rsidR="00654186" w:rsidRDefault="00654186">
      <w:pPr>
        <w:spacing w:after="0"/>
        <w:jc w:val="left"/>
      </w:pPr>
      <w:r>
        <w:br w:type="page"/>
      </w:r>
    </w:p>
    <w:p w14:paraId="7B5E9DDD" w14:textId="77777777" w:rsidR="00654186" w:rsidRDefault="00654186" w:rsidP="00654186">
      <w:r w:rsidRPr="0087198A">
        <w:rPr>
          <w:noProof/>
          <w:lang w:eastAsia="zh-CN"/>
        </w:rPr>
        <w:lastRenderedPageBreak/>
        <w:drawing>
          <wp:inline distT="0" distB="0" distL="0" distR="0" wp14:anchorId="03717922" wp14:editId="3340C0FB">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14:paraId="77DB0FA8" w14:textId="77777777"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14:paraId="29F4A149" w14:textId="77777777" w:rsidR="00654186" w:rsidRDefault="00654186" w:rsidP="00654186"/>
    <w:p w14:paraId="28DC2DBC" w14:textId="77777777" w:rsidR="00654186" w:rsidRDefault="00654186">
      <w:pPr>
        <w:spacing w:after="0"/>
        <w:jc w:val="left"/>
      </w:pPr>
      <w:r>
        <w:br w:type="page"/>
      </w:r>
    </w:p>
    <w:p w14:paraId="21D35253" w14:textId="77777777" w:rsidR="00145825" w:rsidRDefault="00145825">
      <w:pPr>
        <w:spacing w:after="0"/>
        <w:jc w:val="left"/>
        <w:rPr>
          <w:b/>
        </w:rPr>
      </w:pPr>
      <w:r w:rsidRPr="0087198A">
        <w:rPr>
          <w:noProof/>
          <w:lang w:eastAsia="zh-CN"/>
        </w:rPr>
        <w:lastRenderedPageBreak/>
        <w:drawing>
          <wp:inline distT="0" distB="0" distL="0" distR="0" wp14:anchorId="56382D6C" wp14:editId="4433676E">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14:paraId="430A0980" w14:textId="77777777"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14:paraId="731B5B0C" w14:textId="77777777" w:rsidR="00145825" w:rsidRDefault="00145825">
      <w:pPr>
        <w:spacing w:after="0"/>
        <w:jc w:val="left"/>
        <w:rPr>
          <w:b/>
        </w:rPr>
      </w:pPr>
      <w:r w:rsidRPr="0087198A">
        <w:rPr>
          <w:noProof/>
          <w:lang w:eastAsia="zh-CN"/>
        </w:rPr>
        <w:lastRenderedPageBreak/>
        <w:drawing>
          <wp:inline distT="0" distB="0" distL="0" distR="0" wp14:anchorId="0313CB5E" wp14:editId="296D97E9">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7B80DC9B" w14:textId="77777777"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p w14:paraId="199C3340" w14:textId="77777777" w:rsidR="003D7264" w:rsidRDefault="003D7264">
      <w:pPr>
        <w:spacing w:after="0"/>
        <w:jc w:val="left"/>
      </w:pPr>
      <w:r>
        <w:br w:type="page"/>
      </w:r>
    </w:p>
    <w:p w14:paraId="1866EB5B" w14:textId="77777777" w:rsidR="001405C2" w:rsidRPr="00144647" w:rsidRDefault="001405C2" w:rsidP="003D7264">
      <w:pPr>
        <w:rPr>
          <w:b/>
        </w:rPr>
      </w:pPr>
      <w:r w:rsidRPr="00144647">
        <w:rPr>
          <w:b/>
        </w:rPr>
        <w:lastRenderedPageBreak/>
        <w:t xml:space="preserve">Table of content figure </w:t>
      </w:r>
    </w:p>
    <w:p w14:paraId="3F5FB203" w14:textId="77777777" w:rsidR="003D7264" w:rsidRDefault="003D7264" w:rsidP="003D7264">
      <w:r>
        <w:rPr>
          <w:noProof/>
          <w:lang w:eastAsia="zh-CN"/>
        </w:rPr>
        <w:drawing>
          <wp:inline distT="0" distB="0" distL="0" distR="0" wp14:anchorId="3225A242" wp14:editId="68CE80A9">
            <wp:extent cx="2724912"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912" cy="1600200"/>
                    </a:xfrm>
                    <a:prstGeom prst="rect">
                      <a:avLst/>
                    </a:prstGeom>
                    <a:noFill/>
                    <a:ln>
                      <a:noFill/>
                    </a:ln>
                  </pic:spPr>
                </pic:pic>
              </a:graphicData>
            </a:graphic>
          </wp:inline>
        </w:drawing>
      </w:r>
    </w:p>
    <w:p w14:paraId="553D0085" w14:textId="77777777" w:rsidR="003D7264" w:rsidRPr="00C33973" w:rsidRDefault="003D7264" w:rsidP="003D7264">
      <w:pPr>
        <w:widowControl w:val="0"/>
        <w:spacing w:after="0"/>
        <w:rPr>
          <w:rFonts w:ascii="Times New Roman" w:eastAsia="SimSun" w:hAnsi="Times New Roman"/>
          <w:i/>
          <w:kern w:val="2"/>
          <w:sz w:val="20"/>
          <w:lang w:eastAsia="zh-CN"/>
        </w:rPr>
      </w:pPr>
      <w:r w:rsidRPr="00C33973">
        <w:rPr>
          <w:rFonts w:ascii="Times New Roman" w:eastAsia="SimSun" w:hAnsi="Times New Roman"/>
          <w:i/>
          <w:noProof/>
          <w:kern w:val="2"/>
          <w:sz w:val="20"/>
          <w:lang w:eastAsia="zh-CN"/>
        </w:rPr>
        <w:t xml:space="preserve">Superconducting transition </w:t>
      </w:r>
      <w:r w:rsidR="001405C2">
        <w:rPr>
          <w:rFonts w:ascii="Times New Roman" w:eastAsia="SimSun" w:hAnsi="Times New Roman"/>
          <w:i/>
          <w:noProof/>
          <w:kern w:val="2"/>
          <w:sz w:val="20"/>
          <w:lang w:eastAsia="zh-CN"/>
        </w:rPr>
        <w:t xml:space="preserve">of YBCO films capped by Gd layers, </w:t>
      </w:r>
      <w:r w:rsidRPr="00C33973">
        <w:rPr>
          <w:rFonts w:ascii="Times New Roman" w:eastAsia="SimSun" w:hAnsi="Times New Roman"/>
          <w:i/>
          <w:noProof/>
          <w:kern w:val="2"/>
          <w:sz w:val="20"/>
          <w:lang w:eastAsia="zh-CN"/>
        </w:rPr>
        <w:t xml:space="preserve">measured by normalized magnetization </w:t>
      </w:r>
      <w:r w:rsidR="001405C2">
        <w:rPr>
          <w:rFonts w:ascii="Times New Roman" w:eastAsia="SimSun" w:hAnsi="Times New Roman"/>
          <w:i/>
          <w:noProof/>
          <w:kern w:val="2"/>
          <w:sz w:val="20"/>
          <w:lang w:eastAsia="zh-CN"/>
        </w:rPr>
        <w:t xml:space="preserve">(top) and resistivity (bottom), are suppressed by an interface-induced redox reaction. </w:t>
      </w:r>
    </w:p>
    <w:p w14:paraId="2049C995" w14:textId="77777777" w:rsidR="003D7264" w:rsidRDefault="003D7264">
      <w:pPr>
        <w:spacing w:after="0"/>
        <w:jc w:val="left"/>
      </w:pPr>
    </w:p>
    <w:sectPr w:rsidR="003D7264" w:rsidSect="000B5610">
      <w:footerReference w:type="even" r:id="rId17"/>
      <w:footerReference w:type="default" r:id="rId18"/>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ai Liu" w:date="2019-03-08T00:59:00Z" w:initials="KL">
    <w:p w14:paraId="552AC68F" w14:textId="77777777" w:rsidR="009F3F1A" w:rsidRDefault="009F3F1A">
      <w:pPr>
        <w:pStyle w:val="CommentText"/>
      </w:pPr>
      <w:r>
        <w:rPr>
          <w:noProof/>
        </w:rPr>
        <w:t>Dustin will update PNR</w:t>
      </w:r>
      <w:r>
        <w:rPr>
          <w:rStyle w:val="CommentReference"/>
        </w:rPr>
        <w:annotationRef/>
      </w:r>
    </w:p>
  </w:comment>
  <w:comment w:id="8" w:author="Kai Liu" w:date="2019-03-08T00:58:00Z" w:initials="KL">
    <w:p w14:paraId="65103CC1" w14:textId="77777777" w:rsidR="009F3F1A" w:rsidRDefault="009F3F1A">
      <w:pPr>
        <w:pStyle w:val="CommentText"/>
      </w:pPr>
      <w:r>
        <w:rPr>
          <w:rStyle w:val="CommentReference"/>
        </w:rPr>
        <w:annotationRef/>
      </w:r>
      <w:r>
        <w:rPr>
          <w:noProof/>
        </w:rPr>
        <w:t xml:space="preserve">maybe add a brief  discussion about the Gibbs free energy, similar to the LSCO paper, to address referee 1's comment.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2AC68F" w15:done="0"/>
  <w15:commentEx w15:paraId="6510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2AC68F" w16cid:durableId="202CC031"/>
  <w16cid:commentId w16cid:paraId="65103CC1" w16cid:durableId="202CC0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FA1CF" w14:textId="77777777" w:rsidR="00445000" w:rsidRDefault="00445000">
      <w:r>
        <w:separator/>
      </w:r>
    </w:p>
  </w:endnote>
  <w:endnote w:type="continuationSeparator" w:id="0">
    <w:p w14:paraId="372078CC" w14:textId="77777777" w:rsidR="00445000" w:rsidRDefault="00445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80EAA" w14:textId="77777777" w:rsidR="009F3F1A" w:rsidRDefault="009F3F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7A770C9" w14:textId="77777777" w:rsidR="009F3F1A" w:rsidRDefault="009F3F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B20A9" w14:textId="717C9CB2" w:rsidR="009F3F1A" w:rsidRDefault="009F3F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B0A6DE" w14:textId="77777777" w:rsidR="009F3F1A" w:rsidRDefault="009F3F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BEEC9" w14:textId="77777777" w:rsidR="00445000" w:rsidRDefault="00445000">
      <w:r>
        <w:separator/>
      </w:r>
    </w:p>
  </w:footnote>
  <w:footnote w:type="continuationSeparator" w:id="0">
    <w:p w14:paraId="44F3AF19" w14:textId="77777777" w:rsidR="00445000" w:rsidRDefault="004450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1B0"/>
    <w:rsid w:val="000002F2"/>
    <w:rsid w:val="00043CDB"/>
    <w:rsid w:val="0005660F"/>
    <w:rsid w:val="000702AD"/>
    <w:rsid w:val="000B2EEB"/>
    <w:rsid w:val="000B5610"/>
    <w:rsid w:val="000B681A"/>
    <w:rsid w:val="000C05CC"/>
    <w:rsid w:val="000C7275"/>
    <w:rsid w:val="000E1FCE"/>
    <w:rsid w:val="001405C2"/>
    <w:rsid w:val="00144647"/>
    <w:rsid w:val="00145825"/>
    <w:rsid w:val="00195ACA"/>
    <w:rsid w:val="001A7A90"/>
    <w:rsid w:val="001C1E0F"/>
    <w:rsid w:val="00212B1D"/>
    <w:rsid w:val="00256E2D"/>
    <w:rsid w:val="00271A02"/>
    <w:rsid w:val="002A53A2"/>
    <w:rsid w:val="002A7493"/>
    <w:rsid w:val="002C3431"/>
    <w:rsid w:val="002E214B"/>
    <w:rsid w:val="0031373B"/>
    <w:rsid w:val="00324128"/>
    <w:rsid w:val="00361E35"/>
    <w:rsid w:val="003664E9"/>
    <w:rsid w:val="003679A1"/>
    <w:rsid w:val="00376E43"/>
    <w:rsid w:val="003A42F0"/>
    <w:rsid w:val="003B4AF3"/>
    <w:rsid w:val="003C30AB"/>
    <w:rsid w:val="003D7264"/>
    <w:rsid w:val="003E03CE"/>
    <w:rsid w:val="003E1F76"/>
    <w:rsid w:val="003F545C"/>
    <w:rsid w:val="0040320B"/>
    <w:rsid w:val="00410630"/>
    <w:rsid w:val="00424F67"/>
    <w:rsid w:val="00445000"/>
    <w:rsid w:val="00475FD2"/>
    <w:rsid w:val="004E283C"/>
    <w:rsid w:val="004E7185"/>
    <w:rsid w:val="005553EF"/>
    <w:rsid w:val="00567E81"/>
    <w:rsid w:val="00591A57"/>
    <w:rsid w:val="005D0C10"/>
    <w:rsid w:val="005D1653"/>
    <w:rsid w:val="005F10EB"/>
    <w:rsid w:val="006455A5"/>
    <w:rsid w:val="00654186"/>
    <w:rsid w:val="00681D90"/>
    <w:rsid w:val="00683131"/>
    <w:rsid w:val="0069182C"/>
    <w:rsid w:val="006A3E34"/>
    <w:rsid w:val="006B236A"/>
    <w:rsid w:val="006B2581"/>
    <w:rsid w:val="007000D9"/>
    <w:rsid w:val="00747701"/>
    <w:rsid w:val="007629D3"/>
    <w:rsid w:val="007851B0"/>
    <w:rsid w:val="00794616"/>
    <w:rsid w:val="007A11AD"/>
    <w:rsid w:val="007A192E"/>
    <w:rsid w:val="007C4CC0"/>
    <w:rsid w:val="008047DE"/>
    <w:rsid w:val="008633FA"/>
    <w:rsid w:val="008655C0"/>
    <w:rsid w:val="008A4D63"/>
    <w:rsid w:val="008B2F8E"/>
    <w:rsid w:val="008D30F9"/>
    <w:rsid w:val="008D53B2"/>
    <w:rsid w:val="00912169"/>
    <w:rsid w:val="0092037A"/>
    <w:rsid w:val="009246AD"/>
    <w:rsid w:val="00982E70"/>
    <w:rsid w:val="009C2F45"/>
    <w:rsid w:val="009D6D37"/>
    <w:rsid w:val="009F2E7E"/>
    <w:rsid w:val="009F3F1A"/>
    <w:rsid w:val="00A02D62"/>
    <w:rsid w:val="00A03666"/>
    <w:rsid w:val="00A17B47"/>
    <w:rsid w:val="00A20EB5"/>
    <w:rsid w:val="00A74256"/>
    <w:rsid w:val="00A764EF"/>
    <w:rsid w:val="00AA7CCA"/>
    <w:rsid w:val="00AB34C5"/>
    <w:rsid w:val="00AF4F6D"/>
    <w:rsid w:val="00AF7F6A"/>
    <w:rsid w:val="00B0137F"/>
    <w:rsid w:val="00B05A88"/>
    <w:rsid w:val="00B44641"/>
    <w:rsid w:val="00B7618D"/>
    <w:rsid w:val="00BA43A1"/>
    <w:rsid w:val="00BA6DCD"/>
    <w:rsid w:val="00BB2A9D"/>
    <w:rsid w:val="00BD2C44"/>
    <w:rsid w:val="00C10EE0"/>
    <w:rsid w:val="00C12556"/>
    <w:rsid w:val="00C27D9B"/>
    <w:rsid w:val="00C6170A"/>
    <w:rsid w:val="00C76639"/>
    <w:rsid w:val="00CB31AB"/>
    <w:rsid w:val="00D318E5"/>
    <w:rsid w:val="00D32E24"/>
    <w:rsid w:val="00D942AB"/>
    <w:rsid w:val="00DD6DBB"/>
    <w:rsid w:val="00DF7078"/>
    <w:rsid w:val="00E074F2"/>
    <w:rsid w:val="00E3274C"/>
    <w:rsid w:val="00E91482"/>
    <w:rsid w:val="00E9464D"/>
    <w:rsid w:val="00E96302"/>
    <w:rsid w:val="00EE7709"/>
    <w:rsid w:val="00F026F5"/>
    <w:rsid w:val="00F134F5"/>
    <w:rsid w:val="00F47B85"/>
    <w:rsid w:val="00F54BDD"/>
    <w:rsid w:val="00F5645C"/>
    <w:rsid w:val="00F93D18"/>
    <w:rsid w:val="00F94A46"/>
    <w:rsid w:val="00F95359"/>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814031"/>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1">
    <w:name w:val="Unresolved Mention1"/>
    <w:basedOn w:val="DefaultParagraphFont"/>
    <w:uiPriority w:val="99"/>
    <w:semiHidden/>
    <w:unhideWhenUsed/>
    <w:rsid w:val="002A53A2"/>
    <w:rPr>
      <w:color w:val="605E5C"/>
      <w:shd w:val="clear" w:color="auto" w:fill="E1DFDD"/>
    </w:rPr>
  </w:style>
  <w:style w:type="character" w:styleId="CommentReference">
    <w:name w:val="annotation reference"/>
    <w:basedOn w:val="DefaultParagraphFont"/>
    <w:semiHidden/>
    <w:unhideWhenUsed/>
    <w:rsid w:val="00D942AB"/>
    <w:rPr>
      <w:sz w:val="16"/>
      <w:szCs w:val="16"/>
    </w:rPr>
  </w:style>
  <w:style w:type="paragraph" w:styleId="CommentText">
    <w:name w:val="annotation text"/>
    <w:basedOn w:val="Normal"/>
    <w:link w:val="CommentTextChar"/>
    <w:semiHidden/>
    <w:unhideWhenUsed/>
    <w:rsid w:val="00D942AB"/>
    <w:rPr>
      <w:sz w:val="20"/>
    </w:rPr>
  </w:style>
  <w:style w:type="character" w:customStyle="1" w:styleId="CommentTextChar">
    <w:name w:val="Comment Text Char"/>
    <w:basedOn w:val="DefaultParagraphFont"/>
    <w:link w:val="CommentText"/>
    <w:semiHidden/>
    <w:rsid w:val="00D942AB"/>
    <w:rPr>
      <w:rFonts w:ascii="Times" w:hAnsi="Times"/>
    </w:rPr>
  </w:style>
  <w:style w:type="paragraph" w:styleId="CommentSubject">
    <w:name w:val="annotation subject"/>
    <w:basedOn w:val="CommentText"/>
    <w:next w:val="CommentText"/>
    <w:link w:val="CommentSubjectChar"/>
    <w:semiHidden/>
    <w:unhideWhenUsed/>
    <w:rsid w:val="00D942AB"/>
    <w:rPr>
      <w:b/>
      <w:bCs/>
    </w:rPr>
  </w:style>
  <w:style w:type="character" w:customStyle="1" w:styleId="CommentSubjectChar">
    <w:name w:val="Comment Subject Char"/>
    <w:basedOn w:val="CommentTextChar"/>
    <w:link w:val="CommentSubject"/>
    <w:semiHidden/>
    <w:rsid w:val="00D942AB"/>
    <w:rPr>
      <w:rFonts w:ascii="Times" w:hAnsi="Times"/>
      <w:b/>
      <w:bCs/>
    </w:rPr>
  </w:style>
  <w:style w:type="paragraph" w:styleId="Revision">
    <w:name w:val="Revision"/>
    <w:hidden/>
    <w:uiPriority w:val="99"/>
    <w:semiHidden/>
    <w:rsid w:val="00D942AB"/>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DCC61-D8B8-475B-B85A-F537C1BE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227</TotalTime>
  <Pages>27</Pages>
  <Words>27556</Words>
  <Characters>157071</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184259</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13</cp:revision>
  <cp:lastPrinted>2019-02-15T21:39:00Z</cp:lastPrinted>
  <dcterms:created xsi:type="dcterms:W3CDTF">2019-03-08T05:49:00Z</dcterms:created>
  <dcterms:modified xsi:type="dcterms:W3CDTF">2019-03-08T12:01:00Z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http://www.zotero.org/styles/nano-letters</vt:lpwstr>
  </property>
  <property fmtid="{D5CDD505-2E9C-101B-9397-08002B2CF9AE}" pid="12" name="Mendeley Recent Style Name 3_1">
    <vt:lpwstr>Nano Letters</vt:lpwstr>
  </property>
  <property fmtid="{D5CDD505-2E9C-101B-9397-08002B2CF9AE}" pid="13" name="Mendeley Recent Style Id 4_1">
    <vt:lpwstr>http://www.zotero.org/styles/nature</vt:lpwstr>
  </property>
  <property fmtid="{D5CDD505-2E9C-101B-9397-08002B2CF9AE}" pid="14" name="Mendeley Recent Style Name 4_1">
    <vt:lpwstr>Nature</vt:lpwstr>
  </property>
  <property fmtid="{D5CDD505-2E9C-101B-9397-08002B2CF9AE}" pid="15" name="Mendeley Recent Style Id 5_1">
    <vt:lpwstr>http://www.zotero.org/styles/physical-review-letters</vt:lpwstr>
  </property>
  <property fmtid="{D5CDD505-2E9C-101B-9397-08002B2CF9AE}" pid="16" name="Mendeley Recent Style Name 5_1">
    <vt:lpwstr>Physical Review Letters</vt:lpwstr>
  </property>
  <property fmtid="{D5CDD505-2E9C-101B-9397-08002B2CF9AE}" pid="17" name="Mendeley Recent Style Id 6_1">
    <vt:lpwstr>http://www.zotero.org/styles/science</vt:lpwstr>
  </property>
  <property fmtid="{D5CDD505-2E9C-101B-9397-08002B2CF9AE}" pid="18" name="Mendeley Recent Style Name 6_1">
    <vt:lpwstr>Science</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