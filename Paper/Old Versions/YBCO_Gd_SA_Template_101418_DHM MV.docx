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proofErr w:type="gramStart"/>
      <w:r w:rsidRPr="0087198A">
        <w:t>,</w:t>
      </w:r>
      <w:r w:rsidRPr="0087198A">
        <w:rPr>
          <w:vertAlign w:val="superscript"/>
        </w:rPr>
        <w:t>1ξ</w:t>
      </w:r>
      <w:proofErr w:type="gramEnd"/>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proofErr w:type="gramStart"/>
      <w:r w:rsidRPr="0087198A">
        <w:t>,</w:t>
      </w:r>
      <w:r w:rsidRPr="0087198A">
        <w:rPr>
          <w:vertAlign w:val="superscript"/>
        </w:rPr>
        <w:t>3</w:t>
      </w:r>
      <w:proofErr w:type="gramEnd"/>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w:t>
      </w:r>
      <w:proofErr w:type="spellStart"/>
      <w:r w:rsidRPr="0087198A">
        <w:t>Valentin</w:t>
      </w:r>
      <w:proofErr w:type="spellEnd"/>
      <w:r w:rsidRPr="0087198A">
        <w:t xml:space="preserve">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w:t>
      </w:r>
      <w:proofErr w:type="spellStart"/>
      <w:r w:rsidRPr="0087198A">
        <w:t>Elke</w:t>
      </w:r>
      <w:proofErr w:type="spellEnd"/>
      <w:r w:rsidRPr="0087198A">
        <w:t xml:space="preserv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proofErr w:type="gramStart"/>
      <w:r w:rsidRPr="0087198A">
        <w:t>,</w:t>
      </w:r>
      <w:r w:rsidRPr="0087198A">
        <w:rPr>
          <w:vertAlign w:val="superscript"/>
        </w:rPr>
        <w:t>2</w:t>
      </w:r>
      <w:proofErr w:type="gramEnd"/>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25B2B26F" w:rsidR="00105226" w:rsidRPr="003E7B78" w:rsidRDefault="00105226" w:rsidP="00DE181E">
      <w:pPr>
        <w:pStyle w:val="Paragraph"/>
        <w:spacing w:line="360" w:lineRule="auto"/>
        <w:ind w:firstLine="0"/>
      </w:pPr>
      <w:proofErr w:type="gramStart"/>
      <w:r w:rsidRPr="00C62A7F">
        <w:rPr>
          <w:vertAlign w:val="superscript"/>
        </w:rPr>
        <w:t>3</w:t>
      </w:r>
      <w:ins w:id="1" w:author="" w:date="2018-10-16T00:03:00Z">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w:t>
        </w:r>
        <w:proofErr w:type="spellStart"/>
        <w:r w:rsidR="00DF4817">
          <w:t>Instituto</w:t>
        </w:r>
        <w:proofErr w:type="spellEnd"/>
        <w:r w:rsidR="00DF4817">
          <w:t xml:space="preserve"> </w:t>
        </w:r>
        <w:proofErr w:type="spellStart"/>
        <w:r w:rsidR="00DF4817">
          <w:t>Pluridisciplinar</w:t>
        </w:r>
      </w:ins>
      <w:proofErr w:type="spellEnd"/>
      <w:ins w:id="2" w:author="dhernandez" w:date="2018-10-15T14:11:00Z">
        <w:r w:rsidR="003E7B78">
          <w:t>,</w:t>
        </w:r>
      </w:ins>
      <w:ins w:id="3" w:author="dhernandez" w:date="2018-10-15T14:52:00Z">
        <w:r w:rsidR="00C62A7F">
          <w:t xml:space="preserve"> </w:t>
        </w:r>
      </w:ins>
      <w:r w:rsidRPr="003E7B78">
        <w:t xml:space="preserve">Universidad </w:t>
      </w:r>
      <w:proofErr w:type="spellStart"/>
      <w:r w:rsidRPr="003E7B78">
        <w:t>Complutense</w:t>
      </w:r>
      <w:proofErr w:type="spellEnd"/>
      <w:r w:rsidRPr="003E7B78">
        <w:t xml:space="preserve"> de Madrid, Madrid 28040, Spain</w:t>
      </w:r>
      <w:r w:rsidR="007B0C94" w:rsidRPr="003E7B78">
        <w:t>.</w:t>
      </w:r>
      <w:proofErr w:type="gramEnd"/>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proofErr w:type="gramStart"/>
      <w:r w:rsidRPr="0087198A">
        <w:rPr>
          <w:vertAlign w:val="superscript"/>
        </w:rPr>
        <w:t>5</w:t>
      </w:r>
      <w:r w:rsidRPr="0087198A">
        <w:t>Department of Materials Science and Engineering, University of California, Davis, CA 95616</w:t>
      </w:r>
      <w:r w:rsidR="008F5BF9" w:rsidRPr="0087198A">
        <w:t>, USA</w:t>
      </w:r>
      <w:r w:rsidR="007B0C94" w:rsidRPr="0087198A">
        <w:t>.</w:t>
      </w:r>
      <w:proofErr w:type="gramEnd"/>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proofErr w:type="gramStart"/>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roofErr w:type="gramEnd"/>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9"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 xml:space="preserve">ξ </w:t>
      </w:r>
      <w:proofErr w:type="gramStart"/>
      <w:r w:rsidRPr="0087198A">
        <w:t>These</w:t>
      </w:r>
      <w:proofErr w:type="gramEnd"/>
      <w:r w:rsidRPr="0087198A">
        <w:t xml:space="preserv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320E3864"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proofErr w:type="gramStart"/>
      <w:r w:rsidRPr="0087198A">
        <w:rPr>
          <w:rFonts w:eastAsia="Times New Roman"/>
          <w:sz w:val="24"/>
          <w:szCs w:val="24"/>
        </w:rPr>
        <w:t>Solid state</w:t>
      </w:r>
      <w:proofErr w:type="gramEnd"/>
      <w:r w:rsidRPr="0087198A">
        <w:rPr>
          <w:rFonts w:eastAsia="Times New Roman"/>
          <w:sz w:val="24"/>
          <w:szCs w:val="24"/>
        </w:rPr>
        <w:t xml:space="preserve"> ionic </w:t>
      </w:r>
      <w:r w:rsidR="00033AD2" w:rsidRPr="0087198A">
        <w:rPr>
          <w:rFonts w:eastAsia="Times New Roman"/>
          <w:sz w:val="24"/>
          <w:szCs w:val="24"/>
        </w:rPr>
        <w:t xml:space="preserve">approaches for modifying ion distributions </w:t>
      </w:r>
      <w:r w:rsidRPr="0087198A">
        <w:rPr>
          <w:rFonts w:eastAsia="Times New Roman"/>
          <w:sz w:val="24"/>
          <w:szCs w:val="24"/>
        </w:rPr>
        <w:t xml:space="preserve">in getter/oxide </w:t>
      </w:r>
      <w:proofErr w:type="spellStart"/>
      <w:r w:rsidRPr="0087198A">
        <w:rPr>
          <w:rFonts w:eastAsia="Times New Roman"/>
          <w:sz w:val="24"/>
          <w:szCs w:val="24"/>
        </w:rPr>
        <w:t>heterostructures</w:t>
      </w:r>
      <w:proofErr w:type="spellEnd"/>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w:t>
      </w:r>
      <w:proofErr w:type="gramStart"/>
      <w:r w:rsidR="00D25FE2" w:rsidRPr="0087198A">
        <w:rPr>
          <w:rFonts w:eastAsia="Times New Roman"/>
          <w:sz w:val="24"/>
          <w:szCs w:val="24"/>
        </w:rPr>
        <w:t>chemically-driven</w:t>
      </w:r>
      <w:proofErr w:type="gramEnd"/>
      <w:r w:rsidR="00D25FE2" w:rsidRPr="0087198A">
        <w:rPr>
          <w:rFonts w:eastAsia="Times New Roman"/>
          <w:sz w:val="24"/>
          <w:szCs w:val="24"/>
        </w:rPr>
        <w:t xml:space="preserve">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w:t>
      </w:r>
      <w:proofErr w:type="spellStart"/>
      <w:r w:rsidR="00033AD2" w:rsidRPr="0087198A">
        <w:rPr>
          <w:rFonts w:eastAsia="Times New Roman"/>
          <w:sz w:val="24"/>
          <w:szCs w:val="24"/>
        </w:rPr>
        <w:t>Gd</w:t>
      </w:r>
      <w:proofErr w:type="spellEnd"/>
      <w:r w:rsidR="00033AD2" w:rsidRPr="0087198A">
        <w:rPr>
          <w:rFonts w:eastAsia="Times New Roman"/>
          <w:sz w:val="24"/>
          <w:szCs w:val="24"/>
        </w:rPr>
        <w:t xml:space="preserve">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 xml:space="preserve">the YBCO. Progressive reduction of the superconducting transition is observed, with complete suppression possible for a sufficiently thick </w:t>
      </w:r>
      <w:proofErr w:type="spellStart"/>
      <w:r w:rsidR="00033AD2" w:rsidRPr="0087198A">
        <w:rPr>
          <w:rFonts w:eastAsia="Times New Roman"/>
          <w:sz w:val="24"/>
          <w:szCs w:val="24"/>
        </w:rPr>
        <w:t>Gd</w:t>
      </w:r>
      <w:proofErr w:type="spellEnd"/>
      <w:r w:rsidR="00033AD2" w:rsidRPr="0087198A">
        <w:rPr>
          <w:rFonts w:eastAsia="Times New Roman"/>
          <w:sz w:val="24"/>
          <w:szCs w:val="24"/>
        </w:rPr>
        <w:t xml:space="preserve"> layer.</w:t>
      </w:r>
      <w:del w:id="4" w:author="" w:date="2018-10-16T00:05:00Z">
        <w:r w:rsidR="00033AD2" w:rsidRPr="0087198A" w:rsidDel="00DF4817">
          <w:rPr>
            <w:rFonts w:eastAsia="Times New Roman"/>
            <w:sz w:val="24"/>
            <w:szCs w:val="24"/>
          </w:rPr>
          <w:delText xml:space="preserve"> </w:delText>
        </w:r>
        <w:r w:rsidR="00ED3B1D" w:rsidRPr="0087198A" w:rsidDel="00DF4817">
          <w:rPr>
            <w:rFonts w:eastAsia="Times New Roman"/>
            <w:sz w:val="24"/>
            <w:szCs w:val="24"/>
          </w:rPr>
          <w:delText xml:space="preserve"> </w:delText>
        </w:r>
      </w:del>
      <w:ins w:id="5" w:author="" w:date="2018-10-16T00:05:00Z">
        <w:r w:rsidR="00DF4817">
          <w:rPr>
            <w:rFonts w:eastAsia="Times New Roman"/>
            <w:sz w:val="24"/>
            <w:szCs w:val="24"/>
          </w:rPr>
          <w:t xml:space="preserve"> </w:t>
        </w:r>
      </w:ins>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6696325C"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del w:id="6" w:author="" w:date="2018-10-16T00:05:00Z">
        <w:r w:rsidRPr="0087198A" w:rsidDel="00DF4817">
          <w:rPr>
            <w:rFonts w:eastAsia="Times New Roman"/>
            <w:sz w:val="24"/>
            <w:szCs w:val="24"/>
          </w:rPr>
          <w:delText xml:space="preserve">  </w:delText>
        </w:r>
      </w:del>
      <w:ins w:id="7" w:author="" w:date="2018-10-16T00:05:00Z">
        <w:r w:rsidR="00DF4817">
          <w:rPr>
            <w:rFonts w:eastAsia="Times New Roman"/>
            <w:sz w:val="24"/>
            <w:szCs w:val="24"/>
          </w:rPr>
          <w:t xml:space="preserve"> </w:t>
        </w:r>
      </w:ins>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w:t>
      </w:r>
      <w:proofErr w:type="spellStart"/>
      <w:r w:rsidRPr="0087198A">
        <w:rPr>
          <w:rFonts w:eastAsia="Times New Roman"/>
          <w:sz w:val="24"/>
          <w:szCs w:val="24"/>
        </w:rPr>
        <w:t>Nd</w:t>
      </w:r>
      <w:proofErr w:type="spellEnd"/>
      <w:r w:rsidRPr="0087198A">
        <w:rPr>
          <w:rFonts w:eastAsia="Times New Roman"/>
          <w:sz w:val="24"/>
          <w:szCs w:val="24"/>
        </w:rPr>
        <w:t>)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w:t>
      </w:r>
      <w:r w:rsidRPr="0087198A">
        <w:rPr>
          <w:rFonts w:eastAsia="Times New Roman"/>
          <w:sz w:val="24"/>
          <w:szCs w:val="24"/>
        </w:rPr>
        <w:lastRenderedPageBreak/>
        <w:t xml:space="preserve">maintain charge neutrality electrons are returned to the Cu ions within the film, resulting in a reduction in Cu valence and reducing the </w:t>
      </w:r>
      <w:proofErr w:type="gramStart"/>
      <w:r w:rsidRPr="0087198A">
        <w:rPr>
          <w:rFonts w:eastAsia="Times New Roman"/>
          <w:sz w:val="24"/>
          <w:szCs w:val="24"/>
        </w:rPr>
        <w:t>hole</w:t>
      </w:r>
      <w:proofErr w:type="gramEnd"/>
      <w:r w:rsidRPr="0087198A">
        <w:rPr>
          <w:rFonts w:eastAsia="Times New Roman"/>
          <w:sz w:val="24"/>
          <w:szCs w:val="24"/>
        </w:rPr>
        <w:t xml:space="preserv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impacts </w:t>
      </w:r>
      <w:r w:rsidRPr="0087198A">
        <w:rPr>
          <w:rFonts w:eastAsia="Times New Roman"/>
          <w:sz w:val="24"/>
          <w:szCs w:val="24"/>
        </w:rPr>
        <w:t xml:space="preserve">on the electronic order in these materials, and point to the efficacy of oxygen migration and vacancy formation in manipulating the properties of the </w:t>
      </w:r>
      <w:proofErr w:type="spellStart"/>
      <w:r w:rsidRPr="0087198A">
        <w:rPr>
          <w:rFonts w:eastAsia="Times New Roman"/>
          <w:sz w:val="24"/>
          <w:szCs w:val="24"/>
        </w:rPr>
        <w:t>cuprate</w:t>
      </w:r>
      <w:proofErr w:type="spellEnd"/>
      <w:r w:rsidRPr="0087198A">
        <w:rPr>
          <w:rFonts w:eastAsia="Times New Roman"/>
          <w:sz w:val="24"/>
          <w:szCs w:val="24"/>
        </w:rPr>
        <w:t xml:space="preserv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magneto-ionic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9A0A08">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14&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proofErr w:type="spellStart"/>
      <w:r w:rsidRPr="0087198A">
        <w:rPr>
          <w:rFonts w:eastAsia="Times New Roman"/>
          <w:sz w:val="24"/>
          <w:szCs w:val="24"/>
        </w:rPr>
        <w:t>Gd</w:t>
      </w:r>
      <w:proofErr w:type="spellEnd"/>
      <w:r w:rsidRPr="0087198A">
        <w:rPr>
          <w:rFonts w:eastAsia="Times New Roman"/>
          <w:sz w:val="24"/>
          <w:szCs w:val="24"/>
        </w:rPr>
        <w:t xml:space="preserve">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w:t>
      </w:r>
      <w:proofErr w:type="spellStart"/>
      <w:r w:rsidRPr="0087198A">
        <w:rPr>
          <w:rFonts w:eastAsia="Times New Roman"/>
          <w:sz w:val="24"/>
          <w:szCs w:val="24"/>
        </w:rPr>
        <w:t>Gd</w:t>
      </w:r>
      <w:proofErr w:type="spellEnd"/>
      <w:r w:rsidRPr="0087198A">
        <w:rPr>
          <w:rFonts w:eastAsia="Times New Roman"/>
          <w:sz w:val="24"/>
          <w:szCs w:val="24"/>
        </w:rPr>
        <w:t xml:space="preserve">, these capping layers can extract oxygen from an adjacent oxide film, with the level of oxygen depletion controlled by the thickness of the </w:t>
      </w:r>
      <w:proofErr w:type="spellStart"/>
      <w:r w:rsidRPr="0087198A">
        <w:rPr>
          <w:rFonts w:eastAsia="Times New Roman"/>
          <w:sz w:val="24"/>
          <w:szCs w:val="24"/>
        </w:rPr>
        <w:t>Gd</w:t>
      </w:r>
      <w:proofErr w:type="spellEnd"/>
      <w:r w:rsidRPr="0087198A">
        <w:rPr>
          <w:rFonts w:eastAsia="Times New Roman"/>
          <w:sz w:val="24"/>
          <w:szCs w:val="24"/>
        </w:rPr>
        <w:t xml:space="preserve"> and the ion mobility in the oxide, often at </w:t>
      </w:r>
      <w:proofErr w:type="gramStart"/>
      <w:r w:rsidRPr="0087198A">
        <w:rPr>
          <w:rFonts w:eastAsia="Times New Roman"/>
          <w:sz w:val="24"/>
          <w:szCs w:val="24"/>
        </w:rPr>
        <w:t>room-temperature</w:t>
      </w:r>
      <w:proofErr w:type="gramEnd"/>
      <w:r w:rsidRPr="0087198A">
        <w:rPr>
          <w:rFonts w:eastAsia="Times New Roman"/>
          <w:sz w:val="24"/>
          <w:szCs w:val="24"/>
        </w:rPr>
        <w:t xml:space="preserve">. </w:t>
      </w:r>
      <w:r w:rsidR="00671B37" w:rsidRPr="0087198A">
        <w:rPr>
          <w:rFonts w:eastAsia="Times New Roman"/>
          <w:sz w:val="24"/>
          <w:szCs w:val="24"/>
        </w:rPr>
        <w:t>Interestingly, this ionic approach offers the possibility to manipulate the material properties into the bulk of the oxide films, well beyond the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16)","previouslyFormattedCitation":"(&lt;i&gt;14&lt;/i&gt;, &lt;i&gt;15&lt;/i&gt;)"},"properties":{"noteIndex":0},"schema":"https://github.com/citation-style-language/schema/raw/master/csl-citation.json"}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2B16F20D"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w:t>
      </w:r>
      <w:proofErr w:type="spellStart"/>
      <w:r w:rsidR="00033AD2" w:rsidRPr="0087198A">
        <w:rPr>
          <w:rFonts w:eastAsia="Times New Roman"/>
          <w:sz w:val="24"/>
          <w:szCs w:val="24"/>
        </w:rPr>
        <w:t>Gd</w:t>
      </w:r>
      <w:proofErr w:type="spellEnd"/>
      <w:r w:rsidR="00033AD2" w:rsidRPr="0087198A">
        <w:rPr>
          <w:rFonts w:eastAsia="Times New Roman"/>
          <w:sz w:val="24"/>
          <w:szCs w:val="24"/>
        </w:rPr>
        <w:t xml:space="preserve">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 xml:space="preserve">dramatically alter the oxygen distribution throughout the underlying film without any annealing. As the </w:t>
      </w:r>
      <w:proofErr w:type="spellStart"/>
      <w:r w:rsidR="00033AD2" w:rsidRPr="0087198A">
        <w:rPr>
          <w:rFonts w:eastAsia="Times New Roman"/>
          <w:sz w:val="24"/>
          <w:szCs w:val="24"/>
        </w:rPr>
        <w:t>Gd</w:t>
      </w:r>
      <w:proofErr w:type="spellEnd"/>
      <w:r w:rsidR="00033AD2" w:rsidRPr="0087198A">
        <w:rPr>
          <w:rFonts w:eastAsia="Times New Roman"/>
          <w:sz w:val="24"/>
          <w:szCs w:val="24"/>
        </w:rPr>
        <w:t xml:space="preserve">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is increased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w:t>
      </w:r>
      <w:proofErr w:type="spellStart"/>
      <w:r w:rsidR="00033AD2" w:rsidRPr="0087198A">
        <w:rPr>
          <w:rFonts w:eastAsia="Times New Roman"/>
          <w:sz w:val="24"/>
          <w:szCs w:val="24"/>
        </w:rPr>
        <w:t>underlayer</w:t>
      </w:r>
      <w:proofErr w:type="spellEnd"/>
      <w:r w:rsidR="00033AD2" w:rsidRPr="0087198A">
        <w:rPr>
          <w:rFonts w:eastAsia="Times New Roman"/>
          <w:sz w:val="24"/>
          <w:szCs w:val="24"/>
        </w:rPr>
        <w:t xml:space="preserve">.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w:t>
      </w:r>
      <w:proofErr w:type="spellStart"/>
      <w:r w:rsidR="003154F3" w:rsidRPr="0087198A">
        <w:rPr>
          <w:rFonts w:eastAsia="Times New Roman"/>
          <w:sz w:val="24"/>
          <w:szCs w:val="24"/>
        </w:rPr>
        <w:t>magnetometry</w:t>
      </w:r>
      <w:proofErr w:type="spellEnd"/>
      <w:r w:rsidR="003154F3" w:rsidRPr="0087198A">
        <w:rPr>
          <w:rFonts w:eastAsia="Times New Roman"/>
          <w:sz w:val="24"/>
          <w:szCs w:val="24"/>
        </w:rPr>
        <w:t xml:space="preserve"> suggest the formation of a </w:t>
      </w:r>
      <w:proofErr w:type="spellStart"/>
      <w:r w:rsidR="003154F3" w:rsidRPr="0087198A">
        <w:rPr>
          <w:rFonts w:eastAsia="Times New Roman"/>
          <w:sz w:val="24"/>
          <w:szCs w:val="24"/>
        </w:rPr>
        <w:t>percolative</w:t>
      </w:r>
      <w:proofErr w:type="spellEnd"/>
      <w:r w:rsidR="003154F3" w:rsidRPr="0087198A">
        <w:rPr>
          <w:rFonts w:eastAsia="Times New Roman"/>
          <w:sz w:val="24"/>
          <w:szCs w:val="24"/>
        </w:rPr>
        <w:t xml:space="preserve"> network of oxygen deficient </w:t>
      </w:r>
      <w:r w:rsidR="003154F3" w:rsidRPr="0087198A">
        <w:rPr>
          <w:rFonts w:eastAsia="Times New Roman"/>
          <w:sz w:val="24"/>
          <w:szCs w:val="24"/>
        </w:rPr>
        <w:lastRenderedPageBreak/>
        <w:t xml:space="preserve">regions alongside the nominally stoichiometric 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 xml:space="preserve">induced by </w:t>
      </w:r>
      <w:proofErr w:type="spellStart"/>
      <w:r w:rsidR="00033AD2" w:rsidRPr="0087198A">
        <w:rPr>
          <w:rFonts w:eastAsia="Times New Roman"/>
          <w:sz w:val="24"/>
          <w:szCs w:val="24"/>
        </w:rPr>
        <w:t>Gd</w:t>
      </w:r>
      <w:proofErr w:type="spellEnd"/>
      <w:r w:rsidR="00033AD2" w:rsidRPr="0087198A">
        <w:rPr>
          <w:rFonts w:eastAsia="Times New Roman"/>
          <w:sz w:val="24"/>
          <w:szCs w:val="24"/>
        </w:rPr>
        <w:t>-driven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thus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 xml:space="preserve">in </w:t>
      </w:r>
      <w:proofErr w:type="spellStart"/>
      <w:r w:rsidR="007829EE" w:rsidRPr="0087198A">
        <w:rPr>
          <w:rFonts w:eastAsia="Times New Roman"/>
          <w:sz w:val="24"/>
          <w:szCs w:val="24"/>
        </w:rPr>
        <w:t>cuprates</w:t>
      </w:r>
      <w:proofErr w:type="spellEnd"/>
      <w:r w:rsidR="007829EE" w:rsidRPr="0087198A">
        <w:rPr>
          <w:rFonts w:eastAsia="Times New Roman"/>
          <w:sz w:val="24"/>
          <w:szCs w:val="24"/>
        </w:rPr>
        <w:t xml:space="preserve"> and other systems, including the potential to use an electric field to control superconductivity.</w:t>
      </w:r>
      <w:del w:id="8" w:author="" w:date="2018-10-16T00:05:00Z">
        <w:r w:rsidR="007829EE" w:rsidRPr="0087198A" w:rsidDel="00DF4817">
          <w:rPr>
            <w:rFonts w:eastAsia="Times New Roman"/>
            <w:sz w:val="24"/>
            <w:szCs w:val="24"/>
          </w:rPr>
          <w:delText xml:space="preserve">  </w:delText>
        </w:r>
      </w:del>
      <w:ins w:id="9" w:author="" w:date="2018-10-16T00:05:00Z">
        <w:r w:rsidR="00DF4817">
          <w:rPr>
            <w:rFonts w:eastAsia="Times New Roman"/>
            <w:sz w:val="24"/>
            <w:szCs w:val="24"/>
          </w:rPr>
          <w:t xml:space="preserve"> </w:t>
        </w:r>
      </w:ins>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62870F72" w:rsidR="00033AD2" w:rsidRPr="0087198A" w:rsidRDefault="00033AD2" w:rsidP="00033AD2">
      <w:pPr>
        <w:spacing w:after="160" w:line="480" w:lineRule="auto"/>
        <w:ind w:firstLine="720"/>
        <w:jc w:val="both"/>
        <w:rPr>
          <w:sz w:val="24"/>
        </w:rPr>
      </w:pPr>
      <w:bookmarkStart w:id="10" w:name="_30j0zll" w:colFirst="0" w:colLast="0"/>
      <w:bookmarkEnd w:id="10"/>
      <w:r w:rsidRPr="0087198A">
        <w:rPr>
          <w:sz w:val="24"/>
        </w:rPr>
        <w:t xml:space="preserve">Commercially available </w:t>
      </w:r>
      <w:r w:rsidR="000F2002" w:rsidRPr="0087198A">
        <w:rPr>
          <w:rFonts w:eastAsia="Times New Roman"/>
          <w:sz w:val="24"/>
          <w:szCs w:val="24"/>
        </w:rPr>
        <w:t xml:space="preserve">epitaxial </w:t>
      </w:r>
      <w:r w:rsidRPr="0087198A">
        <w:rPr>
          <w:sz w:val="24"/>
        </w:rPr>
        <w:t>films of pulsed-laser-deposited 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the films are expected to relax away from the sub</w:t>
      </w:r>
      <w:proofErr w:type="spellStart"/>
      <w:r w:rsidRPr="0087198A">
        <w:rPr>
          <w:sz w:val="24"/>
        </w:rPr>
        <w:t>strate</w:t>
      </w:r>
      <w:proofErr w:type="spellEnd"/>
      <w:r w:rsidRPr="0087198A">
        <w:rPr>
          <w:sz w:val="24"/>
        </w:rPr>
        <w:t xml:space="preserv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xml:space="preserve">. The films were then sputter coated with </w:t>
      </w:r>
      <w:proofErr w:type="spellStart"/>
      <w:r w:rsidRPr="0087198A">
        <w:rPr>
          <w:sz w:val="24"/>
        </w:rPr>
        <w:t>Gd</w:t>
      </w:r>
      <w:proofErr w:type="spellEnd"/>
      <w:r w:rsidRPr="0087198A">
        <w:rPr>
          <w:sz w:val="24"/>
        </w:rPr>
        <w:t xml:space="preserve">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0BABDF9B" w14:textId="755045CB" w:rsidR="006C61EB" w:rsidRPr="0087198A" w:rsidRDefault="00033AD2" w:rsidP="006C61EB">
      <w:pPr>
        <w:spacing w:after="160" w:line="480" w:lineRule="auto"/>
        <w:ind w:firstLine="720"/>
        <w:jc w:val="both"/>
        <w:rPr>
          <w:sz w:val="24"/>
          <w:szCs w:val="24"/>
        </w:rPr>
      </w:pPr>
      <w:bookmarkStart w:id="11" w:name="_1fob9te" w:colFirst="0" w:colLast="0"/>
      <w:bookmarkEnd w:id="11"/>
      <w:r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Pr="0087198A">
        <w:rPr>
          <w:sz w:val="24"/>
        </w:rPr>
        <w:t xml:space="preserve"> family of peaks, corresp</w:t>
      </w:r>
      <w:proofErr w:type="spellStart"/>
      <w:r w:rsidRPr="0087198A">
        <w:rPr>
          <w:sz w:val="24"/>
        </w:rPr>
        <w:t>onding</w:t>
      </w:r>
      <w:proofErr w:type="spellEnd"/>
      <w:r w:rsidRPr="0087198A">
        <w:rPr>
          <w:sz w:val="24"/>
        </w:rPr>
        <w:t xml:space="preserve"> to a lattice parameter of </w:t>
      </w:r>
      <w:r w:rsidRPr="0087198A">
        <w:rPr>
          <w:i/>
          <w:sz w:val="24"/>
        </w:rPr>
        <w:t>c</w:t>
      </w:r>
      <w:r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Pr="0087198A">
        <w:rPr>
          <w:sz w:val="24"/>
        </w:rPr>
        <w:t xml:space="preserve">. The slightly smaller </w:t>
      </w:r>
      <w:r w:rsidRPr="0087198A">
        <w:rPr>
          <w:i/>
          <w:sz w:val="24"/>
        </w:rPr>
        <w:t>c</w:t>
      </w:r>
      <w:r w:rsidRPr="0087198A">
        <w:rPr>
          <w:sz w:val="24"/>
        </w:rPr>
        <w:t xml:space="preserve">-axis lattice parameter </w:t>
      </w:r>
      <w:r w:rsidR="000B1FCA" w:rsidRPr="0087198A">
        <w:rPr>
          <w:rFonts w:eastAsia="Times New Roman"/>
          <w:sz w:val="24"/>
          <w:szCs w:val="24"/>
        </w:rPr>
        <w:t>is likely</w:t>
      </w:r>
      <w:r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a monotonic shift towards lower </w:t>
      </w:r>
      <m:oMath>
        <m:r>
          <w:rPr>
            <w:rFonts w:ascii="Cambria Math" w:hAnsi="Cambria Math"/>
            <w:sz w:val="24"/>
          </w:rPr>
          <m:t>2θ</m:t>
        </m:r>
      </m:oMath>
      <w:r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Pr="0087198A">
        <w:rPr>
          <w:sz w:val="24"/>
        </w:rPr>
        <w:t xml:space="preserve"> diffraction peaks, indicating expansion in the </w:t>
      </w:r>
      <w:r w:rsidRPr="0087198A">
        <w:rPr>
          <w:i/>
          <w:sz w:val="24"/>
        </w:rPr>
        <w:t>c</w:t>
      </w:r>
      <w:r w:rsidRPr="0087198A">
        <w:rPr>
          <w:sz w:val="24"/>
        </w:rPr>
        <w:t xml:space="preserve">-axis, similar to those previously reported in other </w:t>
      </w:r>
      <w:proofErr w:type="spellStart"/>
      <w:r w:rsidRPr="0087198A">
        <w:rPr>
          <w:sz w:val="24"/>
        </w:rPr>
        <w:t>perovskite</w:t>
      </w:r>
      <w:proofErr w:type="spellEnd"/>
      <w:r w:rsidRPr="0087198A">
        <w:rPr>
          <w:sz w:val="24"/>
        </w:rPr>
        <w:t xml:space="preserv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Pr="0087198A">
        <w:rPr>
          <w:sz w:val="24"/>
        </w:rPr>
        <w:t xml:space="preserve"> as a signature of oxygen depletion.</w:t>
      </w:r>
      <w:r w:rsidR="00A12CE4" w:rsidRPr="0087198A">
        <w:rPr>
          <w:sz w:val="24"/>
        </w:rPr>
        <w:t xml:space="preserve"> </w:t>
      </w:r>
      <w:r w:rsidR="00351FEB" w:rsidRPr="0087198A">
        <w:rPr>
          <w:sz w:val="24"/>
        </w:rPr>
        <w:t xml:space="preserve">From the </w:t>
      </w:r>
      <w:r w:rsidR="00BB66B7" w:rsidRPr="0087198A">
        <w:rPr>
          <w:sz w:val="24"/>
        </w:rPr>
        <w:t>full widths at half maximum (FWHM’s) of the diffraction peaks</w:t>
      </w:r>
      <w:r w:rsidR="00351FEB" w:rsidRPr="0087198A">
        <w:rPr>
          <w:sz w:val="24"/>
        </w:rPr>
        <w:t>, corrected for the instrument width, the crystallite size is determined to be 103</w:t>
      </w:r>
      <w:r w:rsidR="00A44266" w:rsidRPr="0087198A">
        <w:rPr>
          <w:sz w:val="24"/>
        </w:rPr>
        <w:t xml:space="preserve"> </w:t>
      </w:r>
      <w:r w:rsidR="00351FEB" w:rsidRPr="0087198A">
        <w:rPr>
          <w:sz w:val="24"/>
        </w:rPr>
        <w:t>nm</w:t>
      </w:r>
      <w:r w:rsidR="00E95DEF" w:rsidRPr="0087198A">
        <w:rPr>
          <w:sz w:val="24"/>
        </w:rPr>
        <w:t xml:space="preserve"> and </w:t>
      </w:r>
      <w:r w:rsidR="00363535" w:rsidRPr="0087198A">
        <w:rPr>
          <w:sz w:val="24"/>
        </w:rPr>
        <w:t>65</w:t>
      </w:r>
      <w:r w:rsidR="00A44266" w:rsidRPr="0087198A">
        <w:rPr>
          <w:sz w:val="24"/>
        </w:rPr>
        <w:t xml:space="preserve"> </w:t>
      </w:r>
      <w:r w:rsidR="00E95DEF" w:rsidRPr="0087198A">
        <w:rPr>
          <w:sz w:val="24"/>
        </w:rPr>
        <w:t>nm</w:t>
      </w:r>
      <w:r w:rsidR="00351FEB" w:rsidRPr="0087198A">
        <w:rPr>
          <w:sz w:val="24"/>
        </w:rPr>
        <w:t xml:space="preserve"> for the as-grown</w:t>
      </w:r>
      <w:r w:rsidR="00E95DEF" w:rsidRPr="0087198A">
        <w:rPr>
          <w:sz w:val="24"/>
        </w:rPr>
        <w:t xml:space="preserve"> and</w:t>
      </w:r>
      <w:del w:id="12" w:author="" w:date="2018-10-16T00:05:00Z">
        <w:r w:rsidR="00351FEB" w:rsidRPr="0087198A" w:rsidDel="00DF4817">
          <w:rPr>
            <w:sz w:val="24"/>
          </w:rPr>
          <w:delText xml:space="preserve">  </w:delText>
        </w:r>
      </w:del>
      <w:ins w:id="13" w:author="" w:date="2018-10-16T00:05:00Z">
        <w:r w:rsidR="00DF4817">
          <w:rPr>
            <w:sz w:val="24"/>
          </w:rPr>
          <w:t xml:space="preserve"> </w:t>
        </w:r>
      </w:ins>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7 nm sample, respectively.</w:t>
      </w:r>
      <w:r w:rsidR="00A44266" w:rsidRPr="0087198A">
        <w:rPr>
          <w:sz w:val="24"/>
        </w:rPr>
        <w:t xml:space="preserve"> The former is consistent with</w:t>
      </w:r>
      <w:r w:rsidR="00351FEB" w:rsidRPr="0087198A">
        <w:rPr>
          <w:sz w:val="24"/>
        </w:rPr>
        <w:t xml:space="preserve"> the entire YBCO film thickness</w:t>
      </w:r>
      <w:r w:rsidR="00A44266" w:rsidRPr="0087198A">
        <w:rPr>
          <w:sz w:val="24"/>
        </w:rPr>
        <w:t xml:space="preserve"> for the as-grown sample, while the latter indicates that </w:t>
      </w:r>
      <w:r w:rsidR="00351FEB" w:rsidRPr="0087198A">
        <w:rPr>
          <w:sz w:val="24"/>
        </w:rPr>
        <w:t xml:space="preserve">for a </w:t>
      </w:r>
      <w:r w:rsidR="00A44266" w:rsidRPr="0087198A">
        <w:rPr>
          <w:sz w:val="24"/>
        </w:rPr>
        <w:t>7</w:t>
      </w:r>
      <w:r w:rsidR="00487B63">
        <w:rPr>
          <w:sz w:val="24"/>
        </w:rPr>
        <w:t xml:space="preserve"> </w:t>
      </w:r>
      <w:r w:rsidR="00A44266" w:rsidRPr="0087198A">
        <w:rPr>
          <w:sz w:val="24"/>
        </w:rPr>
        <w:t>nm</w:t>
      </w:r>
      <w:r w:rsidR="00351FEB" w:rsidRPr="0087198A">
        <w:rPr>
          <w:sz w:val="24"/>
        </w:rPr>
        <w:t xml:space="preserve"> </w:t>
      </w:r>
      <w:proofErr w:type="spellStart"/>
      <w:r w:rsidR="00351FEB" w:rsidRPr="0087198A">
        <w:rPr>
          <w:sz w:val="24"/>
        </w:rPr>
        <w:t>Gd</w:t>
      </w:r>
      <w:proofErr w:type="spellEnd"/>
      <w:r w:rsidR="00351FEB" w:rsidRPr="0087198A">
        <w:rPr>
          <w:sz w:val="24"/>
        </w:rPr>
        <w:t xml:space="preserve"> capping layer, </w:t>
      </w:r>
      <w:r w:rsidR="00AA15BC" w:rsidRPr="0087198A">
        <w:rPr>
          <w:sz w:val="24"/>
        </w:rPr>
        <w:t xml:space="preserve">some structural change and reduction of the </w:t>
      </w:r>
      <w:r w:rsidR="00AA15BC" w:rsidRPr="0087198A">
        <w:rPr>
          <w:sz w:val="24"/>
        </w:rPr>
        <w:lastRenderedPageBreak/>
        <w:t>crystallite size ha</w:t>
      </w:r>
      <w:r w:rsidR="00BB66B7" w:rsidRPr="0087198A">
        <w:rPr>
          <w:sz w:val="24"/>
        </w:rPr>
        <w:t>ve</w:t>
      </w:r>
      <w:r w:rsidR="00AA15BC" w:rsidRPr="0087198A">
        <w:rPr>
          <w:sz w:val="24"/>
        </w:rPr>
        <w:t xml:space="preserve"> occurred. </w:t>
      </w:r>
      <w:r w:rsidR="00351FEB" w:rsidRPr="0087198A">
        <w:rPr>
          <w:sz w:val="24"/>
        </w:rPr>
        <w:t>However, for the</w:t>
      </w:r>
      <w:del w:id="14" w:author="" w:date="2018-10-16T00:05:00Z">
        <w:r w:rsidR="00351FEB" w:rsidRPr="0087198A" w:rsidDel="00DF4817">
          <w:rPr>
            <w:sz w:val="24"/>
          </w:rPr>
          <w:delText xml:space="preserve">  </w:delText>
        </w:r>
      </w:del>
      <w:ins w:id="15" w:author="" w:date="2018-10-16T00:05:00Z">
        <w:r w:rsidR="00DF4817">
          <w:rPr>
            <w:sz w:val="24"/>
          </w:rPr>
          <w:t xml:space="preserve"> </w:t>
        </w:r>
      </w:ins>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20 nm sample,</w:t>
      </w:r>
      <w:r w:rsidR="006C61EB" w:rsidRPr="0087198A">
        <w:rPr>
          <w:sz w:val="24"/>
        </w:rPr>
        <w:t xml:space="preserve"> </w:t>
      </w:r>
      <w:r w:rsidR="00F521A8" w:rsidRPr="0087198A">
        <w:rPr>
          <w:sz w:val="24"/>
        </w:rPr>
        <w:t xml:space="preserve">a significant shift and broadening of the </w:t>
      </w:r>
      <m:oMath>
        <m:r>
          <w:rPr>
            <w:rFonts w:ascii="Cambria Math" w:hAnsi="Cambria Math"/>
            <w:sz w:val="24"/>
          </w:rPr>
          <m:t>(00l)</m:t>
        </m:r>
      </m:oMath>
      <w:r w:rsidR="00F521A8" w:rsidRPr="0087198A">
        <w:rPr>
          <w:sz w:val="24"/>
        </w:rPr>
        <w:t xml:space="preserve"> peaks is observed, </w:t>
      </w:r>
      <w:r w:rsidR="000C10ED" w:rsidRPr="0087198A">
        <w:rPr>
          <w:sz w:val="24"/>
        </w:rPr>
        <w:t>indicating</w:t>
      </w:r>
      <w:r w:rsidR="00F521A8" w:rsidRPr="0087198A">
        <w:rPr>
          <w:sz w:val="24"/>
        </w:rPr>
        <w:t xml:space="preserve"> </w:t>
      </w:r>
      <w:r w:rsidR="000A7527" w:rsidRPr="0087198A">
        <w:rPr>
          <w:sz w:val="24"/>
        </w:rPr>
        <w:t xml:space="preserve">further </w:t>
      </w:r>
      <w:r w:rsidR="000A7527" w:rsidRPr="0087198A">
        <w:rPr>
          <w:i/>
          <w:sz w:val="24"/>
        </w:rPr>
        <w:t>c</w:t>
      </w:r>
      <w:r w:rsidR="000A7527" w:rsidRPr="0087198A">
        <w:rPr>
          <w:sz w:val="24"/>
        </w:rPr>
        <w:t xml:space="preserve">-axis expansion as well as </w:t>
      </w:r>
      <w:r w:rsidR="006C61EB" w:rsidRPr="0087198A">
        <w:rPr>
          <w:sz w:val="24"/>
        </w:rPr>
        <w:t xml:space="preserve">modification </w:t>
      </w:r>
      <w:r w:rsidR="00F521A8" w:rsidRPr="0087198A">
        <w:rPr>
          <w:sz w:val="24"/>
        </w:rPr>
        <w:t>of the crystalline structure</w:t>
      </w:r>
      <w:r w:rsidR="00F521A8" w:rsidRPr="0087198A">
        <w:rPr>
          <w:sz w:val="24"/>
          <w:szCs w:val="24"/>
        </w:rPr>
        <w:t xml:space="preserve">. </w:t>
      </w:r>
      <w:r w:rsidR="006C61EB" w:rsidRPr="0087198A">
        <w:rPr>
          <w:sz w:val="24"/>
          <w:szCs w:val="24"/>
        </w:rPr>
        <w:t>The much broade</w:t>
      </w:r>
      <w:r w:rsidR="00290100" w:rsidRPr="0087198A">
        <w:rPr>
          <w:sz w:val="24"/>
          <w:szCs w:val="24"/>
        </w:rPr>
        <w:t>r</w:t>
      </w:r>
      <w:r w:rsidR="006C61EB" w:rsidRPr="0087198A">
        <w:rPr>
          <w:sz w:val="24"/>
          <w:szCs w:val="24"/>
        </w:rPr>
        <w:t xml:space="preserve"> peak width corresponds to a crystallite size of 14</w:t>
      </w:r>
      <w:r w:rsidR="006E62C1" w:rsidRPr="0087198A">
        <w:rPr>
          <w:sz w:val="24"/>
          <w:szCs w:val="24"/>
        </w:rPr>
        <w:t xml:space="preserve"> </w:t>
      </w:r>
      <w:r w:rsidR="006C61EB" w:rsidRPr="0087198A">
        <w:rPr>
          <w:sz w:val="24"/>
          <w:szCs w:val="24"/>
        </w:rPr>
        <w:t>nm, much smaller than the</w:t>
      </w:r>
      <w:r w:rsidR="00BB66B7" w:rsidRPr="0087198A">
        <w:rPr>
          <w:sz w:val="24"/>
          <w:szCs w:val="24"/>
        </w:rPr>
        <w:t xml:space="preserve"> YBCO</w:t>
      </w:r>
      <w:r w:rsidR="006C61EB" w:rsidRPr="0087198A">
        <w:rPr>
          <w:sz w:val="24"/>
          <w:szCs w:val="24"/>
        </w:rPr>
        <w:t xml:space="preserve"> film thickness</w:t>
      </w:r>
      <w:r w:rsidR="00BB66B7" w:rsidRPr="0087198A">
        <w:rPr>
          <w:sz w:val="24"/>
          <w:szCs w:val="24"/>
        </w:rPr>
        <w:t xml:space="preserve"> or the crystallite size of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Pr>
          <w:sz w:val="24"/>
          <w:szCs w:val="24"/>
        </w:rPr>
        <w:t>7</w:t>
      </w:r>
      <w:r w:rsidR="00487B63">
        <w:rPr>
          <w:sz w:val="24"/>
          <w:szCs w:val="24"/>
        </w:rPr>
        <w:t xml:space="preserve"> </w:t>
      </w:r>
      <w:r w:rsidR="00BB66B7" w:rsidRPr="0087198A">
        <w:rPr>
          <w:sz w:val="24"/>
          <w:szCs w:val="24"/>
        </w:rPr>
        <w:t xml:space="preserve">nm sample, indicating significant changes in the film </w:t>
      </w:r>
      <w:proofErr w:type="spellStart"/>
      <w:r w:rsidR="00BB66B7" w:rsidRPr="0087198A">
        <w:rPr>
          <w:sz w:val="24"/>
          <w:szCs w:val="24"/>
        </w:rPr>
        <w:t>crystallinity</w:t>
      </w:r>
      <w:proofErr w:type="spellEnd"/>
      <w:r w:rsidR="00BB66B7" w:rsidRPr="0087198A">
        <w:rPr>
          <w:sz w:val="24"/>
          <w:szCs w:val="24"/>
        </w:rPr>
        <w:t xml:space="preserve">. </w:t>
      </w:r>
    </w:p>
    <w:p w14:paraId="09713717" w14:textId="7B3C779F"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w:r w:rsidRPr="0087198A">
        <w:rPr>
          <w:i/>
          <w:sz w:val="24"/>
        </w:rPr>
        <w:t>h</w:t>
      </w:r>
      <w:r w:rsidRPr="0087198A">
        <w:rPr>
          <w:sz w:val="24"/>
        </w:rPr>
        <w:t xml:space="preserve"> (</w:t>
      </w:r>
      <w:r w:rsidRPr="0087198A">
        <w:rPr>
          <w:i/>
          <w:sz w:val="24"/>
        </w:rPr>
        <w:t>x</w:t>
      </w:r>
      <w:r w:rsidRPr="0087198A">
        <w:rPr>
          <w:sz w:val="24"/>
        </w:rPr>
        <w:t xml:space="preserve">-axis) and </w:t>
      </w:r>
      <w:r w:rsidRPr="0087198A">
        <w:rPr>
          <w:i/>
          <w:sz w:val="24"/>
        </w:rPr>
        <w:t>l</w:t>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 xml:space="preserve">When grown on cubic STO substrate,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proofErr w:type="spellStart"/>
      <w:r w:rsidR="00B20D77" w:rsidRPr="0087198A">
        <w:rPr>
          <w:rFonts w:eastAsia="Times New Roman"/>
          <w:sz w:val="24"/>
          <w:szCs w:val="24"/>
        </w:rPr>
        <w:t>inhomogeneities</w:t>
      </w:r>
      <w:proofErr w:type="spellEnd"/>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m:t>
        </m:r>
        <w:proofErr w:type="gramStart"/>
        <m:r>
          <w:rPr>
            <w:rFonts w:ascii="Cambria Math" w:hAnsi="Cambria Math"/>
            <w:sz w:val="24"/>
          </w:rPr>
          <m:t>,l</m:t>
        </m:r>
        <w:proofErr w:type="gramEnd"/>
        <m:r>
          <w:rPr>
            <w:rFonts w:ascii="Cambria Math" w:hAnsi="Cambria Math"/>
            <w:sz w:val="24"/>
          </w:rPr>
          <m:t>=2.67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absent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h</w:t>
      </w:r>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w:t>
      </w:r>
      <w:proofErr w:type="gramStart"/>
      <w:r w:rsidR="0087642B" w:rsidRPr="0087198A">
        <w:rPr>
          <w:sz w:val="24"/>
        </w:rPr>
        <w:t>in-plane</w:t>
      </w:r>
      <w:proofErr w:type="gramEnd"/>
      <w:r w:rsidR="0087642B" w:rsidRPr="0087198A">
        <w:rPr>
          <w:sz w:val="24"/>
        </w:rPr>
        <w:t xml:space="preserve"> </w:t>
      </w:r>
      <w:r w:rsidR="0087642B" w:rsidRPr="0087198A">
        <w:rPr>
          <w:rFonts w:eastAsia="Times New Roman"/>
          <w:sz w:val="24"/>
          <w:szCs w:val="24"/>
        </w:rPr>
        <w:t xml:space="preserve">before </w:t>
      </w:r>
      <w:proofErr w:type="spellStart"/>
      <w:r w:rsidR="0087642B" w:rsidRPr="0087198A">
        <w:rPr>
          <w:rFonts w:eastAsia="Times New Roman"/>
          <w:sz w:val="24"/>
          <w:szCs w:val="24"/>
        </w:rPr>
        <w:t>Gd</w:t>
      </w:r>
      <w:proofErr w:type="spellEnd"/>
      <w:r w:rsidR="0087642B" w:rsidRPr="0087198A">
        <w:rPr>
          <w:rFonts w:eastAsia="Times New Roman"/>
          <w:sz w:val="24"/>
          <w:szCs w:val="24"/>
        </w:rPr>
        <w:t xml:space="preserve">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637D7FD8" w:rsidR="00033AD2" w:rsidRPr="0087198A" w:rsidRDefault="00033AD2" w:rsidP="00033AD2">
      <w:pPr>
        <w:spacing w:after="160" w:line="480" w:lineRule="auto"/>
        <w:ind w:firstLine="720"/>
        <w:jc w:val="both"/>
        <w:rPr>
          <w:rFonts w:eastAsia="Times New Roman"/>
          <w:sz w:val="24"/>
          <w:szCs w:val="24"/>
        </w:rPr>
      </w:pPr>
      <w:bookmarkStart w:id="16" w:name="_3znysh7" w:colFirst="0" w:colLast="0"/>
      <w:bookmarkEnd w:id="16"/>
      <w:r w:rsidRPr="0087198A">
        <w:rPr>
          <w:sz w:val="24"/>
        </w:rPr>
        <w:t xml:space="preserve">The effects of </w:t>
      </w:r>
      <w:proofErr w:type="spellStart"/>
      <w:r w:rsidRPr="0087198A">
        <w:rPr>
          <w:sz w:val="24"/>
        </w:rPr>
        <w:t>Gd</w:t>
      </w:r>
      <w:proofErr w:type="spellEnd"/>
      <w:r w:rsidRPr="0087198A">
        <w:rPr>
          <w:sz w:val="24"/>
        </w:rPr>
        <w:t xml:space="preserve"> deposition on the YBCO superconducting properties</w:t>
      </w:r>
      <w:r w:rsidR="00AD6E95" w:rsidRPr="0087198A">
        <w:rPr>
          <w:sz w:val="24"/>
        </w:rPr>
        <w:t xml:space="preserve"> were investigated by</w:t>
      </w:r>
      <w:r w:rsidRPr="0087198A">
        <w:rPr>
          <w:sz w:val="24"/>
        </w:rPr>
        <w:t xml:space="preserve"> </w:t>
      </w:r>
      <w:proofErr w:type="spellStart"/>
      <w:r w:rsidRPr="0087198A">
        <w:rPr>
          <w:sz w:val="24"/>
        </w:rPr>
        <w:t>magnetometry</w:t>
      </w:r>
      <w:proofErr w:type="spellEnd"/>
      <w:r w:rsidRPr="0087198A">
        <w:rPr>
          <w:sz w:val="24"/>
        </w:rPr>
        <w:t xml:space="preserve"> and </w:t>
      </w:r>
      <w:r w:rsidRPr="0087198A">
        <w:rPr>
          <w:rFonts w:eastAsia="Times New Roman"/>
          <w:sz w:val="24"/>
          <w:szCs w:val="24"/>
        </w:rPr>
        <w:t>resistivity</w:t>
      </w:r>
      <w:r w:rsidR="00FD0A32" w:rsidRPr="0087198A">
        <w:rPr>
          <w:rFonts w:eastAsia="Times New Roman"/>
          <w:sz w:val="24"/>
          <w:szCs w:val="24"/>
        </w:rPr>
        <w:t xml:space="preserve"> measurement in the </w:t>
      </w:r>
      <w:r w:rsidRPr="0087198A">
        <w:rPr>
          <w:sz w:val="24"/>
        </w:rPr>
        <w:t xml:space="preserve">Van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w:t>
      </w:r>
      <w:proofErr w:type="spellStart"/>
      <w:r w:rsidR="006B2F1E" w:rsidRPr="0087198A">
        <w:rPr>
          <w:sz w:val="24"/>
        </w:rPr>
        <w:t>magnetometry</w:t>
      </w:r>
      <w:proofErr w:type="spellEnd"/>
      <w:r w:rsidR="001E14BA" w:rsidRPr="0087198A">
        <w:rPr>
          <w:sz w:val="24"/>
        </w:rPr>
        <w:t xml:space="preserve"> </w:t>
      </w:r>
      <w:r w:rsidR="00F516D5" w:rsidRPr="0087198A">
        <w:rPr>
          <w:sz w:val="24"/>
        </w:rPr>
        <w:lastRenderedPageBreak/>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5F3835" w:rsidRPr="0087198A">
        <w:rPr>
          <w:sz w:val="24"/>
        </w:rPr>
        <w:t xml:space="preserve">from 5 K </w:t>
      </w:r>
      <w:r w:rsidR="006B2F1E" w:rsidRPr="0087198A">
        <w:rPr>
          <w:sz w:val="24"/>
        </w:rPr>
        <w:t>back 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proofErr w:type="gramStart"/>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proofErr w:type="gram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w:t>
      </w:r>
      <w:proofErr w:type="spellStart"/>
      <w:r w:rsidR="001D0D36" w:rsidRPr="0087198A">
        <w:rPr>
          <w:sz w:val="24"/>
        </w:rPr>
        <w:t>Meissner</w:t>
      </w:r>
      <w:proofErr w:type="spellEnd"/>
      <w:r w:rsidR="001D0D36" w:rsidRPr="0087198A">
        <w:rPr>
          <w:sz w:val="24"/>
        </w:rPr>
        <w:t xml:space="preserve">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 xml:space="preserve">resistivity to zero, further confirming the superconducting transition. With increasing </w:t>
      </w:r>
      <w:proofErr w:type="spellStart"/>
      <w:r w:rsidRPr="0087198A">
        <w:rPr>
          <w:sz w:val="24"/>
        </w:rPr>
        <w:t>Gd</w:t>
      </w:r>
      <w:proofErr w:type="spellEnd"/>
      <w:r w:rsidRPr="0087198A">
        <w:rPr>
          <w:sz w:val="24"/>
        </w:rPr>
        <w:t xml:space="preserve"> capping layer thickness</w:t>
      </w:r>
      <w:r w:rsidR="00A12B2E" w:rsidRPr="0087198A">
        <w:rPr>
          <w:rFonts w:eastAsia="Times New Roman"/>
          <w:sz w:val="24"/>
          <w:szCs w:val="24"/>
        </w:rPr>
        <w:t>,</w:t>
      </w:r>
      <w:r w:rsidRPr="0087198A">
        <w:rPr>
          <w:sz w:val="24"/>
        </w:rPr>
        <w:t xml:space="preserve"> the </w:t>
      </w:r>
      <w:proofErr w:type="spellStart"/>
      <w:r w:rsidR="00A12B2E" w:rsidRPr="0087198A">
        <w:rPr>
          <w:rFonts w:eastAsia="Times New Roman"/>
          <w:sz w:val="24"/>
          <w:szCs w:val="24"/>
        </w:rPr>
        <w:t>Meissner</w:t>
      </w:r>
      <w:proofErr w:type="spellEnd"/>
      <w:r w:rsidR="00A12B2E" w:rsidRPr="0087198A">
        <w:rPr>
          <w:rFonts w:eastAsia="Times New Roman"/>
          <w:sz w:val="24"/>
          <w:szCs w:val="24"/>
        </w:rPr>
        <w:t xml:space="preserve">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 xml:space="preserve">reduction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23926978" w:rsidR="00033AD2" w:rsidRPr="0087198A" w:rsidRDefault="00981D83" w:rsidP="00033AD2">
      <w:pPr>
        <w:spacing w:after="160" w:line="480" w:lineRule="auto"/>
        <w:ind w:firstLine="720"/>
        <w:jc w:val="both"/>
        <w:rPr>
          <w:rFonts w:eastAsia="Times New Roman"/>
          <w:sz w:val="24"/>
          <w:szCs w:val="24"/>
        </w:rPr>
      </w:pPr>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proofErr w:type="spellStart"/>
      <w:r w:rsidRPr="0087198A">
        <w:rPr>
          <w:sz w:val="24"/>
        </w:rPr>
        <w:t>magnetometry</w:t>
      </w:r>
      <w:proofErr w:type="spellEnd"/>
      <w:r w:rsidRPr="0087198A">
        <w:rPr>
          <w:sz w:val="24"/>
        </w:rPr>
        <w:t xml:space="preserve"> is sensitive to </w:t>
      </w:r>
      <w:r w:rsidR="00A12B2E" w:rsidRPr="0087198A">
        <w:rPr>
          <w:rFonts w:eastAsia="Times New Roman"/>
          <w:sz w:val="24"/>
          <w:szCs w:val="24"/>
        </w:rPr>
        <w:t>the</w:t>
      </w:r>
      <w:r w:rsidRPr="0087198A">
        <w:rPr>
          <w:sz w:val="24"/>
        </w:rPr>
        <w:t xml:space="preserve"> </w:t>
      </w:r>
      <w:proofErr w:type="spellStart"/>
      <w:r w:rsidRPr="0087198A">
        <w:rPr>
          <w:sz w:val="24"/>
        </w:rPr>
        <w:t>Meissner</w:t>
      </w:r>
      <w:proofErr w:type="spellEnd"/>
      <w:r w:rsidRPr="0087198A">
        <w:rPr>
          <w:sz w:val="24"/>
        </w:rPr>
        <w:t xml:space="preserve">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The different temperature dependence observed in </w:t>
      </w:r>
      <w:proofErr w:type="spellStart"/>
      <w:r w:rsidRPr="0087198A">
        <w:rPr>
          <w:sz w:val="24"/>
        </w:rPr>
        <w:t>magnetometry</w:t>
      </w:r>
      <w:proofErr w:type="spellEnd"/>
      <w:r w:rsidRPr="0087198A">
        <w:rPr>
          <w:sz w:val="24"/>
        </w:rPr>
        <w:t xml:space="preserve"> and resistivity therefore reflects </w:t>
      </w:r>
      <w:r w:rsidR="00A12B2E" w:rsidRPr="0087198A">
        <w:rPr>
          <w:rFonts w:eastAsia="Times New Roman"/>
          <w:sz w:val="24"/>
          <w:szCs w:val="24"/>
        </w:rPr>
        <w:t xml:space="preserve">the </w:t>
      </w:r>
      <w:proofErr w:type="spellStart"/>
      <w:r w:rsidR="00A12B2E" w:rsidRPr="0087198A">
        <w:rPr>
          <w:rFonts w:eastAsia="Times New Roman"/>
          <w:sz w:val="24"/>
          <w:szCs w:val="24"/>
        </w:rPr>
        <w:t>inhomogeneities</w:t>
      </w:r>
      <w:proofErr w:type="spellEnd"/>
      <w:r w:rsidR="00A12B2E" w:rsidRPr="0087198A">
        <w:rPr>
          <w:rFonts w:eastAsia="Times New Roman"/>
          <w:sz w:val="24"/>
          <w:szCs w:val="24"/>
        </w:rPr>
        <w:t xml:space="preserve">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w:t>
      </w:r>
      <w:proofErr w:type="spellStart"/>
      <w:r w:rsidRPr="0087198A">
        <w:rPr>
          <w:sz w:val="24"/>
        </w:rPr>
        <w:t>magnetometry</w:t>
      </w:r>
      <w:proofErr w:type="spellEnd"/>
      <w:r w:rsidRPr="0087198A">
        <w:rPr>
          <w:sz w:val="24"/>
        </w:rPr>
        <w:t xml:space="preserve">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stabi</w:t>
      </w:r>
      <w:proofErr w:type="spellStart"/>
      <w:r w:rsidR="00033AD2" w:rsidRPr="0087198A">
        <w:rPr>
          <w:sz w:val="24"/>
        </w:rPr>
        <w:t>lized</w:t>
      </w:r>
      <w:proofErr w:type="spellEnd"/>
      <w:r w:rsidR="00033AD2" w:rsidRPr="0087198A">
        <w:rPr>
          <w:sz w:val="24"/>
        </w:rPr>
        <w:t xml:space="preserve">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 most of the film possesses the </w:t>
      </w:r>
      <w:r w:rsidR="004E170D" w:rsidRPr="0087198A">
        <w:rPr>
          <w:rFonts w:eastAsia="Times New Roman"/>
          <w:sz w:val="24"/>
          <w:szCs w:val="24"/>
        </w:rPr>
        <w:t>as-made 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thus</w:t>
      </w:r>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proofErr w:type="spellStart"/>
      <w:r w:rsidR="004E170D" w:rsidRPr="0087198A">
        <w:rPr>
          <w:rFonts w:eastAsia="Times New Roman"/>
          <w:sz w:val="24"/>
          <w:szCs w:val="24"/>
        </w:rPr>
        <w:t>Meissner</w:t>
      </w:r>
      <w:proofErr w:type="spellEnd"/>
      <w:r w:rsidR="004E170D" w:rsidRPr="0087198A">
        <w:rPr>
          <w:rFonts w:eastAsia="Times New Roman"/>
          <w:sz w:val="24"/>
          <w:szCs w:val="24"/>
        </w:rPr>
        <w:t xml:space="preserve"> effect shows a much lower </w:t>
      </w:r>
      <w:proofErr w:type="spellStart"/>
      <w:r w:rsidR="004E170D" w:rsidRPr="0087198A">
        <w:rPr>
          <w:rFonts w:eastAsia="Times New Roman"/>
          <w:i/>
          <w:sz w:val="24"/>
          <w:szCs w:val="24"/>
        </w:rPr>
        <w:t>T</w:t>
      </w:r>
      <w:r w:rsidR="004E170D" w:rsidRPr="0087198A">
        <w:rPr>
          <w:rFonts w:eastAsia="Times New Roman"/>
          <w:i/>
          <w:sz w:val="24"/>
          <w:szCs w:val="24"/>
          <w:vertAlign w:val="subscript"/>
        </w:rPr>
        <w:t>c</w:t>
      </w:r>
      <w:proofErr w:type="spellEnd"/>
      <w:r w:rsidR="004832E9" w:rsidRPr="0087198A">
        <w:rPr>
          <w:rFonts w:eastAsia="Times New Roman"/>
          <w:sz w:val="24"/>
          <w:szCs w:val="24"/>
        </w:rPr>
        <w:t xml:space="preserve"> with a more gradual transition.</w:t>
      </w:r>
      <w:del w:id="17" w:author="" w:date="2018-10-16T00:05:00Z">
        <w:r w:rsidR="0020115A" w:rsidRPr="0087198A" w:rsidDel="00DF4817">
          <w:rPr>
            <w:rFonts w:eastAsia="Times New Roman"/>
            <w:sz w:val="24"/>
            <w:szCs w:val="24"/>
          </w:rPr>
          <w:delText xml:space="preserve"> </w:delText>
        </w:r>
        <w:r w:rsidR="00033AD2" w:rsidRPr="0087198A" w:rsidDel="00DF4817">
          <w:rPr>
            <w:rFonts w:eastAsia="Times New Roman"/>
            <w:sz w:val="24"/>
            <w:szCs w:val="24"/>
          </w:rPr>
          <w:delText xml:space="preserve"> </w:delText>
        </w:r>
      </w:del>
      <w:ins w:id="18" w:author="" w:date="2018-10-16T00:05:00Z">
        <w:r w:rsidR="00DF4817">
          <w:rPr>
            <w:rFonts w:eastAsia="Times New Roman"/>
            <w:sz w:val="24"/>
            <w:szCs w:val="24"/>
          </w:rPr>
          <w:t xml:space="preserve"> </w:t>
        </w:r>
      </w:ins>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n even more gradual</w:t>
      </w:r>
      <w:r w:rsidR="00033AD2" w:rsidRPr="0087198A">
        <w:rPr>
          <w:sz w:val="24"/>
        </w:rPr>
        <w:t xml:space="preserve"> 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w:t>
      </w:r>
      <w:proofErr w:type="spellStart"/>
      <w:r w:rsidR="00033AD2" w:rsidRPr="0087198A">
        <w:rPr>
          <w:sz w:val="24"/>
        </w:rPr>
        <w:t>magnetometry</w:t>
      </w:r>
      <w:proofErr w:type="spellEnd"/>
      <w:r w:rsidR="00033AD2" w:rsidRPr="0087198A">
        <w:rPr>
          <w:sz w:val="24"/>
        </w:rPr>
        <w:t xml:space="preserve">,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 xml:space="preserve">oxygen </w:t>
      </w:r>
      <w:r w:rsidR="001C4AB8" w:rsidRPr="0087198A">
        <w:rPr>
          <w:rFonts w:eastAsia="Times New Roman"/>
          <w:sz w:val="24"/>
          <w:szCs w:val="24"/>
        </w:rPr>
        <w:lastRenderedPageBreak/>
        <w:t>deficient</w:t>
      </w:r>
      <w:r w:rsidR="006A349B" w:rsidRPr="0087198A">
        <w:rPr>
          <w:rFonts w:eastAsia="Times New Roman"/>
          <w:sz w:val="24"/>
          <w:szCs w:val="24"/>
        </w:rPr>
        <w:t xml:space="preserve"> phase</w:t>
      </w:r>
      <w:r w:rsidR="001C4AB8" w:rsidRPr="0087198A">
        <w:rPr>
          <w:rFonts w:eastAsia="Times New Roman"/>
          <w:sz w:val="24"/>
          <w:szCs w:val="24"/>
        </w:rPr>
        <w:t>s</w:t>
      </w:r>
      <w:r w:rsidR="00033AD2" w:rsidRPr="0087198A">
        <w:rPr>
          <w:sz w:val="24"/>
        </w:rPr>
        <w:t xml:space="preserve"> 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w:t>
      </w:r>
      <w:proofErr w:type="spellStart"/>
      <w:r w:rsidR="00033AD2" w:rsidRPr="0087198A">
        <w:rPr>
          <w:sz w:val="24"/>
        </w:rPr>
        <w:t>magnetometry</w:t>
      </w:r>
      <w:proofErr w:type="spellEnd"/>
      <w:r w:rsidR="00033AD2" w:rsidRPr="0087198A">
        <w:rPr>
          <w:sz w:val="24"/>
        </w:rPr>
        <w:t xml:space="preserve">,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2A10DE83" w:rsidR="00033AD2" w:rsidRPr="0087198A" w:rsidRDefault="00033AD2" w:rsidP="00033AD2">
      <w:pPr>
        <w:spacing w:after="160" w:line="480" w:lineRule="auto"/>
        <w:ind w:firstLine="720"/>
        <w:jc w:val="both"/>
        <w:rPr>
          <w:rFonts w:eastAsia="Times New Roman"/>
          <w:sz w:val="24"/>
          <w:szCs w:val="24"/>
        </w:rPr>
      </w:pPr>
      <w:bookmarkStart w:id="19" w:name="_2et92p0" w:colFirst="0" w:colLast="0"/>
      <w:bookmarkEnd w:id="19"/>
      <w:r w:rsidRPr="0087198A">
        <w:rPr>
          <w:rFonts w:eastAsia="Times New Roman"/>
          <w:sz w:val="24"/>
          <w:szCs w:val="24"/>
        </w:rPr>
        <w:t xml:space="preserve">The </w:t>
      </w:r>
      <w:proofErr w:type="spellStart"/>
      <w:r w:rsidRPr="0087198A">
        <w:rPr>
          <w:rFonts w:eastAsia="Times New Roman"/>
          <w:sz w:val="24"/>
          <w:szCs w:val="24"/>
        </w:rPr>
        <w:t>Gd</w:t>
      </w:r>
      <w:proofErr w:type="spellEnd"/>
      <w:r w:rsidRPr="0087198A">
        <w:rPr>
          <w:rFonts w:eastAsia="Times New Roman"/>
          <w:sz w:val="24"/>
          <w:szCs w:val="24"/>
        </w:rPr>
        <w:t xml:space="preserve"> capping layer is expected to extract oxygen from the YBCO, resulting in the structural changes that were observed in XRD patterns. Cross-sectional high-angle annular dark field</w:t>
      </w:r>
      <w:ins w:id="20" w:author="" w:date="2018-10-16T00:09:00Z">
        <w:r w:rsidR="00DF4817">
          <w:rPr>
            <w:rFonts w:eastAsia="Times New Roman"/>
            <w:sz w:val="24"/>
            <w:szCs w:val="24"/>
          </w:rPr>
          <w:t xml:space="preserve"> (HAADF)</w:t>
        </w:r>
      </w:ins>
      <w:del w:id="21" w:author="" w:date="2018-10-16T00:09:00Z">
        <w:r w:rsidRPr="0087198A" w:rsidDel="00DF4817">
          <w:rPr>
            <w:rFonts w:eastAsia="Times New Roman"/>
            <w:sz w:val="24"/>
            <w:szCs w:val="24"/>
          </w:rPr>
          <w:delText xml:space="preserve"> </w:delText>
        </w:r>
      </w:del>
      <w:ins w:id="22" w:author="" w:date="2018-10-16T00:09:00Z">
        <w:r w:rsidR="00DF4817">
          <w:rPr>
            <w:rFonts w:eastAsia="Times New Roman"/>
            <w:sz w:val="24"/>
            <w:szCs w:val="24"/>
          </w:rPr>
          <w:t xml:space="preserve"> images </w:t>
        </w:r>
      </w:ins>
      <w:del w:id="23" w:author="" w:date="2018-10-16T00:09:00Z">
        <w:r w:rsidRPr="0087198A" w:rsidDel="00DF4817">
          <w:rPr>
            <w:rFonts w:eastAsia="Times New Roman"/>
            <w:sz w:val="24"/>
            <w:szCs w:val="24"/>
          </w:rPr>
          <w:delText xml:space="preserve">scanning transmission electron microscopy (HAADF-STEM) images </w:delText>
        </w:r>
      </w:del>
      <w:r w:rsidRPr="0087198A">
        <w:rPr>
          <w:rFonts w:eastAsia="Times New Roman"/>
          <w:sz w:val="24"/>
          <w:szCs w:val="24"/>
        </w:rPr>
        <w:t>of the as-grown film at the STO/YBCO interface</w:t>
      </w:r>
      <w:ins w:id="24" w:author="" w:date="2018-10-16T00:10:00Z">
        <w:r w:rsidR="00DF4817">
          <w:rPr>
            <w:rFonts w:eastAsia="Times New Roman"/>
            <w:sz w:val="24"/>
            <w:szCs w:val="24"/>
          </w:rPr>
          <w:t xml:space="preserv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w:t>
        </w:r>
        <w:proofErr w:type="gramStart"/>
        <w:r w:rsidR="00DF4817" w:rsidRPr="0087198A">
          <w:rPr>
            <w:rFonts w:eastAsia="Times New Roman"/>
            <w:sz w:val="24"/>
            <w:szCs w:val="24"/>
          </w:rPr>
          <w:t xml:space="preserve">) </w:t>
        </w:r>
      </w:ins>
      <w:r w:rsidRPr="0087198A">
        <w:rPr>
          <w:rFonts w:eastAsia="Times New Roman"/>
          <w:sz w:val="24"/>
          <w:szCs w:val="24"/>
        </w:rPr>
        <w:t xml:space="preserve"> show</w:t>
      </w:r>
      <w:proofErr w:type="gramEnd"/>
      <w:r w:rsidRPr="0087198A">
        <w:rPr>
          <w:rFonts w:eastAsia="Times New Roman"/>
          <w:sz w:val="24"/>
          <w:szCs w:val="24"/>
        </w:rPr>
        <w:t xml:space="preserve"> flat, epitaxial 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 xml:space="preserve">The </w:t>
      </w:r>
      <w:proofErr w:type="spellStart"/>
      <w:r w:rsidR="0095185F" w:rsidRPr="0087198A">
        <w:rPr>
          <w:rFonts w:eastAsia="Times New Roman"/>
          <w:sz w:val="24"/>
          <w:szCs w:val="24"/>
        </w:rPr>
        <w:t>CuO</w:t>
      </w:r>
      <w:proofErr w:type="spellEnd"/>
      <w:r w:rsidR="0095185F" w:rsidRPr="0087198A">
        <w:rPr>
          <w:rFonts w:eastAsia="Times New Roman"/>
          <w:sz w:val="24"/>
          <w:szCs w:val="24"/>
        </w:rPr>
        <w:t xml:space="preserve"> chain</w:t>
      </w:r>
      <w:ins w:id="25" w:author="" w:date="2018-10-16T00:10:00Z">
        <w:r w:rsidR="00DF4817">
          <w:rPr>
            <w:rFonts w:eastAsia="Times New Roman"/>
            <w:sz w:val="24"/>
            <w:szCs w:val="24"/>
          </w:rPr>
          <w:t>s</w:t>
        </w:r>
      </w:ins>
      <w:r w:rsidR="0095185F" w:rsidRPr="0087198A">
        <w:rPr>
          <w:rFonts w:eastAsia="Times New Roman"/>
          <w:sz w:val="24"/>
          <w:szCs w:val="24"/>
        </w:rPr>
        <w:t xml:space="preserve"> </w:t>
      </w:r>
      <w:del w:id="26" w:author="" w:date="2018-10-16T00:10:00Z">
        <w:r w:rsidR="0095185F" w:rsidRPr="0087198A" w:rsidDel="00DF4817">
          <w:rPr>
            <w:rFonts w:eastAsia="Times New Roman"/>
            <w:sz w:val="24"/>
            <w:szCs w:val="24"/>
          </w:rPr>
          <w:delText xml:space="preserve">is </w:delText>
        </w:r>
      </w:del>
      <w:ins w:id="27" w:author="" w:date="2018-10-16T00:10:00Z">
        <w:r w:rsidR="00DF4817">
          <w:rPr>
            <w:rFonts w:eastAsia="Times New Roman"/>
            <w:sz w:val="24"/>
            <w:szCs w:val="24"/>
          </w:rPr>
          <w:t>are clearly</w:t>
        </w:r>
        <w:r w:rsidR="00DF4817" w:rsidRPr="0087198A">
          <w:rPr>
            <w:rFonts w:eastAsia="Times New Roman"/>
            <w:sz w:val="24"/>
            <w:szCs w:val="24"/>
          </w:rPr>
          <w:t xml:space="preserve"> </w:t>
        </w:r>
      </w:ins>
      <w:r w:rsidR="0095185F" w:rsidRPr="0087198A">
        <w:rPr>
          <w:rFonts w:eastAsia="Times New Roman"/>
          <w:sz w:val="24"/>
          <w:szCs w:val="24"/>
        </w:rPr>
        <w:t xml:space="preserve">manifested as </w:t>
      </w:r>
      <w:del w:id="28" w:author="" w:date="2018-10-16T00:10:00Z">
        <w:r w:rsidR="0095185F" w:rsidRPr="0087198A" w:rsidDel="00DF4817">
          <w:rPr>
            <w:rFonts w:eastAsia="Times New Roman"/>
            <w:sz w:val="24"/>
            <w:szCs w:val="24"/>
          </w:rPr>
          <w:delText xml:space="preserve">a </w:delText>
        </w:r>
      </w:del>
      <w:r w:rsidR="0095185F" w:rsidRPr="0087198A">
        <w:rPr>
          <w:rFonts w:eastAsia="Times New Roman"/>
          <w:sz w:val="24"/>
          <w:szCs w:val="24"/>
        </w:rPr>
        <w:t>dark</w:t>
      </w:r>
      <w:ins w:id="29" w:author="" w:date="2018-10-16T00:10:00Z">
        <w:r w:rsidR="00DF4817">
          <w:rPr>
            <w:rFonts w:eastAsia="Times New Roman"/>
            <w:sz w:val="24"/>
            <w:szCs w:val="24"/>
          </w:rPr>
          <w:t>er</w:t>
        </w:r>
      </w:ins>
      <w:r w:rsidR="0095185F" w:rsidRPr="0087198A">
        <w:rPr>
          <w:rFonts w:eastAsia="Times New Roman"/>
          <w:sz w:val="24"/>
          <w:szCs w:val="24"/>
        </w:rPr>
        <w:t xml:space="preserve"> contrast region</w:t>
      </w:r>
      <w:ins w:id="30" w:author="" w:date="2018-10-16T00:10:00Z">
        <w:r w:rsidR="00DF4817">
          <w:rPr>
            <w:rFonts w:eastAsia="Times New Roman"/>
            <w:sz w:val="24"/>
            <w:szCs w:val="24"/>
          </w:rPr>
          <w:t>s located</w:t>
        </w:r>
      </w:ins>
      <w:r w:rsidR="0095185F" w:rsidRPr="0087198A">
        <w:rPr>
          <w:rFonts w:eastAsia="Times New Roman"/>
          <w:sz w:val="24"/>
          <w:szCs w:val="24"/>
        </w:rPr>
        <w:t xml:space="preserve"> between </w:t>
      </w:r>
      <w:del w:id="31" w:author="" w:date="2018-10-16T00:10:00Z">
        <w:r w:rsidR="00365252" w:rsidRPr="0087198A" w:rsidDel="00DF4817">
          <w:rPr>
            <w:rFonts w:eastAsia="Times New Roman"/>
            <w:sz w:val="24"/>
            <w:szCs w:val="24"/>
          </w:rPr>
          <w:delText>bright contrast “</w:delText>
        </w:r>
      </w:del>
      <w:proofErr w:type="spellStart"/>
      <w:r w:rsidR="00365252" w:rsidRPr="0087198A">
        <w:rPr>
          <w:rFonts w:eastAsia="Times New Roman"/>
          <w:sz w:val="24"/>
          <w:szCs w:val="24"/>
        </w:rPr>
        <w:t>perovskite</w:t>
      </w:r>
      <w:proofErr w:type="spellEnd"/>
      <w:r w:rsidR="00365252" w:rsidRPr="0087198A">
        <w:rPr>
          <w:rFonts w:eastAsia="Times New Roman"/>
          <w:sz w:val="24"/>
          <w:szCs w:val="24"/>
        </w:rPr>
        <w:t xml:space="preserve"> blocks</w:t>
      </w:r>
      <w:ins w:id="32" w:author="" w:date="2018-10-16T00:10:00Z">
        <w:r w:rsidR="00DF4817">
          <w:rPr>
            <w:rFonts w:eastAsia="Times New Roman"/>
            <w:sz w:val="24"/>
            <w:szCs w:val="24"/>
          </w:rPr>
          <w:t xml:space="preserve"> consisting </w:t>
        </w:r>
      </w:ins>
      <w:del w:id="33" w:author="" w:date="2018-10-16T00:10:00Z">
        <w:r w:rsidR="00365252" w:rsidRPr="0087198A" w:rsidDel="00DF4817">
          <w:rPr>
            <w:rFonts w:eastAsia="Times New Roman"/>
            <w:sz w:val="24"/>
            <w:szCs w:val="24"/>
          </w:rPr>
          <w:delText xml:space="preserve">” </w:delText>
        </w:r>
      </w:del>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ins w:id="34" w:author="" w:date="2018-10-16T00:11:00Z">
        <w:r w:rsidR="00DF4817">
          <w:rPr>
            <w:rFonts w:eastAsia="Times New Roman"/>
            <w:sz w:val="24"/>
            <w:szCs w:val="24"/>
          </w:rPr>
          <w:t>, which exhibit a brighter contrast due to the higher average Z-number</w:t>
        </w:r>
      </w:ins>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proofErr w:type="spellStart"/>
      <w:r w:rsidR="0064427C" w:rsidRPr="0087198A">
        <w:rPr>
          <w:rFonts w:eastAsia="Times New Roman"/>
          <w:sz w:val="24"/>
          <w:szCs w:val="24"/>
        </w:rPr>
        <w:t>CuO</w:t>
      </w:r>
      <w:proofErr w:type="spellEnd"/>
      <w:r w:rsidR="0064427C" w:rsidRPr="0087198A">
        <w:rPr>
          <w:rFonts w:eastAsia="Times New Roman"/>
          <w:sz w:val="24"/>
          <w:szCs w:val="24"/>
        </w:rPr>
        <w:t xml:space="preserve"> </w:t>
      </w:r>
      <w:r w:rsidR="00510AE4" w:rsidRPr="0087198A">
        <w:rPr>
          <w:rFonts w:eastAsia="Times New Roman"/>
          <w:sz w:val="24"/>
          <w:szCs w:val="24"/>
        </w:rPr>
        <w:t xml:space="preserve">stacking faults, which disrupt the </w:t>
      </w:r>
      <w:r w:rsidR="0096173A" w:rsidRPr="0087198A">
        <w:rPr>
          <w:rFonts w:eastAsia="Times New Roman"/>
          <w:sz w:val="24"/>
          <w:szCs w:val="24"/>
        </w:rPr>
        <w:t xml:space="preserve">YBCO </w:t>
      </w:r>
      <w:proofErr w:type="spellStart"/>
      <w:r w:rsidR="0096173A" w:rsidRPr="0087198A">
        <w:rPr>
          <w:rFonts w:eastAsia="Times New Roman"/>
          <w:sz w:val="24"/>
          <w:szCs w:val="24"/>
        </w:rPr>
        <w:t>epitaxy</w:t>
      </w:r>
      <w:proofErr w:type="spellEnd"/>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 xml:space="preserve">In the </w:t>
      </w:r>
      <w:proofErr w:type="spellStart"/>
      <w:r w:rsidR="0064427C" w:rsidRPr="0087198A">
        <w:rPr>
          <w:rFonts w:eastAsia="Times New Roman"/>
          <w:sz w:val="24"/>
          <w:szCs w:val="24"/>
        </w:rPr>
        <w:t>Gd</w:t>
      </w:r>
      <w:proofErr w:type="spellEnd"/>
      <w:r w:rsidR="0064427C" w:rsidRPr="0087198A">
        <w:rPr>
          <w:rFonts w:eastAsia="Times New Roman"/>
          <w:sz w:val="24"/>
          <w:szCs w:val="24"/>
        </w:rPr>
        <w:t xml:space="preserve"> (3 nm)</w:t>
      </w:r>
      <w:r w:rsidR="00763CAF" w:rsidRPr="0087198A">
        <w:rPr>
          <w:rFonts w:eastAsia="Times New Roman"/>
          <w:sz w:val="24"/>
          <w:szCs w:val="24"/>
        </w:rPr>
        <w:t xml:space="preserve"> / 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w:t>
      </w:r>
      <w:proofErr w:type="spellStart"/>
      <w:r w:rsidR="00F623F3" w:rsidRPr="0087198A">
        <w:rPr>
          <w:rFonts w:eastAsia="Times New Roman"/>
          <w:sz w:val="24"/>
          <w:szCs w:val="24"/>
        </w:rPr>
        <w:t>CuO</w:t>
      </w:r>
      <w:proofErr w:type="spellEnd"/>
      <w:r w:rsidR="00F623F3" w:rsidRPr="0087198A">
        <w:rPr>
          <w:rFonts w:eastAsia="Times New Roman"/>
          <w:sz w:val="24"/>
          <w:szCs w:val="24"/>
        </w:rPr>
        <w:t xml:space="preserve"> stacking fault </w:t>
      </w:r>
      <w:ins w:id="35" w:author="" w:date="2018-10-16T00:31:00Z">
        <w:r w:rsidR="006679A3">
          <w:rPr>
            <w:rFonts w:eastAsia="Times New Roman"/>
            <w:sz w:val="24"/>
            <w:szCs w:val="24"/>
          </w:rPr>
          <w:t xml:space="preserve">consisting in multiple </w:t>
        </w:r>
        <w:proofErr w:type="spellStart"/>
        <w:r w:rsidR="006679A3">
          <w:rPr>
            <w:rFonts w:eastAsia="Times New Roman"/>
            <w:sz w:val="24"/>
            <w:szCs w:val="24"/>
          </w:rPr>
          <w:t>CuO</w:t>
        </w:r>
        <w:proofErr w:type="spellEnd"/>
        <w:r w:rsidR="006679A3">
          <w:rPr>
            <w:rFonts w:eastAsia="Times New Roman"/>
            <w:sz w:val="24"/>
            <w:szCs w:val="24"/>
          </w:rPr>
          <w:t xml:space="preserve"> chain layers </w:t>
        </w:r>
      </w:ins>
      <w:r w:rsidR="00F623F3" w:rsidRPr="0087198A">
        <w:rPr>
          <w:rFonts w:eastAsia="Times New Roman"/>
          <w:sz w:val="24"/>
          <w:szCs w:val="24"/>
        </w:rPr>
        <w:t xml:space="preserve">is seen as a wider, dark-contrast region in the middle of bright contrast </w:t>
      </w:r>
      <w:proofErr w:type="spellStart"/>
      <w:r w:rsidR="00F623F3" w:rsidRPr="0087198A">
        <w:rPr>
          <w:rFonts w:eastAsia="Times New Roman"/>
          <w:sz w:val="24"/>
          <w:szCs w:val="24"/>
        </w:rPr>
        <w:t>perovskite</w:t>
      </w:r>
      <w:proofErr w:type="spellEnd"/>
      <w:r w:rsidR="00F623F3" w:rsidRPr="0087198A">
        <w:rPr>
          <w:rFonts w:eastAsia="Times New Roman"/>
          <w:sz w:val="24"/>
          <w:szCs w:val="24"/>
        </w:rPr>
        <w:t xml:space="preserve"> </w:t>
      </w:r>
      <w:commentRangeStart w:id="36"/>
      <w:r w:rsidR="00F623F3" w:rsidRPr="0087198A">
        <w:rPr>
          <w:rFonts w:eastAsia="Times New Roman"/>
          <w:sz w:val="24"/>
          <w:szCs w:val="24"/>
        </w:rPr>
        <w:t>blocks</w:t>
      </w:r>
      <w:commentRangeEnd w:id="36"/>
      <w:r w:rsidR="006679A3">
        <w:rPr>
          <w:rStyle w:val="CommentReference"/>
          <w:rFonts w:eastAsia="Times New Roman"/>
        </w:rPr>
        <w:commentReference w:id="36"/>
      </w:r>
      <w:r w:rsidR="00F623F3" w:rsidRPr="0087198A">
        <w:rPr>
          <w:rFonts w:eastAsia="Times New Roman"/>
          <w:sz w:val="24"/>
          <w:szCs w:val="24"/>
        </w:rPr>
        <w:t>.</w:t>
      </w:r>
      <w:del w:id="37" w:author="" w:date="2018-10-16T00:05:00Z">
        <w:r w:rsidR="00F623F3" w:rsidRPr="0087198A" w:rsidDel="00DF4817">
          <w:rPr>
            <w:rFonts w:eastAsia="Times New Roman"/>
            <w:sz w:val="24"/>
            <w:szCs w:val="24"/>
          </w:rPr>
          <w:delText xml:space="preserve"> </w:delText>
        </w:r>
        <w:r w:rsidR="00510AE4" w:rsidRPr="0087198A" w:rsidDel="00DF4817">
          <w:rPr>
            <w:rFonts w:eastAsia="Times New Roman"/>
            <w:sz w:val="24"/>
            <w:szCs w:val="24"/>
          </w:rPr>
          <w:delText xml:space="preserve"> </w:delText>
        </w:r>
      </w:del>
      <w:ins w:id="38" w:author="" w:date="2018-10-16T00:05:00Z">
        <w:r w:rsidR="00DF4817">
          <w:rPr>
            <w:rFonts w:eastAsia="Times New Roman"/>
            <w:sz w:val="24"/>
            <w:szCs w:val="24"/>
          </w:rPr>
          <w:t xml:space="preserve"> </w:t>
        </w:r>
      </w:ins>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w:t>
      </w:r>
      <w:proofErr w:type="spellStart"/>
      <w:r w:rsidR="006E773B" w:rsidRPr="0087198A">
        <w:rPr>
          <w:rFonts w:eastAsia="Times New Roman"/>
          <w:sz w:val="24"/>
          <w:szCs w:val="24"/>
        </w:rPr>
        <w:t>Gd</w:t>
      </w:r>
      <w:proofErr w:type="spellEnd"/>
      <w:r w:rsidR="006E773B" w:rsidRPr="0087198A">
        <w:rPr>
          <w:rFonts w:eastAsia="Times New Roman"/>
          <w:sz w:val="24"/>
          <w:szCs w:val="24"/>
        </w:rPr>
        <w:t xml:space="preserve">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defects “carve out” the epitaxial YBCO film into smaller crystallites, consistent with the aforementioned </w:t>
      </w:r>
      <w:r w:rsidR="00FE3D6E" w:rsidRPr="0087198A">
        <w:rPr>
          <w:rFonts w:eastAsia="Times New Roman"/>
          <w:sz w:val="24"/>
          <w:szCs w:val="24"/>
        </w:rPr>
        <w:t>much reduced crystallite size</w:t>
      </w:r>
      <w:r w:rsidR="00BD3190" w:rsidRPr="0087198A">
        <w:rPr>
          <w:rFonts w:eastAsia="Times New Roman"/>
          <w:sz w:val="24"/>
          <w:szCs w:val="24"/>
        </w:rPr>
        <w:t xml:space="preserve"> extracted from XRD peak width.</w:t>
      </w:r>
      <w:del w:id="39" w:author="" w:date="2018-10-16T00:05:00Z">
        <w:r w:rsidR="00BD3190" w:rsidRPr="0087198A" w:rsidDel="00DF4817">
          <w:rPr>
            <w:rFonts w:eastAsia="Times New Roman"/>
            <w:sz w:val="24"/>
            <w:szCs w:val="24"/>
          </w:rPr>
          <w:delText xml:space="preserve"> </w:delText>
        </w:r>
        <w:r w:rsidR="00850880" w:rsidRPr="0087198A" w:rsidDel="00DF4817">
          <w:rPr>
            <w:rFonts w:eastAsia="Times New Roman"/>
            <w:sz w:val="24"/>
            <w:szCs w:val="24"/>
          </w:rPr>
          <w:delText xml:space="preserve"> </w:delText>
        </w:r>
      </w:del>
      <w:ins w:id="40" w:author="" w:date="2018-10-16T00:05:00Z">
        <w:r w:rsidR="00DF4817">
          <w:rPr>
            <w:rFonts w:eastAsia="Times New Roman"/>
            <w:sz w:val="24"/>
            <w:szCs w:val="24"/>
          </w:rPr>
          <w:t xml:space="preserve"> </w:t>
        </w:r>
      </w:ins>
      <w:r w:rsidRPr="0087198A">
        <w:rPr>
          <w:rFonts w:eastAsia="Times New Roman"/>
          <w:sz w:val="24"/>
          <w:szCs w:val="24"/>
        </w:rPr>
        <w:t xml:space="preserve">Examples </w:t>
      </w:r>
      <w:r w:rsidRPr="0087198A">
        <w:rPr>
          <w:rFonts w:eastAsia="Times New Roman"/>
          <w:sz w:val="24"/>
          <w:szCs w:val="24"/>
        </w:rPr>
        <w:lastRenderedPageBreak/>
        <w:t xml:space="preserve">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 xml:space="preserve">pulse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w:t>
      </w:r>
      <w:proofErr w:type="spellStart"/>
      <w:r w:rsidRPr="0087198A">
        <w:rPr>
          <w:rFonts w:eastAsia="Times New Roman"/>
          <w:sz w:val="24"/>
          <w:szCs w:val="24"/>
        </w:rPr>
        <w:t>CuO</w:t>
      </w:r>
      <w:proofErr w:type="spellEnd"/>
      <w:r w:rsidRPr="0087198A">
        <w:rPr>
          <w:rFonts w:eastAsia="Times New Roman"/>
          <w:sz w:val="24"/>
          <w:szCs w:val="24"/>
        </w:rPr>
        <w:t xml:space="preserve">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(Y-123, with numbers denoting </w:t>
      </w:r>
      <w:proofErr w:type="spellStart"/>
      <w:r w:rsidRPr="0087198A">
        <w:rPr>
          <w:rFonts w:eastAsia="Times New Roman"/>
          <w:sz w:val="24"/>
          <w:szCs w:val="24"/>
        </w:rPr>
        <w:t>cation</w:t>
      </w:r>
      <w:proofErr w:type="spellEnd"/>
      <w:r w:rsidRPr="0087198A">
        <w:rPr>
          <w:rFonts w:eastAsia="Times New Roman"/>
          <w:sz w:val="24"/>
          <w:szCs w:val="24"/>
        </w:rPr>
        <w:t xml:space="preserve"> stoichiometry), e.g. Y-124 and Y-</w:t>
      </w:r>
      <w:commentRangeStart w:id="41"/>
      <w:r w:rsidRPr="0087198A">
        <w:rPr>
          <w:rFonts w:eastAsia="Times New Roman"/>
          <w:sz w:val="24"/>
          <w:szCs w:val="24"/>
        </w:rPr>
        <w:t>247</w:t>
      </w:r>
      <w:commentRangeEnd w:id="41"/>
      <w:r w:rsidR="00635C1B">
        <w:rPr>
          <w:rStyle w:val="CommentReference"/>
          <w:rFonts w:eastAsia="Times New Roman"/>
        </w:rPr>
        <w:commentReference w:id="41"/>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w:t>
      </w:r>
      <w:proofErr w:type="spellStart"/>
      <w:r w:rsidR="001D5338" w:rsidRPr="0087198A">
        <w:rPr>
          <w:rFonts w:eastAsia="Times New Roman"/>
          <w:sz w:val="24"/>
          <w:szCs w:val="24"/>
        </w:rPr>
        <w:t>CuO</w:t>
      </w:r>
      <w:proofErr w:type="spellEnd"/>
      <w:r w:rsidR="001D5338" w:rsidRPr="0087198A">
        <w:rPr>
          <w:rFonts w:eastAsia="Times New Roman"/>
          <w:sz w:val="24"/>
          <w:szCs w:val="24"/>
        </w:rPr>
        <w:t xml:space="preserve">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A0A08">
        <w:rPr>
          <w:rFonts w:ascii="Cambria Math" w:eastAsia="Times New Roman" w:hAnsi="Cambria Math" w:cs="Cambria Math"/>
          <w:sz w:val="24"/>
          <w:szCs w:val="24"/>
        </w:rPr>
        <w:instrText>≃</w:instrText>
      </w:r>
      <w:r w:rsidR="009A0A0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A0A08">
        <w:rPr>
          <w:rFonts w:ascii="Cambria Math" w:eastAsia="Times New Roman" w:hAnsi="Cambria Math" w:cs="Cambria Math"/>
          <w:sz w:val="24"/>
          <w:szCs w:val="24"/>
        </w:rPr>
        <w:instrText>≃</w:instrText>
      </w:r>
      <w:r w:rsidR="009A0A0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31&lt;/i&gt;–&lt;i&gt;34&lt;/i&gt;)","plainTextFormattedCitation":"(31–34)","previouslyFormattedCitation":"(&lt;i&gt;31&lt;/i&gt;–&lt;i&gt;34&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31</w:t>
      </w:r>
      <w:r w:rsidR="009A0A08" w:rsidRPr="009A0A08">
        <w:rPr>
          <w:rFonts w:eastAsia="Times New Roman"/>
          <w:noProof/>
          <w:sz w:val="24"/>
          <w:szCs w:val="24"/>
        </w:rPr>
        <w:t>–</w:t>
      </w:r>
      <w:r w:rsidR="009A0A08" w:rsidRPr="009A0A08">
        <w:rPr>
          <w:rFonts w:eastAsia="Times New Roman"/>
          <w:i/>
          <w:noProof/>
          <w:sz w:val="24"/>
          <w:szCs w:val="24"/>
        </w:rPr>
        <w:t>34</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11392ECB"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w:t>
      </w:r>
      <w:proofErr w:type="spellStart"/>
      <w:r w:rsidRPr="0087198A">
        <w:rPr>
          <w:rFonts w:eastAsia="Times New Roman"/>
          <w:sz w:val="24"/>
          <w:szCs w:val="24"/>
        </w:rPr>
        <w:t>reflectometry</w:t>
      </w:r>
      <w:proofErr w:type="spellEnd"/>
      <w:r w:rsidRPr="0087198A">
        <w:rPr>
          <w:rFonts w:eastAsia="Times New Roman"/>
          <w:sz w:val="24"/>
          <w:szCs w:val="24"/>
        </w:rPr>
        <w:t xml:space="preserve">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w:proofErr w:type="gramStart"/>
            <m:r>
              <w:rPr>
                <w:rFonts w:ascii="Cambria Math" w:eastAsia="Cambria" w:hAnsi="Cambria Math" w:cs="Cambria"/>
                <w:sz w:val="24"/>
                <w:szCs w:val="24"/>
              </w:rPr>
              <m:t>10</m:t>
            </m:r>
          </m:e>
          <m:sup>
            <m:r>
              <w:rPr>
                <w:rFonts w:ascii="Cambria Math" w:eastAsia="Cambria" w:hAnsi="Cambria Math" w:cs="Cambria"/>
                <w:sz w:val="24"/>
                <w:szCs w:val="24"/>
              </w:rPr>
              <m:t>-4</m:t>
            </m:r>
            <w:proofErr w:type="gramEnd"/>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 xml:space="preserve">goes deeper into the YBCO film as the </w:t>
      </w:r>
      <w:proofErr w:type="spellStart"/>
      <w:r w:rsidR="00161C10" w:rsidRPr="0087198A">
        <w:rPr>
          <w:rFonts w:eastAsia="Times New Roman"/>
          <w:sz w:val="24"/>
          <w:szCs w:val="24"/>
        </w:rPr>
        <w:t>G</w:t>
      </w:r>
      <w:r w:rsidR="009737B4" w:rsidRPr="0087198A">
        <w:rPr>
          <w:rFonts w:eastAsia="Times New Roman"/>
          <w:sz w:val="24"/>
          <w:szCs w:val="24"/>
        </w:rPr>
        <w:t>d</w:t>
      </w:r>
      <w:proofErr w:type="spellEnd"/>
      <w:r w:rsidR="009737B4" w:rsidRPr="0087198A">
        <w:rPr>
          <w:rFonts w:eastAsia="Times New Roman"/>
          <w:sz w:val="24"/>
          <w:szCs w:val="24"/>
        </w:rPr>
        <w:t xml:space="preserve">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w:t>
      </w:r>
      <w:proofErr w:type="spellStart"/>
      <w:r w:rsidRPr="0087198A">
        <w:rPr>
          <w:rFonts w:eastAsia="Times New Roman"/>
          <w:sz w:val="24"/>
          <w:szCs w:val="24"/>
        </w:rPr>
        <w:t>Gd</w:t>
      </w:r>
      <w:proofErr w:type="spellEnd"/>
      <w:r w:rsidRPr="0087198A">
        <w:rPr>
          <w:rFonts w:eastAsia="Times New Roman"/>
          <w:sz w:val="24"/>
          <w:szCs w:val="24"/>
        </w:rPr>
        <w:t xml:space="preserve">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w:t>
      </w:r>
      <w:proofErr w:type="spellStart"/>
      <w:r w:rsidRPr="0087198A">
        <w:rPr>
          <w:rFonts w:eastAsia="Times New Roman"/>
          <w:sz w:val="24"/>
          <w:szCs w:val="24"/>
        </w:rPr>
        <w:t>Gd</w:t>
      </w:r>
      <w:proofErr w:type="spellEnd"/>
      <w:r w:rsidRPr="0087198A">
        <w:rPr>
          <w:rFonts w:eastAsia="Times New Roman"/>
          <w:sz w:val="24"/>
          <w:szCs w:val="24"/>
        </w:rPr>
        <w:t xml:space="preserve">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w:t>
      </w:r>
      <w:proofErr w:type="spellStart"/>
      <w:r w:rsidRPr="0087198A">
        <w:rPr>
          <w:rFonts w:eastAsia="Times New Roman"/>
          <w:sz w:val="24"/>
          <w:szCs w:val="24"/>
        </w:rPr>
        <w:t>Gd</w:t>
      </w:r>
      <w:proofErr w:type="spellEnd"/>
      <w:r w:rsidRPr="0087198A">
        <w:rPr>
          <w:rFonts w:eastAsia="Times New Roman"/>
          <w:sz w:val="24"/>
          <w:szCs w:val="24"/>
        </w:rPr>
        <w:t xml:space="preserve"> </w:t>
      </w:r>
      <w:proofErr w:type="spellStart"/>
      <w:r w:rsidRPr="0087198A">
        <w:rPr>
          <w:rFonts w:eastAsia="Times New Roman"/>
          <w:sz w:val="24"/>
          <w:szCs w:val="24"/>
        </w:rPr>
        <w:t>interdiffusion</w:t>
      </w:r>
      <w:proofErr w:type="spellEnd"/>
      <w:r w:rsidRPr="0087198A">
        <w:rPr>
          <w:rFonts w:eastAsia="Times New Roman"/>
          <w:sz w:val="24"/>
          <w:szCs w:val="24"/>
        </w:rPr>
        <w:t>.</w:t>
      </w:r>
    </w:p>
    <w:p w14:paraId="4FD9B827" w14:textId="5CEB0050" w:rsidR="00033AD2" w:rsidRPr="0087198A" w:rsidRDefault="00033AD2" w:rsidP="00033AD2">
      <w:pPr>
        <w:spacing w:after="160" w:line="480" w:lineRule="auto"/>
        <w:ind w:firstLine="720"/>
        <w:jc w:val="both"/>
        <w:rPr>
          <w:rFonts w:ascii="Calibri" w:hAnsi="Calibri" w:cs="Calibri"/>
          <w:sz w:val="24"/>
          <w:szCs w:val="24"/>
        </w:rPr>
      </w:pPr>
      <w:bookmarkStart w:id="42" w:name="_tyjcwt" w:colFirst="0" w:colLast="0"/>
      <w:bookmarkEnd w:id="42"/>
      <w:r w:rsidRPr="0087198A">
        <w:rPr>
          <w:rFonts w:eastAsia="Times New Roman"/>
          <w:sz w:val="24"/>
          <w:szCs w:val="24"/>
        </w:rPr>
        <w:lastRenderedPageBreak/>
        <w:t xml:space="preserve">While the PNR results are consistent with the extraction of oxygen from the YBCO, fluorescence yield (FY) XAS measurements performed at the Cu </w:t>
      </w:r>
      <w:r w:rsidRPr="0087198A">
        <w:rPr>
          <w:rFonts w:eastAsia="Times New Roman"/>
          <w:i/>
          <w:sz w:val="24"/>
          <w:szCs w:val="24"/>
        </w:rPr>
        <w:t>L</w:t>
      </w:r>
      <w:r w:rsidRPr="0087198A">
        <w:rPr>
          <w:rFonts w:eastAsia="Times New Roman"/>
          <w:sz w:val="24"/>
          <w:szCs w:val="24"/>
          <w:vertAlign w:val="subscript"/>
        </w:rPr>
        <w:t>2</w:t>
      </w:r>
      <w:proofErr w:type="gramStart"/>
      <w:r w:rsidRPr="0087198A">
        <w:rPr>
          <w:rFonts w:eastAsia="Times New Roman"/>
          <w:sz w:val="24"/>
          <w:szCs w:val="24"/>
          <w:vertAlign w:val="subscript"/>
        </w:rPr>
        <w:t>,3</w:t>
      </w:r>
      <w:proofErr w:type="gramEnd"/>
      <w:r w:rsidRPr="0087198A">
        <w:rPr>
          <w:rFonts w:eastAsia="Times New Roman"/>
          <w:sz w:val="24"/>
          <w:szCs w:val="24"/>
        </w:rPr>
        <w:t>-edges directly confirm a change in the Cu valence resultant from the oxygen extraction. The XA</w:t>
      </w:r>
      <w:r w:rsidR="000D3A7D" w:rsidRPr="0087198A">
        <w:rPr>
          <w:rFonts w:eastAsia="Times New Roman"/>
          <w:sz w:val="24"/>
          <w:szCs w:val="24"/>
        </w:rPr>
        <w:t>S</w:t>
      </w:r>
      <w:r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Pr="0087198A">
        <w:rPr>
          <w:rFonts w:eastAsia="Times New Roman"/>
          <w:sz w:val="24"/>
          <w:szCs w:val="24"/>
        </w:rPr>
        <w:t xml:space="preserve">Similar spectral shifts reported in other oxygen-deficient </w:t>
      </w:r>
      <w:proofErr w:type="spellStart"/>
      <w:r w:rsidRPr="0087198A">
        <w:rPr>
          <w:rFonts w:eastAsia="Times New Roman"/>
          <w:sz w:val="24"/>
          <w:szCs w:val="24"/>
        </w:rPr>
        <w:t>perovskite</w:t>
      </w:r>
      <w:proofErr w:type="spellEnd"/>
      <w:r w:rsidRPr="0087198A">
        <w:rPr>
          <w:rFonts w:eastAsia="Times New Roman"/>
          <w:sz w:val="24"/>
          <w:szCs w:val="24"/>
        </w:rPr>
        <w:t xml:space="preserve"> systems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36)","previouslyFormattedCitation":"(&lt;i&gt;35&lt;/i&gt;, &lt;i&gt;36&lt;/i&gt;)"},"properties":{"noteIndex":0},"schema":"https://github.com/citation-style-language/schema/raw/master/csl-citation.json"}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35</w:t>
      </w:r>
      <w:r w:rsidR="009A0A08" w:rsidRPr="009A0A08">
        <w:rPr>
          <w:rFonts w:eastAsia="Times New Roman"/>
          <w:noProof/>
          <w:sz w:val="24"/>
          <w:szCs w:val="24"/>
        </w:rPr>
        <w:t xml:space="preserve">, </w:t>
      </w:r>
      <w:r w:rsidR="009A0A08" w:rsidRPr="009A0A08">
        <w:rPr>
          <w:rFonts w:eastAsia="Times New Roman"/>
          <w:i/>
          <w:noProof/>
          <w:sz w:val="24"/>
          <w:szCs w:val="24"/>
        </w:rPr>
        <w:t>36</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ascii="Calibri" w:hAnsi="Calibri" w:cs="Calibri"/>
          <w:sz w:val="24"/>
          <w:szCs w:val="24"/>
        </w:rPr>
        <w:t xml:space="preserve"> </w:t>
      </w:r>
      <w:r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 xml:space="preserve">around 933 </w:t>
      </w:r>
      <w:proofErr w:type="spellStart"/>
      <w:r w:rsidR="00CD569B" w:rsidRPr="0087198A">
        <w:rPr>
          <w:rFonts w:eastAsia="Times New Roman"/>
          <w:sz w:val="24"/>
          <w:szCs w:val="24"/>
        </w:rPr>
        <w:t>e</w:t>
      </w:r>
      <w:r w:rsidRPr="0087198A">
        <w:rPr>
          <w:rFonts w:eastAsia="Times New Roman"/>
          <w:sz w:val="24"/>
          <w:szCs w:val="24"/>
        </w:rPr>
        <w:t>V</w:t>
      </w:r>
      <w:proofErr w:type="spellEnd"/>
      <w:r w:rsidRPr="0087198A">
        <w:rPr>
          <w:rFonts w:eastAsia="Times New Roman"/>
          <w:sz w:val="24"/>
          <w:szCs w:val="24"/>
        </w:rPr>
        <w:t xml:space="preserve">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Pr="0087198A">
        <w:rPr>
          <w:rFonts w:eastAsia="Times New Roman"/>
          <w:sz w:val="24"/>
          <w:szCs w:val="24"/>
        </w:rPr>
        <w:t xml:space="preserve">, a feature characteristic of lower-valence ligand states present in </w:t>
      </w:r>
      <w:proofErr w:type="spellStart"/>
      <w:r w:rsidRPr="0087198A">
        <w:rPr>
          <w:rFonts w:eastAsia="Times New Roman"/>
          <w:sz w:val="24"/>
          <w:szCs w:val="24"/>
        </w:rPr>
        <w:t>CuO</w:t>
      </w:r>
      <w:proofErr w:type="spellEnd"/>
      <w:r w:rsidRPr="0087198A">
        <w:rPr>
          <w:rFonts w:eastAsia="Times New Roman"/>
          <w:sz w:val="24"/>
          <w:szCs w:val="24"/>
        </w:rPr>
        <w:t xml:space="preserve"> chains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9A0A08">
        <w:rPr>
          <w:rFonts w:ascii="Cambria Math" w:eastAsia="Times New Roman" w:hAnsi="Cambria Math" w:cs="Cambria Math"/>
          <w:sz w:val="24"/>
          <w:szCs w:val="24"/>
        </w:rPr>
        <w:instrText>∼</w:instrText>
      </w:r>
      <w:r w:rsidR="009A0A08">
        <w:rPr>
          <w:rFonts w:eastAsia="Times New Roman"/>
          <w:sz w:val="24"/>
          <w:szCs w:val="24"/>
        </w:rPr>
        <w:instrText>7have been measured. Evidence for the strong localization of valence Cu 3d electrons is indicated by the Coulomb interaction Ucd</w:instrText>
      </w:r>
      <w:r w:rsidR="009A0A08">
        <w:rPr>
          <w:rFonts w:ascii="Cambria Math" w:eastAsia="Times New Roman" w:hAnsi="Cambria Math" w:cs="Cambria Math"/>
          <w:sz w:val="24"/>
          <w:szCs w:val="24"/>
        </w:rPr>
        <w:instrText>∼</w:instrText>
      </w:r>
      <w:r w:rsidR="009A0A0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A0A08">
        <w:rPr>
          <w:rFonts w:ascii="Cambria Math" w:eastAsia="Times New Roman" w:hAnsi="Cambria Math" w:cs="Cambria Math"/>
          <w:sz w:val="24"/>
          <w:szCs w:val="24"/>
        </w:rPr>
        <w:instrText>∼</w:instrText>
      </w:r>
      <w:r w:rsidR="009A0A0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&lt;i&gt;37&lt;/i&gt;–&lt;i&gt;39&lt;/i&gt;)","plainTextFormattedCitation":"(8, 37–39)","previouslyFormattedCitation":"(&lt;i&gt;8&lt;/i&gt;, &lt;i&gt;37&lt;/i&gt;–&lt;i&gt;39&lt;/i&gt;)"},"properties":{"noteIndex":0},"schema":"https://github.com/citation-style-language/schema/raw/master/csl-citation.json"}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8</w:t>
      </w:r>
      <w:r w:rsidR="009A0A08" w:rsidRPr="009A0A08">
        <w:rPr>
          <w:rFonts w:eastAsia="Times New Roman"/>
          <w:noProof/>
          <w:sz w:val="24"/>
          <w:szCs w:val="24"/>
        </w:rPr>
        <w:t xml:space="preserve">, </w:t>
      </w:r>
      <w:r w:rsidR="009A0A08" w:rsidRPr="009A0A08">
        <w:rPr>
          <w:rFonts w:eastAsia="Times New Roman"/>
          <w:i/>
          <w:noProof/>
          <w:sz w:val="24"/>
          <w:szCs w:val="24"/>
        </w:rPr>
        <w:t>37</w:t>
      </w:r>
      <w:r w:rsidR="009A0A08" w:rsidRPr="009A0A08">
        <w:rPr>
          <w:rFonts w:eastAsia="Times New Roman"/>
          <w:noProof/>
          <w:sz w:val="24"/>
          <w:szCs w:val="24"/>
        </w:rPr>
        <w:t>–</w:t>
      </w:r>
      <w:r w:rsidR="009A0A08" w:rsidRPr="009A0A08">
        <w:rPr>
          <w:rFonts w:eastAsia="Times New Roman"/>
          <w:i/>
          <w:noProof/>
          <w:sz w:val="24"/>
          <w:szCs w:val="24"/>
        </w:rPr>
        <w:t>39</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is suppressed for </w:t>
      </w:r>
      <w:r w:rsidR="00CD569B" w:rsidRPr="0087198A">
        <w:rPr>
          <w:rFonts w:eastAsia="Times New Roman"/>
          <w:sz w:val="24"/>
          <w:szCs w:val="24"/>
        </w:rPr>
        <w:t xml:space="preserve">YBCO coated with increasingly thicker </w:t>
      </w:r>
      <w:proofErr w:type="spellStart"/>
      <w:r w:rsidR="00CD569B" w:rsidRPr="0087198A">
        <w:rPr>
          <w:rFonts w:eastAsia="Times New Roman"/>
          <w:sz w:val="24"/>
          <w:szCs w:val="24"/>
        </w:rPr>
        <w:t>Gd</w:t>
      </w:r>
      <w:proofErr w:type="spellEnd"/>
      <w:r w:rsidR="00CD569B" w:rsidRPr="0087198A">
        <w:rPr>
          <w:rFonts w:eastAsia="Times New Roman"/>
          <w:sz w:val="24"/>
          <w:szCs w:val="24"/>
        </w:rPr>
        <w:t>,</w:t>
      </w:r>
      <w:r w:rsidRPr="0087198A">
        <w:rPr>
          <w:rFonts w:eastAsia="Times New Roman"/>
          <w:sz w:val="24"/>
          <w:szCs w:val="24"/>
        </w:rPr>
        <w:t xml:space="preserve"> confirming the loss of oxygen within the chains. A second resonance associated with the Cu</w:t>
      </w:r>
      <w:r w:rsidRPr="0087198A">
        <w:rPr>
          <w:rFonts w:eastAsia="Times New Roman"/>
          <w:sz w:val="24"/>
          <w:szCs w:val="24"/>
          <w:vertAlign w:val="superscript"/>
        </w:rPr>
        <w:t>+</w:t>
      </w:r>
      <w:r w:rsidRPr="0087198A">
        <w:rPr>
          <w:rFonts w:eastAsia="Times New Roman"/>
          <w:sz w:val="24"/>
          <w:szCs w:val="24"/>
        </w:rPr>
        <w:t xml:space="preserve"> valence state emerges a</w:t>
      </w:r>
      <w:r w:rsidR="00CD569B" w:rsidRPr="0087198A">
        <w:rPr>
          <w:rFonts w:eastAsia="Times New Roman"/>
          <w:sz w:val="24"/>
          <w:szCs w:val="24"/>
        </w:rPr>
        <w:t xml:space="preserve">t 934 </w:t>
      </w:r>
      <w:proofErr w:type="spellStart"/>
      <w:r w:rsidRPr="0087198A">
        <w:rPr>
          <w:rFonts w:eastAsia="Times New Roman"/>
          <w:sz w:val="24"/>
          <w:szCs w:val="24"/>
        </w:rPr>
        <w:t>eV</w:t>
      </w:r>
      <w:proofErr w:type="spellEnd"/>
      <w:r w:rsidRPr="0087198A">
        <w:rPr>
          <w:rFonts w:eastAsia="Times New Roman"/>
          <w:sz w:val="24"/>
          <w:szCs w:val="24"/>
        </w:rPr>
        <w:t xml:space="preserve">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87198A">
        <w:rPr>
          <w:rFonts w:eastAsia="Times New Roman"/>
          <w:sz w:val="24"/>
          <w:szCs w:val="24"/>
        </w:rPr>
        <w:t xml:space="preserve"> 7 nm and 20 nm</w:t>
      </w:r>
      <w:r w:rsidR="00234B2D" w:rsidRPr="0087198A">
        <w:rPr>
          <w:rFonts w:eastAsia="Times New Roman"/>
          <w:sz w:val="24"/>
          <w:szCs w:val="24"/>
        </w:rPr>
        <w:t>;</w:t>
      </w:r>
      <w:r w:rsidRPr="0087198A">
        <w:rPr>
          <w:rFonts w:eastAsia="Times New Roman"/>
          <w:sz w:val="24"/>
          <w:szCs w:val="24"/>
        </w:rPr>
        <w:t xml:space="preserve"> </w:t>
      </w:r>
      <w:r w:rsidR="00234B2D" w:rsidRPr="0087198A">
        <w:rPr>
          <w:rFonts w:eastAsia="Times New Roman"/>
          <w:sz w:val="24"/>
          <w:szCs w:val="24"/>
        </w:rPr>
        <w:t>t</w:t>
      </w:r>
      <w:r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A0A0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38&lt;/i&gt;)","plainTextFormattedCitation":"(38)","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38</w:t>
      </w:r>
      <w:r w:rsidR="009A0A08" w:rsidRPr="009A0A08">
        <w:rPr>
          <w:rFonts w:eastAsia="Times New Roman"/>
          <w:noProof/>
          <w:sz w:val="24"/>
          <w:szCs w:val="24"/>
        </w:rPr>
        <w:t>)</w:t>
      </w:r>
      <w:r w:rsidR="007137E7" w:rsidRPr="0087198A">
        <w:rPr>
          <w:rFonts w:eastAsia="Times New Roman"/>
          <w:sz w:val="24"/>
          <w:szCs w:val="24"/>
        </w:rPr>
        <w:fldChar w:fldCharType="end"/>
      </w:r>
      <w:r w:rsidRPr="0087198A">
        <w:rPr>
          <w:rFonts w:eastAsia="Times New Roman"/>
          <w:sz w:val="24"/>
          <w:szCs w:val="24"/>
        </w:rPr>
        <w:t>. The bulk sensitivity of FY measurements (</w:t>
      </w:r>
      <w:r w:rsidR="00C11296" w:rsidRPr="0087198A">
        <w:rPr>
          <w:rFonts w:eastAsia="Times New Roman"/>
          <w:sz w:val="24"/>
          <w:szCs w:val="24"/>
        </w:rPr>
        <w:t>~</w:t>
      </w:r>
      <w:r w:rsidRPr="0087198A">
        <w:rPr>
          <w:rFonts w:eastAsia="Times New Roman"/>
          <w:sz w:val="24"/>
          <w:szCs w:val="24"/>
        </w:rPr>
        <w:t>70% X-ray transmission through 100 nm of YBCO at Cu-</w:t>
      </w:r>
      <w:r w:rsidRPr="0087198A">
        <w:rPr>
          <w:rFonts w:eastAsia="Times New Roman"/>
          <w:i/>
          <w:sz w:val="24"/>
          <w:szCs w:val="24"/>
        </w:rPr>
        <w:t>L</w:t>
      </w:r>
      <w:r w:rsidRPr="0087198A">
        <w:rPr>
          <w:rFonts w:eastAsia="Times New Roman"/>
          <w:sz w:val="24"/>
          <w:szCs w:val="24"/>
          <w:vertAlign w:val="subscript"/>
        </w:rPr>
        <w:t>2</w:t>
      </w:r>
      <w:r w:rsidRPr="0087198A">
        <w:rPr>
          <w:rFonts w:eastAsia="Times New Roman"/>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26E258CA" w14:textId="0A654EF4" w:rsidR="005954A5" w:rsidRPr="0087198A"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 xml:space="preserve">stripped away by the adjacent </w:t>
      </w:r>
      <w:proofErr w:type="spellStart"/>
      <w:r w:rsidR="008C7FCF" w:rsidRPr="0087198A">
        <w:rPr>
          <w:rFonts w:eastAsia="Times New Roman"/>
          <w:sz w:val="24"/>
          <w:szCs w:val="24"/>
        </w:rPr>
        <w:t>Gd</w:t>
      </w:r>
      <w:proofErr w:type="spellEnd"/>
      <w:r w:rsidR="008C7FCF" w:rsidRPr="0087198A">
        <w:rPr>
          <w:rFonts w:eastAsia="Times New Roman"/>
          <w:sz w:val="24"/>
          <w:szCs w:val="24"/>
        </w:rPr>
        <w:t xml:space="preserve">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w:t>
      </w:r>
      <w:r w:rsidR="00263ACC" w:rsidRPr="0087198A">
        <w:rPr>
          <w:rFonts w:eastAsia="Times New Roman"/>
          <w:sz w:val="24"/>
          <w:szCs w:val="24"/>
        </w:rPr>
        <w:lastRenderedPageBreak/>
        <w:t xml:space="preserve">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w:t>
      </w:r>
      <w:proofErr w:type="spellStart"/>
      <w:r w:rsidR="00492EE8" w:rsidRPr="0087198A">
        <w:rPr>
          <w:rFonts w:eastAsia="Times New Roman"/>
          <w:sz w:val="24"/>
          <w:szCs w:val="24"/>
        </w:rPr>
        <w:t>CuO</w:t>
      </w:r>
      <w:proofErr w:type="spellEnd"/>
      <w:r w:rsidR="00492EE8" w:rsidRPr="0087198A">
        <w:rPr>
          <w:rFonts w:eastAsia="Times New Roman"/>
          <w:sz w:val="24"/>
          <w:szCs w:val="24"/>
        </w:rPr>
        <w:t xml:space="preserve">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w:t>
      </w:r>
      <w:proofErr w:type="spellStart"/>
      <w:r w:rsidR="001D7833" w:rsidRPr="0087198A">
        <w:rPr>
          <w:rFonts w:eastAsia="Times New Roman"/>
          <w:sz w:val="24"/>
          <w:szCs w:val="24"/>
        </w:rPr>
        <w:t>CuO</w:t>
      </w:r>
      <w:proofErr w:type="spellEnd"/>
      <w:r w:rsidR="001D7833" w:rsidRPr="0087198A">
        <w:rPr>
          <w:rFonts w:eastAsia="Times New Roman"/>
          <w:sz w:val="24"/>
          <w:szCs w:val="24"/>
        </w:rPr>
        <w:t xml:space="preserve">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p>
    <w:p w14:paraId="6C83721D" w14:textId="3AB237BC"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w:t>
      </w:r>
      <w:proofErr w:type="spellStart"/>
      <w:r w:rsidRPr="0087198A">
        <w:rPr>
          <w:rFonts w:eastAsia="Times New Roman"/>
          <w:sz w:val="24"/>
          <w:szCs w:val="24"/>
        </w:rPr>
        <w:t>Gd</w:t>
      </w:r>
      <w:proofErr w:type="spellEnd"/>
      <w:r w:rsidRPr="0087198A">
        <w:rPr>
          <w:rFonts w:eastAsia="Times New Roman"/>
          <w:sz w:val="24"/>
          <w:szCs w:val="24"/>
        </w:rPr>
        <w:t xml:space="preserve">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xml:space="preserve">, although initiated at the </w:t>
      </w:r>
      <w:proofErr w:type="spellStart"/>
      <w:r w:rsidR="00CA6B98" w:rsidRPr="0087198A">
        <w:rPr>
          <w:rFonts w:eastAsia="Times New Roman"/>
          <w:sz w:val="24"/>
          <w:szCs w:val="24"/>
        </w:rPr>
        <w:t>Gd</w:t>
      </w:r>
      <w:proofErr w:type="spellEnd"/>
      <w:r w:rsidR="00CA6B98" w:rsidRPr="0087198A">
        <w:rPr>
          <w:rFonts w:eastAsia="Times New Roman"/>
          <w:sz w:val="24"/>
          <w:szCs w:val="24"/>
        </w:rPr>
        <w:t>/YBCO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w:t>
      </w:r>
      <w:proofErr w:type="spellStart"/>
      <w:r w:rsidRPr="0087198A">
        <w:rPr>
          <w:rFonts w:eastAsia="Times New Roman"/>
          <w:sz w:val="24"/>
          <w:szCs w:val="24"/>
        </w:rPr>
        <w:t>magnetometry</w:t>
      </w:r>
      <w:proofErr w:type="spellEnd"/>
      <w:r w:rsidRPr="0087198A">
        <w:rPr>
          <w:rFonts w:eastAsia="Times New Roman"/>
          <w:sz w:val="24"/>
          <w:szCs w:val="24"/>
        </w:rPr>
        <w:t xml:space="preserve"> and resistivity, the superconducting transition temperature is significantly reduced with increasing </w:t>
      </w:r>
      <w:proofErr w:type="spellStart"/>
      <w:r w:rsidRPr="0087198A">
        <w:rPr>
          <w:rFonts w:eastAsia="Times New Roman"/>
          <w:sz w:val="24"/>
          <w:szCs w:val="24"/>
        </w:rPr>
        <w:t>Gd</w:t>
      </w:r>
      <w:proofErr w:type="spellEnd"/>
      <w:r w:rsidRPr="0087198A">
        <w:rPr>
          <w:rFonts w:eastAsia="Times New Roman"/>
          <w:sz w:val="24"/>
          <w:szCs w:val="24"/>
        </w:rPr>
        <w:t xml:space="preserve">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 xml:space="preserve">Spectroscopic measurements reveal the loss of oxygen with the </w:t>
      </w:r>
      <w:proofErr w:type="spellStart"/>
      <w:r w:rsidR="00E22640" w:rsidRPr="0087198A">
        <w:rPr>
          <w:rFonts w:eastAsia="Times New Roman"/>
          <w:sz w:val="24"/>
          <w:szCs w:val="24"/>
        </w:rPr>
        <w:t>CuO</w:t>
      </w:r>
      <w:proofErr w:type="spellEnd"/>
      <w:r w:rsidR="00E22640" w:rsidRPr="0087198A">
        <w:rPr>
          <w:rFonts w:eastAsia="Times New Roman"/>
          <w:sz w:val="24"/>
          <w:szCs w:val="24"/>
        </w:rPr>
        <w:t xml:space="preserve"> chains as well as a decrease in the average Cu valence, indicating that oxygen leaching effectively acts to electron dope the YBCO, decreasing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Meanwhile,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w:t>
      </w:r>
      <w:proofErr w:type="spellStart"/>
      <w:r w:rsidRPr="0087198A">
        <w:rPr>
          <w:rFonts w:eastAsia="Times New Roman"/>
          <w:sz w:val="24"/>
          <w:szCs w:val="24"/>
        </w:rPr>
        <w:t>Gd</w:t>
      </w:r>
      <w:proofErr w:type="spellEnd"/>
      <w:r w:rsidRPr="0087198A">
        <w:rPr>
          <w:rFonts w:eastAsia="Times New Roman"/>
          <w:sz w:val="24"/>
          <w:szCs w:val="24"/>
        </w:rPr>
        <w:t xml:space="preserve">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w:t>
      </w:r>
      <w:proofErr w:type="gramStart"/>
      <w:r w:rsidR="00810D44" w:rsidRPr="0087198A">
        <w:rPr>
          <w:rFonts w:eastAsia="Times New Roman"/>
          <w:sz w:val="24"/>
          <w:szCs w:val="24"/>
        </w:rPr>
        <w:t>ionic transport can be easily controlled by a bias voltage</w:t>
      </w:r>
      <w:proofErr w:type="gramEnd"/>
      <w:r w:rsidR="00810D44" w:rsidRPr="0087198A">
        <w:rPr>
          <w:rFonts w:eastAsia="Times New Roman"/>
          <w:sz w:val="24"/>
          <w:szCs w:val="24"/>
        </w:rPr>
        <w:t xml:space="preserve">, our findings also show potential in electric gating of superconductivity in getter/oxide type of </w:t>
      </w:r>
      <w:proofErr w:type="spellStart"/>
      <w:r w:rsidR="00810D44" w:rsidRPr="0087198A">
        <w:rPr>
          <w:rFonts w:eastAsia="Times New Roman"/>
          <w:sz w:val="24"/>
          <w:szCs w:val="24"/>
        </w:rPr>
        <w:t>heterostructures</w:t>
      </w:r>
      <w:proofErr w:type="spellEnd"/>
      <w:r w:rsidR="00810D44" w:rsidRPr="0087198A">
        <w:rPr>
          <w:rFonts w:eastAsia="Times New Roman"/>
          <w:sz w:val="24"/>
          <w:szCs w:val="24"/>
        </w:rPr>
        <w:t xml:space="preserve">.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lastRenderedPageBreak/>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4184EDC8"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43" w:name="_3dy6vkm" w:colFirst="0" w:colLast="0"/>
      <w:bookmarkEnd w:id="43"/>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 xml:space="preserve">sealed box prior to </w:t>
      </w:r>
      <w:proofErr w:type="spellStart"/>
      <w:r w:rsidR="0001513D" w:rsidRPr="0087198A">
        <w:rPr>
          <w:rFonts w:eastAsia="Times New Roman"/>
          <w:sz w:val="24"/>
          <w:szCs w:val="24"/>
        </w:rPr>
        <w:t>Gd</w:t>
      </w:r>
      <w:proofErr w:type="spellEnd"/>
      <w:r w:rsidR="0001513D" w:rsidRPr="0087198A">
        <w:rPr>
          <w:rFonts w:eastAsia="Times New Roman"/>
          <w:sz w:val="24"/>
          <w:szCs w:val="24"/>
        </w:rPr>
        <w:t xml:space="preserve">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w:t>
      </w:r>
      <w:proofErr w:type="spellStart"/>
      <w:r w:rsidRPr="0087198A">
        <w:rPr>
          <w:rFonts w:eastAsia="Times New Roman"/>
          <w:sz w:val="24"/>
          <w:szCs w:val="24"/>
        </w:rPr>
        <w:t>Gd</w:t>
      </w:r>
      <w:proofErr w:type="spellEnd"/>
      <w:r w:rsidRPr="0087198A">
        <w:rPr>
          <w:rFonts w:eastAsia="Times New Roman"/>
          <w:sz w:val="24"/>
          <w:szCs w:val="24"/>
        </w:rPr>
        <w:t xml:space="preserve"> (3 nm, 7 nm, 20 nm) and a Au (5 nm) protective capping layer using </w:t>
      </w:r>
      <w:proofErr w:type="spellStart"/>
      <w:r w:rsidRPr="0087198A">
        <w:rPr>
          <w:rFonts w:eastAsia="Times New Roman"/>
          <w:sz w:val="24"/>
          <w:szCs w:val="24"/>
        </w:rPr>
        <w:t>Ar</w:t>
      </w:r>
      <w:proofErr w:type="spellEnd"/>
      <w:r w:rsidRPr="0087198A">
        <w:rPr>
          <w:rFonts w:eastAsia="Times New Roman"/>
          <w:sz w:val="24"/>
          <w:szCs w:val="24"/>
        </w:rPr>
        <w:t xml:space="preserve"> gas at </w:t>
      </w:r>
      <m:oMath>
        <m:r>
          <w:rPr>
            <w:rFonts w:ascii="Cambria Math" w:eastAsia="Cambria" w:hAnsi="Cambria Math" w:cs="Cambria"/>
            <w:sz w:val="24"/>
            <w:szCs w:val="24"/>
          </w:rPr>
          <m:t>0.67</m:t>
        </m:r>
      </m:oMath>
      <w:r w:rsidRPr="0087198A">
        <w:rPr>
          <w:rFonts w:eastAsia="Times New Roman"/>
          <w:sz w:val="24"/>
          <w:szCs w:val="24"/>
        </w:rPr>
        <w:t xml:space="preserve"> Pa wo</w:t>
      </w:r>
      <w:proofErr w:type="spellStart"/>
      <w:r w:rsidRPr="0087198A">
        <w:rPr>
          <w:rFonts w:eastAsia="Times New Roman"/>
          <w:sz w:val="24"/>
          <w:szCs w:val="24"/>
        </w:rPr>
        <w:t>rking</w:t>
      </w:r>
      <w:proofErr w:type="spellEnd"/>
      <w:r w:rsidRPr="0087198A">
        <w:rPr>
          <w:rFonts w:eastAsia="Times New Roman"/>
          <w:sz w:val="24"/>
          <w:szCs w:val="24"/>
        </w:rPr>
        <w:t xml:space="preserve">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w:t>
      </w:r>
      <w:proofErr w:type="spellStart"/>
      <w:r w:rsidRPr="0087198A">
        <w:rPr>
          <w:rFonts w:eastAsia="Times New Roman"/>
          <w:sz w:val="24"/>
          <w:szCs w:val="24"/>
        </w:rPr>
        <w:t>eutron</w:t>
      </w:r>
      <w:proofErr w:type="spellEnd"/>
      <w:r w:rsidRPr="0087198A">
        <w:rPr>
          <w:rFonts w:eastAsia="Times New Roman"/>
          <w:sz w:val="24"/>
          <w:szCs w:val="24"/>
        </w:rPr>
        <w:t xml:space="preserve"> </w:t>
      </w:r>
      <w:proofErr w:type="spellStart"/>
      <w:r w:rsidRPr="0087198A">
        <w:rPr>
          <w:rFonts w:eastAsia="Times New Roman"/>
          <w:sz w:val="24"/>
          <w:szCs w:val="24"/>
        </w:rPr>
        <w:t>reflectometry</w:t>
      </w:r>
      <w:proofErr w:type="spellEnd"/>
      <w:r w:rsidRPr="0087198A">
        <w:rPr>
          <w:rFonts w:eastAsia="Times New Roman"/>
          <w:sz w:val="24"/>
          <w:szCs w:val="24"/>
        </w:rPr>
        <w:t xml:space="preserve"> was measured at the NIST Center for Neutron Research on the PBR and MAGIK </w:t>
      </w:r>
      <w:proofErr w:type="spellStart"/>
      <w:r w:rsidRPr="0087198A">
        <w:rPr>
          <w:rFonts w:eastAsia="Times New Roman"/>
          <w:sz w:val="24"/>
          <w:szCs w:val="24"/>
        </w:rPr>
        <w:t>beamlines</w:t>
      </w:r>
      <w:proofErr w:type="spellEnd"/>
      <w:r w:rsidRPr="0087198A">
        <w:rPr>
          <w:rFonts w:eastAsia="Times New Roman"/>
          <w:sz w:val="24"/>
          <w:szCs w:val="24"/>
        </w:rPr>
        <w:t>. The experiment used 5 Å neutrons,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A0A0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40&lt;/i&gt;)"},"properties":{"noteIndex":0},"schema":"https://github.com/citation-style-language/schema/raw/master/csl-citation.json"}</w:instrText>
      </w:r>
      <w:r w:rsidR="00467E83"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40</w:t>
      </w:r>
      <w:r w:rsidR="009A0A08" w:rsidRPr="009A0A0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w:t>
      </w:r>
      <w:proofErr w:type="spellStart"/>
      <w:r w:rsidRPr="0087198A">
        <w:rPr>
          <w:rFonts w:eastAsia="Times New Roman"/>
          <w:sz w:val="24"/>
          <w:szCs w:val="24"/>
        </w:rPr>
        <w:t>beamline</w:t>
      </w:r>
      <w:proofErr w:type="spellEnd"/>
      <w:r w:rsidRPr="0087198A">
        <w:rPr>
          <w:rFonts w:eastAsia="Times New Roman"/>
          <w:sz w:val="24"/>
          <w:szCs w:val="24"/>
        </w:rPr>
        <w:t xml:space="preserve"> 4.0.2 at room temperature </w:t>
      </w:r>
      <w:proofErr w:type="gramStart"/>
      <w:r w:rsidRPr="0087198A">
        <w:rPr>
          <w:rFonts w:eastAsia="Times New Roman"/>
          <w:sz w:val="24"/>
          <w:szCs w:val="24"/>
        </w:rPr>
        <w:t>in a grazing incidence (30°) geometry</w:t>
      </w:r>
      <w:proofErr w:type="gramEnd"/>
      <w:r w:rsidRPr="0087198A">
        <w:rPr>
          <w:rFonts w:eastAsia="Times New Roman"/>
          <w:sz w:val="24"/>
          <w:szCs w:val="24"/>
        </w:rPr>
        <w:t xml:space="preserve">. Both fluorescence and electron yield (EY) modes were measured, but due to the capping layers no appreciable signal was measured in the EY mode. </w:t>
      </w:r>
      <w:proofErr w:type="spellStart"/>
      <w:r w:rsidRPr="0087198A">
        <w:rPr>
          <w:rFonts w:eastAsia="Times New Roman"/>
          <w:sz w:val="24"/>
          <w:szCs w:val="24"/>
        </w:rPr>
        <w:t>Magnetometry</w:t>
      </w:r>
      <w:proofErr w:type="spellEnd"/>
      <w:r w:rsidRPr="0087198A">
        <w:rPr>
          <w:rFonts w:eastAsia="Times New Roman"/>
          <w:sz w:val="24"/>
          <w:szCs w:val="24"/>
        </w:rPr>
        <w:t xml:space="preserve">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xml:space="preserve">. To reduce stray magnetic fields, the magnet was purged before each measurement. </w:t>
      </w:r>
      <w:r w:rsidR="003F6BEC" w:rsidRPr="0087198A">
        <w:rPr>
          <w:rFonts w:eastAsia="Times New Roman"/>
          <w:sz w:val="24"/>
          <w:szCs w:val="24"/>
        </w:rPr>
        <w:t xml:space="preserve">The transition temperatures quoted from the </w:t>
      </w:r>
      <w:proofErr w:type="spellStart"/>
      <w:r w:rsidR="003F6BEC" w:rsidRPr="0087198A">
        <w:rPr>
          <w:rFonts w:eastAsia="Times New Roman"/>
          <w:sz w:val="24"/>
          <w:szCs w:val="24"/>
        </w:rPr>
        <w:t>magnetometry</w:t>
      </w:r>
      <w:proofErr w:type="spellEnd"/>
      <w:r w:rsidR="003F6BEC" w:rsidRPr="0087198A">
        <w:rPr>
          <w:rFonts w:eastAsia="Times New Roman"/>
          <w:sz w:val="24"/>
          <w:szCs w:val="24"/>
        </w:rPr>
        <w:t xml:space="preserve"> were acquired by taking the midpoint of the </w:t>
      </w:r>
      <w:proofErr w:type="gramStart"/>
      <m:oMath>
        <m:r>
          <w:rPr>
            <w:rFonts w:ascii="Cambria Math" w:eastAsia="Times New Roman" w:hAnsi="Cambria Math"/>
            <w:sz w:val="24"/>
            <w:szCs w:val="24"/>
          </w:rPr>
          <m:t>M(</m:t>
        </m:r>
        <w:proofErr w:type="gramEnd"/>
        <m:r>
          <w:rPr>
            <w:rFonts w:ascii="Cambria Math" w:eastAsia="Times New Roman" w:hAnsi="Cambria Math"/>
            <w:sz w:val="24"/>
            <w:szCs w:val="24"/>
          </w:rPr>
          <m:t>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was measured using a four-contact Van der </w:t>
      </w:r>
      <w:proofErr w:type="spellStart"/>
      <w:r w:rsidRPr="0087198A">
        <w:rPr>
          <w:rFonts w:eastAsia="Times New Roman"/>
          <w:sz w:val="24"/>
          <w:szCs w:val="24"/>
        </w:rPr>
        <w:t>Pauw</w:t>
      </w:r>
      <w:proofErr w:type="spellEnd"/>
      <w:r w:rsidRPr="0087198A">
        <w:rPr>
          <w:rFonts w:eastAsia="Times New Roman"/>
          <w:sz w:val="24"/>
          <w:szCs w:val="24"/>
        </w:rPr>
        <w:t xml:space="preserve"> geometry. The current used was 100 µA at frequency of 173 Hz</w:t>
      </w:r>
      <w:r w:rsidR="00535658" w:rsidRPr="0087198A">
        <w:rPr>
          <w:rFonts w:eastAsia="Times New Roman"/>
          <w:sz w:val="24"/>
          <w:szCs w:val="24"/>
        </w:rPr>
        <w:t>.</w:t>
      </w:r>
      <w:ins w:id="44" w:author="dhernandez" w:date="2018-10-15T14:28:00Z">
        <w:r w:rsidR="003A4D3B">
          <w:rPr>
            <w:rFonts w:eastAsia="Times New Roman"/>
            <w:sz w:val="24"/>
            <w:szCs w:val="24"/>
          </w:rPr>
          <w:t xml:space="preserve"> </w:t>
        </w:r>
      </w:ins>
      <w:ins w:id="45" w:author="" w:date="2018-10-16T00:15:00Z">
        <w:r w:rsidR="007C4E15">
          <w:rPr>
            <w:rFonts w:eastAsia="Times New Roman"/>
            <w:sz w:val="24"/>
            <w:szCs w:val="24"/>
          </w:rPr>
          <w:t xml:space="preserve">Cross-section </w:t>
        </w:r>
      </w:ins>
      <w:ins w:id="46" w:author="dhernandez" w:date="2018-10-15T14:49:00Z">
        <w:del w:id="47" w:author="" w:date="2018-10-16T00:15:00Z">
          <w:r w:rsidR="00C62A7F" w:rsidDel="007C4E15">
            <w:rPr>
              <w:rFonts w:eastAsia="Times New Roman"/>
              <w:sz w:val="24"/>
              <w:szCs w:val="24"/>
            </w:rPr>
            <w:delText xml:space="preserve">Electron microscope </w:delText>
          </w:r>
        </w:del>
      </w:ins>
      <w:ins w:id="48" w:author="" w:date="2018-10-16T00:15:00Z">
        <w:r w:rsidR="007C4E15">
          <w:rPr>
            <w:rFonts w:eastAsia="Times New Roman"/>
            <w:sz w:val="24"/>
            <w:szCs w:val="24"/>
          </w:rPr>
          <w:t>s</w:t>
        </w:r>
      </w:ins>
      <w:ins w:id="49" w:author="dhernandez" w:date="2018-10-15T14:49:00Z">
        <w:del w:id="50" w:author="" w:date="2018-10-16T00:15:00Z">
          <w:r w:rsidR="00C62A7F" w:rsidDel="007C4E15">
            <w:rPr>
              <w:rFonts w:eastAsia="Times New Roman"/>
              <w:sz w:val="24"/>
              <w:szCs w:val="24"/>
            </w:rPr>
            <w:delText>s</w:delText>
          </w:r>
        </w:del>
      </w:ins>
      <w:ins w:id="51" w:author="dhernandez" w:date="2018-10-15T14:55:00Z">
        <w:r w:rsidR="00C62A7F">
          <w:rPr>
            <w:rFonts w:eastAsia="Times New Roman"/>
            <w:sz w:val="24"/>
            <w:szCs w:val="24"/>
          </w:rPr>
          <w:t>pecimens</w:t>
        </w:r>
      </w:ins>
      <w:ins w:id="52" w:author="dhernandez" w:date="2018-10-15T14:49:00Z">
        <w:r w:rsidR="00C62A7F">
          <w:rPr>
            <w:rFonts w:eastAsia="Times New Roman"/>
            <w:sz w:val="24"/>
            <w:szCs w:val="24"/>
          </w:rPr>
          <w:t xml:space="preserve"> </w:t>
        </w:r>
      </w:ins>
      <w:ins w:id="53" w:author="" w:date="2018-10-16T00:15:00Z">
        <w:r w:rsidR="007C4E15">
          <w:rPr>
            <w:rFonts w:eastAsia="Times New Roman"/>
            <w:sz w:val="24"/>
            <w:szCs w:val="24"/>
          </w:rPr>
          <w:t xml:space="preserve">for electron microscopy </w:t>
        </w:r>
      </w:ins>
      <w:ins w:id="54" w:author="dhernandez" w:date="2018-10-15T14:49:00Z">
        <w:r w:rsidR="00C62A7F">
          <w:rPr>
            <w:rFonts w:eastAsia="Times New Roman"/>
            <w:sz w:val="24"/>
            <w:szCs w:val="24"/>
          </w:rPr>
          <w:t>were prepared by grinding</w:t>
        </w:r>
      </w:ins>
      <w:ins w:id="55" w:author="dhernandez" w:date="2018-10-15T14:50:00Z">
        <w:r w:rsidR="00C62A7F">
          <w:rPr>
            <w:rFonts w:eastAsia="Times New Roman"/>
            <w:sz w:val="24"/>
            <w:szCs w:val="24"/>
          </w:rPr>
          <w:t xml:space="preserve">, polishing </w:t>
        </w:r>
        <w:r w:rsidR="00C62A7F">
          <w:rPr>
            <w:rFonts w:eastAsia="Times New Roman"/>
            <w:sz w:val="24"/>
            <w:szCs w:val="24"/>
          </w:rPr>
          <w:lastRenderedPageBreak/>
          <w:t>and ion milling with a final 0.5 kV cleaning</w:t>
        </w:r>
      </w:ins>
      <w:ins w:id="56" w:author="dhernandez" w:date="2018-10-15T14:51:00Z">
        <w:r w:rsidR="00C62A7F">
          <w:rPr>
            <w:rFonts w:eastAsia="Times New Roman"/>
            <w:sz w:val="24"/>
            <w:szCs w:val="24"/>
          </w:rPr>
          <w:t xml:space="preserve">. </w:t>
        </w:r>
      </w:ins>
      <w:ins w:id="57" w:author="dhernandez" w:date="2018-10-15T14:28:00Z">
        <w:r w:rsidR="003A4D3B">
          <w:rPr>
            <w:rFonts w:eastAsia="Times New Roman"/>
            <w:sz w:val="24"/>
            <w:szCs w:val="24"/>
          </w:rPr>
          <w:t xml:space="preserve">STEM </w:t>
        </w:r>
      </w:ins>
      <w:ins w:id="58" w:author="dhernandez" w:date="2018-10-15T14:31:00Z">
        <w:r w:rsidR="003A4D3B">
          <w:rPr>
            <w:rFonts w:eastAsia="Times New Roman"/>
            <w:sz w:val="24"/>
            <w:szCs w:val="24"/>
          </w:rPr>
          <w:t>analyses</w:t>
        </w:r>
      </w:ins>
      <w:ins w:id="59" w:author="dhernandez" w:date="2018-10-15T14:28:00Z">
        <w:r w:rsidR="003A4D3B">
          <w:rPr>
            <w:rFonts w:eastAsia="Times New Roman"/>
            <w:sz w:val="24"/>
            <w:szCs w:val="24"/>
          </w:rPr>
          <w:t xml:space="preserve"> were carried out in a </w:t>
        </w:r>
      </w:ins>
      <w:ins w:id="60" w:author="dhernandez" w:date="2018-10-15T14:29:00Z">
        <w:r w:rsidR="003A4D3B">
          <w:rPr>
            <w:rFonts w:eastAsia="Times New Roman"/>
            <w:sz w:val="24"/>
            <w:szCs w:val="24"/>
          </w:rPr>
          <w:t xml:space="preserve">JEOL ARM200cF equipped with spherical aberration </w:t>
        </w:r>
        <w:r w:rsidR="00315EED">
          <w:rPr>
            <w:rFonts w:eastAsia="Times New Roman"/>
            <w:sz w:val="24"/>
            <w:szCs w:val="24"/>
          </w:rPr>
          <w:t>corrector</w:t>
        </w:r>
      </w:ins>
      <w:ins w:id="61" w:author="dhernandez" w:date="2018-10-15T14:56:00Z">
        <w:r w:rsidR="00C62A7F">
          <w:rPr>
            <w:rFonts w:eastAsia="Times New Roman"/>
            <w:sz w:val="24"/>
            <w:szCs w:val="24"/>
          </w:rPr>
          <w:t xml:space="preserve"> and working with an acceleration voltage of 200kV</w:t>
        </w:r>
      </w:ins>
      <w:ins w:id="62" w:author="" w:date="2018-10-16T00:15:00Z">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ins>
      <w:ins w:id="63" w:author="dhernandez" w:date="2018-10-15T14:56:00Z">
        <w:r w:rsidR="00C62A7F">
          <w:rPr>
            <w:rFonts w:eastAsia="Times New Roman"/>
            <w:sz w:val="24"/>
            <w:szCs w:val="24"/>
          </w:rPr>
          <w:t xml:space="preserve">. </w:t>
        </w:r>
      </w:ins>
    </w:p>
    <w:p w14:paraId="4070E3B4" w14:textId="77777777" w:rsidR="008573F1" w:rsidRPr="0087198A" w:rsidRDefault="008573F1" w:rsidP="00AC2069">
      <w:pPr>
        <w:pStyle w:val="Paragraph"/>
        <w:spacing w:before="0"/>
        <w:ind w:firstLine="0"/>
      </w:pPr>
    </w:p>
    <w:p w14:paraId="1427CC5E" w14:textId="77777777" w:rsidR="0072244C" w:rsidRPr="0087198A" w:rsidRDefault="0072244C">
      <w:pPr>
        <w:rPr>
          <w:rFonts w:eastAsia="Times New Roman"/>
          <w:b/>
          <w:bCs/>
          <w:kern w:val="28"/>
          <w:sz w:val="24"/>
          <w:szCs w:val="24"/>
        </w:rPr>
      </w:pPr>
      <w:r w:rsidRPr="0087198A">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72948C85" w14:textId="47953B29" w:rsidR="009A0A08" w:rsidRPr="009A0A08" w:rsidRDefault="00F41019" w:rsidP="009A0A0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A0A08" w:rsidRPr="009A0A08">
        <w:rPr>
          <w:noProof/>
          <w:sz w:val="24"/>
          <w:szCs w:val="24"/>
        </w:rPr>
        <w:t xml:space="preserve">1. </w:t>
      </w:r>
      <w:r w:rsidR="009A0A08" w:rsidRPr="009A0A08">
        <w:rPr>
          <w:noProof/>
          <w:sz w:val="24"/>
          <w:szCs w:val="24"/>
        </w:rPr>
        <w:tab/>
        <w:t>R. J. Cava, B. Batlogg, K. M. Rabe, E. A. Rietman, P. K. Gallagher, L. W. Rupp, Structural anomalies at the disappearance of superconductivity in Ba</w:t>
      </w:r>
      <w:r w:rsidR="009A0A08" w:rsidRPr="009A0A08">
        <w:rPr>
          <w:noProof/>
          <w:sz w:val="24"/>
          <w:szCs w:val="24"/>
          <w:vertAlign w:val="subscript"/>
        </w:rPr>
        <w:t>2</w:t>
      </w:r>
      <w:r w:rsidR="009A0A08" w:rsidRPr="009A0A08">
        <w:rPr>
          <w:noProof/>
          <w:sz w:val="24"/>
          <w:szCs w:val="24"/>
        </w:rPr>
        <w:t>YCu</w:t>
      </w:r>
      <w:r w:rsidR="009A0A08" w:rsidRPr="009A0A08">
        <w:rPr>
          <w:noProof/>
          <w:sz w:val="24"/>
          <w:szCs w:val="24"/>
          <w:vertAlign w:val="subscript"/>
        </w:rPr>
        <w:t>3</w:t>
      </w:r>
      <w:r w:rsidR="009A0A08" w:rsidRPr="009A0A08">
        <w:rPr>
          <w:noProof/>
          <w:sz w:val="24"/>
          <w:szCs w:val="24"/>
        </w:rPr>
        <w:t>O</w:t>
      </w:r>
      <w:r w:rsidR="009A0A08" w:rsidRPr="009A0A08">
        <w:rPr>
          <w:noProof/>
          <w:sz w:val="24"/>
          <w:szCs w:val="24"/>
          <w:vertAlign w:val="subscript"/>
        </w:rPr>
        <w:t>7−δ</w:t>
      </w:r>
      <w:r w:rsidR="009A0A08" w:rsidRPr="009A0A08">
        <w:rPr>
          <w:noProof/>
          <w:sz w:val="24"/>
          <w:szCs w:val="24"/>
        </w:rPr>
        <w:t xml:space="preserve">: Evidence for charge transfer from chains to planes. </w:t>
      </w:r>
      <w:r w:rsidR="009A0A08" w:rsidRPr="009A0A08">
        <w:rPr>
          <w:i/>
          <w:iCs/>
          <w:noProof/>
          <w:sz w:val="24"/>
          <w:szCs w:val="24"/>
        </w:rPr>
        <w:t>Phys. C</w:t>
      </w:r>
      <w:r w:rsidR="009A0A08" w:rsidRPr="009A0A08">
        <w:rPr>
          <w:noProof/>
          <w:sz w:val="24"/>
          <w:szCs w:val="24"/>
        </w:rPr>
        <w:t xml:space="preserve">. </w:t>
      </w:r>
      <w:r w:rsidR="009A0A08" w:rsidRPr="009A0A08">
        <w:rPr>
          <w:b/>
          <w:bCs/>
          <w:noProof/>
          <w:sz w:val="24"/>
          <w:szCs w:val="24"/>
        </w:rPr>
        <w:t>156</w:t>
      </w:r>
      <w:r w:rsidR="009A0A08" w:rsidRPr="009A0A08">
        <w:rPr>
          <w:noProof/>
          <w:sz w:val="24"/>
          <w:szCs w:val="24"/>
        </w:rPr>
        <w:t>, 523–527 (1988).</w:t>
      </w:r>
    </w:p>
    <w:p w14:paraId="47DFB05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 </w:t>
      </w:r>
      <w:r w:rsidRPr="009A0A08">
        <w:rPr>
          <w:noProof/>
          <w:sz w:val="24"/>
          <w:szCs w:val="24"/>
        </w:rPr>
        <w:tab/>
        <w:t>S. Blanco-Canosa, A. Frano, E. Schierle, J. Porras, T. Loew, M. Minola, M. Bluschke, E. Weschke, B. Keimer, M. Le Tacon, Resonant X-ray Scattering Study of Charge Density Wave Correlations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6+x</w:t>
      </w:r>
      <w:r w:rsidRPr="009A0A08">
        <w:rPr>
          <w:noProof/>
          <w:sz w:val="24"/>
          <w:szCs w:val="24"/>
        </w:rPr>
        <w:t xml:space="preserve">. </w:t>
      </w:r>
      <w:r w:rsidRPr="009A0A08">
        <w:rPr>
          <w:i/>
          <w:iCs/>
          <w:noProof/>
          <w:sz w:val="24"/>
          <w:szCs w:val="24"/>
        </w:rPr>
        <w:t>Phys. Rev. B</w:t>
      </w:r>
      <w:r w:rsidRPr="009A0A08">
        <w:rPr>
          <w:noProof/>
          <w:sz w:val="24"/>
          <w:szCs w:val="24"/>
        </w:rPr>
        <w:t xml:space="preserve">. </w:t>
      </w:r>
      <w:r w:rsidRPr="009A0A08">
        <w:rPr>
          <w:b/>
          <w:bCs/>
          <w:noProof/>
          <w:sz w:val="24"/>
          <w:szCs w:val="24"/>
        </w:rPr>
        <w:t>90</w:t>
      </w:r>
      <w:r w:rsidRPr="009A0A08">
        <w:rPr>
          <w:noProof/>
          <w:sz w:val="24"/>
          <w:szCs w:val="24"/>
        </w:rPr>
        <w:t>, 054513 (2014).</w:t>
      </w:r>
    </w:p>
    <w:p w14:paraId="6B7DEF4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 </w:t>
      </w:r>
      <w:r w:rsidRPr="009A0A08">
        <w:rPr>
          <w:noProof/>
          <w:sz w:val="24"/>
          <w:szCs w:val="24"/>
        </w:rPr>
        <w:tab/>
        <w:t>M. R. Presland, J. L. Tallon, R. G. Buckley, R. S. Liu, N. E. Flower, General trends in oxygen stoichiometry effects on T</w:t>
      </w:r>
      <w:r w:rsidRPr="009A0A08">
        <w:rPr>
          <w:noProof/>
          <w:sz w:val="24"/>
          <w:szCs w:val="24"/>
          <w:vertAlign w:val="subscript"/>
        </w:rPr>
        <w:t>c</w:t>
      </w:r>
      <w:r w:rsidRPr="009A0A08">
        <w:rPr>
          <w:noProof/>
          <w:sz w:val="24"/>
          <w:szCs w:val="24"/>
        </w:rPr>
        <w:t xml:space="preserve"> in Bi and Tl superconductors. </w:t>
      </w:r>
      <w:r w:rsidRPr="009A0A08">
        <w:rPr>
          <w:i/>
          <w:iCs/>
          <w:noProof/>
          <w:sz w:val="24"/>
          <w:szCs w:val="24"/>
        </w:rPr>
        <w:t>Phys. C</w:t>
      </w:r>
      <w:r w:rsidRPr="009A0A08">
        <w:rPr>
          <w:noProof/>
          <w:sz w:val="24"/>
          <w:szCs w:val="24"/>
        </w:rPr>
        <w:t xml:space="preserve">. </w:t>
      </w:r>
      <w:r w:rsidRPr="009A0A08">
        <w:rPr>
          <w:b/>
          <w:bCs/>
          <w:noProof/>
          <w:sz w:val="24"/>
          <w:szCs w:val="24"/>
        </w:rPr>
        <w:t>176</w:t>
      </w:r>
      <w:r w:rsidRPr="009A0A08">
        <w:rPr>
          <w:noProof/>
          <w:sz w:val="24"/>
          <w:szCs w:val="24"/>
        </w:rPr>
        <w:t>, 95–105 (1991).</w:t>
      </w:r>
    </w:p>
    <w:p w14:paraId="5951243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4. </w:t>
      </w:r>
      <w:r w:rsidRPr="009A0A08">
        <w:rPr>
          <w:noProof/>
          <w:sz w:val="24"/>
          <w:szCs w:val="24"/>
        </w:rPr>
        <w:tab/>
        <w:t xml:space="preserve">P. A. Lee, N. Nagaosa, X.-G. Wen, Doping a Mott insulator: Physics of high-temperature superconductivity. </w:t>
      </w:r>
      <w:r w:rsidRPr="009A0A08">
        <w:rPr>
          <w:i/>
          <w:iCs/>
          <w:noProof/>
          <w:sz w:val="24"/>
          <w:szCs w:val="24"/>
        </w:rPr>
        <w:t>Rev. Mod. Phys.</w:t>
      </w:r>
      <w:r w:rsidRPr="009A0A08">
        <w:rPr>
          <w:noProof/>
          <w:sz w:val="24"/>
          <w:szCs w:val="24"/>
        </w:rPr>
        <w:t xml:space="preserve"> </w:t>
      </w:r>
      <w:r w:rsidRPr="009A0A08">
        <w:rPr>
          <w:b/>
          <w:bCs/>
          <w:noProof/>
          <w:sz w:val="24"/>
          <w:szCs w:val="24"/>
        </w:rPr>
        <w:t>78</w:t>
      </w:r>
      <w:r w:rsidRPr="009A0A08">
        <w:rPr>
          <w:noProof/>
          <w:sz w:val="24"/>
          <w:szCs w:val="24"/>
        </w:rPr>
        <w:t>, 17–85 (2006).</w:t>
      </w:r>
    </w:p>
    <w:p w14:paraId="18E6955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5. </w:t>
      </w:r>
      <w:r w:rsidRPr="009A0A08">
        <w:rPr>
          <w:noProof/>
          <w:sz w:val="24"/>
          <w:szCs w:val="24"/>
        </w:rPr>
        <w:tab/>
        <w:t>W. A. Groen, D. M. de Leeuw, G. P. J. Geelen, Hole concentration and T</w:t>
      </w:r>
      <w:r w:rsidRPr="009A0A08">
        <w:rPr>
          <w:noProof/>
          <w:sz w:val="24"/>
          <w:szCs w:val="24"/>
          <w:vertAlign w:val="subscript"/>
        </w:rPr>
        <w:t>c</w:t>
      </w:r>
      <w:r w:rsidRPr="009A0A08">
        <w:rPr>
          <w:noProof/>
          <w:sz w:val="24"/>
          <w:szCs w:val="24"/>
        </w:rPr>
        <w:t xml:space="preserve"> in Bi</w:t>
      </w:r>
      <w:r w:rsidRPr="009A0A08">
        <w:rPr>
          <w:noProof/>
          <w:sz w:val="24"/>
          <w:szCs w:val="24"/>
          <w:vertAlign w:val="subscript"/>
        </w:rPr>
        <w:t>2</w:t>
      </w:r>
      <w:r w:rsidRPr="009A0A08">
        <w:rPr>
          <w:noProof/>
          <w:sz w:val="24"/>
          <w:szCs w:val="24"/>
        </w:rPr>
        <w:t>Sr</w:t>
      </w:r>
      <w:r w:rsidRPr="009A0A08">
        <w:rPr>
          <w:noProof/>
          <w:sz w:val="24"/>
          <w:szCs w:val="24"/>
          <w:vertAlign w:val="subscript"/>
        </w:rPr>
        <w:t>2</w:t>
      </w:r>
      <w:r w:rsidRPr="009A0A08">
        <w:rPr>
          <w:noProof/>
          <w:sz w:val="24"/>
          <w:szCs w:val="24"/>
        </w:rPr>
        <w:t>CuO</w:t>
      </w:r>
      <w:r w:rsidRPr="009A0A08">
        <w:rPr>
          <w:noProof/>
          <w:sz w:val="24"/>
          <w:szCs w:val="24"/>
          <w:vertAlign w:val="subscript"/>
        </w:rPr>
        <w:t>6+δ</w:t>
      </w:r>
      <w:r w:rsidRPr="009A0A08">
        <w:rPr>
          <w:noProof/>
          <w:sz w:val="24"/>
          <w:szCs w:val="24"/>
        </w:rPr>
        <w:t xml:space="preserve">. </w:t>
      </w:r>
      <w:r w:rsidRPr="009A0A08">
        <w:rPr>
          <w:i/>
          <w:iCs/>
          <w:noProof/>
          <w:sz w:val="24"/>
          <w:szCs w:val="24"/>
        </w:rPr>
        <w:t>Phys. C</w:t>
      </w:r>
      <w:r w:rsidRPr="009A0A08">
        <w:rPr>
          <w:noProof/>
          <w:sz w:val="24"/>
          <w:szCs w:val="24"/>
        </w:rPr>
        <w:t xml:space="preserve">. </w:t>
      </w:r>
      <w:r w:rsidRPr="009A0A08">
        <w:rPr>
          <w:b/>
          <w:bCs/>
          <w:noProof/>
          <w:sz w:val="24"/>
          <w:szCs w:val="24"/>
        </w:rPr>
        <w:t>165</w:t>
      </w:r>
      <w:r w:rsidRPr="009A0A08">
        <w:rPr>
          <w:noProof/>
          <w:sz w:val="24"/>
          <w:szCs w:val="24"/>
        </w:rPr>
        <w:t>, 305–307 (1990).</w:t>
      </w:r>
    </w:p>
    <w:p w14:paraId="60FCECA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6. </w:t>
      </w:r>
      <w:r w:rsidRPr="009A0A08">
        <w:rPr>
          <w:noProof/>
          <w:sz w:val="24"/>
          <w:szCs w:val="24"/>
        </w:rPr>
        <w:tab/>
        <w:t>R. G. Humphreys, J. S. Satchell, N. G. Chew, J. A. Edwards, S. W. Goodyear, S. E. Blenkinsop, O. D. Dosser, A. G. Cullis, Physical vapour deposition techniques for the growth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thin films. </w:t>
      </w:r>
      <w:r w:rsidRPr="009A0A08">
        <w:rPr>
          <w:i/>
          <w:iCs/>
          <w:noProof/>
          <w:sz w:val="24"/>
          <w:szCs w:val="24"/>
        </w:rPr>
        <w:t>Supercond. Sci. Technol.</w:t>
      </w:r>
      <w:r w:rsidRPr="009A0A08">
        <w:rPr>
          <w:noProof/>
          <w:sz w:val="24"/>
          <w:szCs w:val="24"/>
        </w:rPr>
        <w:t xml:space="preserve"> </w:t>
      </w:r>
      <w:r w:rsidRPr="009A0A08">
        <w:rPr>
          <w:b/>
          <w:bCs/>
          <w:noProof/>
          <w:sz w:val="24"/>
          <w:szCs w:val="24"/>
        </w:rPr>
        <w:t>3</w:t>
      </w:r>
      <w:r w:rsidRPr="009A0A08">
        <w:rPr>
          <w:noProof/>
          <w:sz w:val="24"/>
          <w:szCs w:val="24"/>
        </w:rPr>
        <w:t>, 38–52 (1990).</w:t>
      </w:r>
    </w:p>
    <w:p w14:paraId="620F6A4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7. </w:t>
      </w:r>
      <w:r w:rsidRPr="009A0A0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7-X</w:t>
      </w:r>
      <w:r w:rsidRPr="009A0A08">
        <w:rPr>
          <w:noProof/>
          <w:sz w:val="24"/>
          <w:szCs w:val="24"/>
        </w:rPr>
        <w:t xml:space="preserve">. </w:t>
      </w:r>
      <w:r w:rsidRPr="009A0A08">
        <w:rPr>
          <w:i/>
          <w:iCs/>
          <w:noProof/>
          <w:sz w:val="24"/>
          <w:szCs w:val="24"/>
        </w:rPr>
        <w:t>Proc. Natl. Acad. Sci.</w:t>
      </w:r>
      <w:r w:rsidRPr="009A0A08">
        <w:rPr>
          <w:noProof/>
          <w:sz w:val="24"/>
          <w:szCs w:val="24"/>
        </w:rPr>
        <w:t xml:space="preserve"> </w:t>
      </w:r>
      <w:r w:rsidRPr="009A0A08">
        <w:rPr>
          <w:b/>
          <w:bCs/>
          <w:noProof/>
          <w:sz w:val="24"/>
          <w:szCs w:val="24"/>
        </w:rPr>
        <w:t>114</w:t>
      </w:r>
      <w:r w:rsidRPr="009A0A08">
        <w:rPr>
          <w:noProof/>
          <w:sz w:val="24"/>
          <w:szCs w:val="24"/>
        </w:rPr>
        <w:t>, 215–220 (2017).</w:t>
      </w:r>
    </w:p>
    <w:p w14:paraId="046E0F8D"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8. </w:t>
      </w:r>
      <w:r w:rsidRPr="009A0A08">
        <w:rPr>
          <w:noProof/>
          <w:sz w:val="24"/>
          <w:szCs w:val="24"/>
        </w:rPr>
        <w:tab/>
        <w:t>L. Zhang, S. Zeng, X. Yin, T. C. Asmara, P. Yang, K. Han, Y. Cao, W. Zhou, D. Wan, C. S. Tang, A. Rusydi, Ariando, T. Venkatesan, The Mechanism of Electrolyte Gating on High-T</w:t>
      </w:r>
      <w:r w:rsidRPr="009A0A08">
        <w:rPr>
          <w:noProof/>
          <w:sz w:val="24"/>
          <w:szCs w:val="24"/>
          <w:vertAlign w:val="subscript"/>
        </w:rPr>
        <w:t>c</w:t>
      </w:r>
      <w:r w:rsidRPr="009A0A08">
        <w:rPr>
          <w:noProof/>
          <w:sz w:val="24"/>
          <w:szCs w:val="24"/>
        </w:rPr>
        <w:t xml:space="preserve"> Cuprates: The Role of Oxygen Migration and Electrostatics. </w:t>
      </w:r>
      <w:r w:rsidRPr="009A0A08">
        <w:rPr>
          <w:i/>
          <w:iCs/>
          <w:noProof/>
          <w:sz w:val="24"/>
          <w:szCs w:val="24"/>
        </w:rPr>
        <w:t>ACS Nano</w:t>
      </w:r>
      <w:r w:rsidRPr="009A0A08">
        <w:rPr>
          <w:noProof/>
          <w:sz w:val="24"/>
          <w:szCs w:val="24"/>
        </w:rPr>
        <w:t xml:space="preserve">. </w:t>
      </w:r>
      <w:r w:rsidRPr="009A0A08">
        <w:rPr>
          <w:b/>
          <w:bCs/>
          <w:noProof/>
          <w:sz w:val="24"/>
          <w:szCs w:val="24"/>
        </w:rPr>
        <w:t>11</w:t>
      </w:r>
      <w:r w:rsidRPr="009A0A08">
        <w:rPr>
          <w:noProof/>
          <w:sz w:val="24"/>
          <w:szCs w:val="24"/>
        </w:rPr>
        <w:t>, 9950–9956 (2017).</w:t>
      </w:r>
    </w:p>
    <w:p w14:paraId="0D57463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9. </w:t>
      </w:r>
      <w:r w:rsidRPr="009A0A0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A0A08">
        <w:rPr>
          <w:i/>
          <w:iCs/>
          <w:noProof/>
          <w:sz w:val="24"/>
          <w:szCs w:val="24"/>
        </w:rPr>
        <w:t>Appl. Phys. Lett.</w:t>
      </w:r>
      <w:r w:rsidRPr="009A0A08">
        <w:rPr>
          <w:noProof/>
          <w:sz w:val="24"/>
          <w:szCs w:val="24"/>
        </w:rPr>
        <w:t xml:space="preserve"> </w:t>
      </w:r>
      <w:r w:rsidRPr="009A0A08">
        <w:rPr>
          <w:b/>
          <w:bCs/>
          <w:noProof/>
          <w:sz w:val="24"/>
          <w:szCs w:val="24"/>
        </w:rPr>
        <w:t>192408</w:t>
      </w:r>
      <w:r w:rsidRPr="009A0A08">
        <w:rPr>
          <w:noProof/>
          <w:sz w:val="24"/>
          <w:szCs w:val="24"/>
        </w:rPr>
        <w:t>, 10–14 (2012).</w:t>
      </w:r>
    </w:p>
    <w:p w14:paraId="682CF249"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10. </w:t>
      </w:r>
      <w:r w:rsidRPr="009A0A08">
        <w:rPr>
          <w:noProof/>
          <w:sz w:val="24"/>
          <w:szCs w:val="24"/>
        </w:rPr>
        <w:tab/>
        <w:t xml:space="preserve">U. Bauer, S. Emori, G. S. D. Beach, Voltage-controlled domain wall traps in ferromagnetic nanowires. </w:t>
      </w:r>
      <w:r w:rsidRPr="009A0A08">
        <w:rPr>
          <w:i/>
          <w:iCs/>
          <w:noProof/>
          <w:sz w:val="24"/>
          <w:szCs w:val="24"/>
        </w:rPr>
        <w:t>Nat. Nanotechnol.</w:t>
      </w:r>
      <w:r w:rsidRPr="009A0A08">
        <w:rPr>
          <w:noProof/>
          <w:sz w:val="24"/>
          <w:szCs w:val="24"/>
        </w:rPr>
        <w:t xml:space="preserve"> </w:t>
      </w:r>
      <w:r w:rsidRPr="009A0A08">
        <w:rPr>
          <w:b/>
          <w:bCs/>
          <w:noProof/>
          <w:sz w:val="24"/>
          <w:szCs w:val="24"/>
        </w:rPr>
        <w:t>8</w:t>
      </w:r>
      <w:r w:rsidRPr="009A0A08">
        <w:rPr>
          <w:noProof/>
          <w:sz w:val="24"/>
          <w:szCs w:val="24"/>
        </w:rPr>
        <w:t>, 411–416 (2013).</w:t>
      </w:r>
    </w:p>
    <w:p w14:paraId="1F57B99B"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11. </w:t>
      </w:r>
      <w:r w:rsidRPr="009A0A08">
        <w:rPr>
          <w:noProof/>
          <w:sz w:val="24"/>
          <w:szCs w:val="24"/>
        </w:rPr>
        <w:tab/>
        <w:t xml:space="preserve">C. Bi, Y. Liu, T. Newhouse-Illige, M. Xu, M. Rosales, J. W. Freeland, O. Mryasov, S. Zhang, S. G. E. Te Velthuis, W. G. Wang, Reversible control of Co magnetism by voltage-induced oxidation. </w:t>
      </w:r>
      <w:r w:rsidRPr="009A0A08">
        <w:rPr>
          <w:i/>
          <w:iCs/>
          <w:noProof/>
          <w:sz w:val="24"/>
          <w:szCs w:val="24"/>
        </w:rPr>
        <w:t>Phys. Rev. Lett.</w:t>
      </w:r>
      <w:r w:rsidRPr="009A0A08">
        <w:rPr>
          <w:noProof/>
          <w:sz w:val="24"/>
          <w:szCs w:val="24"/>
        </w:rPr>
        <w:t xml:space="preserve"> </w:t>
      </w:r>
      <w:r w:rsidRPr="009A0A08">
        <w:rPr>
          <w:b/>
          <w:bCs/>
          <w:noProof/>
          <w:sz w:val="24"/>
          <w:szCs w:val="24"/>
        </w:rPr>
        <w:t>113</w:t>
      </w:r>
      <w:r w:rsidRPr="009A0A08">
        <w:rPr>
          <w:noProof/>
          <w:sz w:val="24"/>
          <w:szCs w:val="24"/>
        </w:rPr>
        <w:t>, 267202 (2014).</w:t>
      </w:r>
    </w:p>
    <w:p w14:paraId="0378360C"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12. </w:t>
      </w:r>
      <w:r w:rsidRPr="009A0A08">
        <w:rPr>
          <w:noProof/>
          <w:sz w:val="24"/>
          <w:szCs w:val="24"/>
        </w:rPr>
        <w:tab/>
        <w:t xml:space="preserve">U. Bauer, L. Yao, A. J. Tan, P. Agrawal, S. Emori, H. L. Tuller, S. Van Dijken, G. S. D. D. Beach, Magneto-ionic control of interfacial magnetism. </w:t>
      </w:r>
      <w:r w:rsidRPr="009A0A08">
        <w:rPr>
          <w:i/>
          <w:iCs/>
          <w:noProof/>
          <w:sz w:val="24"/>
          <w:szCs w:val="24"/>
        </w:rPr>
        <w:t>Nat. Mater.</w:t>
      </w:r>
      <w:r w:rsidRPr="009A0A08">
        <w:rPr>
          <w:noProof/>
          <w:sz w:val="24"/>
          <w:szCs w:val="24"/>
        </w:rPr>
        <w:t xml:space="preserve"> </w:t>
      </w:r>
      <w:r w:rsidRPr="009A0A08">
        <w:rPr>
          <w:b/>
          <w:bCs/>
          <w:noProof/>
          <w:sz w:val="24"/>
          <w:szCs w:val="24"/>
        </w:rPr>
        <w:t>14</w:t>
      </w:r>
      <w:r w:rsidRPr="009A0A08">
        <w:rPr>
          <w:noProof/>
          <w:sz w:val="24"/>
          <w:szCs w:val="24"/>
        </w:rPr>
        <w:t>, 174–181 (2015).</w:t>
      </w:r>
    </w:p>
    <w:p w14:paraId="35BE097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13. </w:t>
      </w:r>
      <w:r w:rsidRPr="009A0A08">
        <w:rPr>
          <w:noProof/>
          <w:sz w:val="24"/>
          <w:szCs w:val="24"/>
        </w:rPr>
        <w:tab/>
        <w:t>A. J. Grutter, D. A. Gilbert, U. S. Alaan, E. Arenholz, B. B. Maranville, J. A. Borchers, Y. Suzuki, K. Liu, B. J. Kirby, Reversible control of magnetism in La</w:t>
      </w:r>
      <w:r w:rsidRPr="009A0A08">
        <w:rPr>
          <w:noProof/>
          <w:sz w:val="24"/>
          <w:szCs w:val="24"/>
          <w:vertAlign w:val="subscript"/>
        </w:rPr>
        <w:t>0.67</w:t>
      </w:r>
      <w:r w:rsidRPr="009A0A08">
        <w:rPr>
          <w:noProof/>
          <w:sz w:val="24"/>
          <w:szCs w:val="24"/>
        </w:rPr>
        <w:t>Sr</w:t>
      </w:r>
      <w:r w:rsidRPr="009A0A08">
        <w:rPr>
          <w:noProof/>
          <w:sz w:val="24"/>
          <w:szCs w:val="24"/>
          <w:vertAlign w:val="subscript"/>
        </w:rPr>
        <w:t>0.33</w:t>
      </w:r>
      <w:r w:rsidRPr="009A0A08">
        <w:rPr>
          <w:noProof/>
          <w:sz w:val="24"/>
          <w:szCs w:val="24"/>
        </w:rPr>
        <w:t>MnO</w:t>
      </w:r>
      <w:r w:rsidRPr="009A0A08">
        <w:rPr>
          <w:noProof/>
          <w:sz w:val="24"/>
          <w:szCs w:val="24"/>
          <w:vertAlign w:val="subscript"/>
        </w:rPr>
        <w:t>3</w:t>
      </w:r>
      <w:r w:rsidRPr="009A0A08">
        <w:rPr>
          <w:noProof/>
          <w:sz w:val="24"/>
          <w:szCs w:val="24"/>
        </w:rPr>
        <w:t xml:space="preserve"> through chemically-induced oxygen migration. </w:t>
      </w:r>
      <w:r w:rsidRPr="009A0A08">
        <w:rPr>
          <w:i/>
          <w:iCs/>
          <w:noProof/>
          <w:sz w:val="24"/>
          <w:szCs w:val="24"/>
        </w:rPr>
        <w:t>Appl. Phys. Lett.</w:t>
      </w:r>
      <w:r w:rsidRPr="009A0A08">
        <w:rPr>
          <w:noProof/>
          <w:sz w:val="24"/>
          <w:szCs w:val="24"/>
        </w:rPr>
        <w:t xml:space="preserve"> </w:t>
      </w:r>
      <w:r w:rsidRPr="009A0A08">
        <w:rPr>
          <w:b/>
          <w:bCs/>
          <w:noProof/>
          <w:sz w:val="24"/>
          <w:szCs w:val="24"/>
        </w:rPr>
        <w:t>108</w:t>
      </w:r>
      <w:r w:rsidRPr="009A0A08">
        <w:rPr>
          <w:noProof/>
          <w:sz w:val="24"/>
          <w:szCs w:val="24"/>
        </w:rPr>
        <w:t>, 082405 (2016).</w:t>
      </w:r>
    </w:p>
    <w:p w14:paraId="567D8F97"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14. </w:t>
      </w:r>
      <w:r w:rsidRPr="009A0A08">
        <w:rPr>
          <w:noProof/>
          <w:sz w:val="24"/>
          <w:szCs w:val="24"/>
        </w:rPr>
        <w:tab/>
        <w:t xml:space="preserve">D. A. Gilbert, J. Olamit, R. K. Dumas, B. J. Kirby, A. J. Grutter, B. B. Maranville, E. Arenholz, J. A. Borchers, K. Liu, Controllable positive exchange bias via redox-driven oxygen migration. </w:t>
      </w:r>
      <w:r w:rsidRPr="009A0A08">
        <w:rPr>
          <w:i/>
          <w:iCs/>
          <w:noProof/>
          <w:sz w:val="24"/>
          <w:szCs w:val="24"/>
        </w:rPr>
        <w:t>Nat. Commun.</w:t>
      </w:r>
      <w:r w:rsidRPr="009A0A08">
        <w:rPr>
          <w:noProof/>
          <w:sz w:val="24"/>
          <w:szCs w:val="24"/>
        </w:rPr>
        <w:t xml:space="preserve"> </w:t>
      </w:r>
      <w:r w:rsidRPr="009A0A08">
        <w:rPr>
          <w:b/>
          <w:bCs/>
          <w:noProof/>
          <w:sz w:val="24"/>
          <w:szCs w:val="24"/>
        </w:rPr>
        <w:t>7</w:t>
      </w:r>
      <w:r w:rsidRPr="009A0A08">
        <w:rPr>
          <w:noProof/>
          <w:sz w:val="24"/>
          <w:szCs w:val="24"/>
        </w:rPr>
        <w:t>, 11050 (2016).</w:t>
      </w:r>
    </w:p>
    <w:p w14:paraId="29FA75A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15. </w:t>
      </w:r>
      <w:r w:rsidRPr="009A0A08">
        <w:rPr>
          <w:noProof/>
          <w:sz w:val="24"/>
          <w:szCs w:val="24"/>
        </w:rPr>
        <w:tab/>
        <w:t xml:space="preserve">D. A. Gilbert, A. J. Grutter, E. Arenholz, K. Liu, B. J. Kirby, J. A. Borchers, B. B. Maranville, Structural and magnetic depth profiles of magneto-ionic heterostructures beyond the interface limit. </w:t>
      </w:r>
      <w:r w:rsidRPr="009A0A08">
        <w:rPr>
          <w:i/>
          <w:iCs/>
          <w:noProof/>
          <w:sz w:val="24"/>
          <w:szCs w:val="24"/>
        </w:rPr>
        <w:t>Nat. Commun.</w:t>
      </w:r>
      <w:r w:rsidRPr="009A0A08">
        <w:rPr>
          <w:noProof/>
          <w:sz w:val="24"/>
          <w:szCs w:val="24"/>
        </w:rPr>
        <w:t xml:space="preserve"> </w:t>
      </w:r>
      <w:r w:rsidRPr="009A0A08">
        <w:rPr>
          <w:b/>
          <w:bCs/>
          <w:noProof/>
          <w:sz w:val="24"/>
          <w:szCs w:val="24"/>
        </w:rPr>
        <w:t>7</w:t>
      </w:r>
      <w:r w:rsidRPr="009A0A08">
        <w:rPr>
          <w:noProof/>
          <w:sz w:val="24"/>
          <w:szCs w:val="24"/>
        </w:rPr>
        <w:t>, 12264 (2016).</w:t>
      </w:r>
    </w:p>
    <w:p w14:paraId="087FC9A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16. </w:t>
      </w:r>
      <w:r w:rsidRPr="009A0A0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A0A08">
        <w:rPr>
          <w:i/>
          <w:iCs/>
          <w:noProof/>
          <w:sz w:val="24"/>
          <w:szCs w:val="24"/>
        </w:rPr>
        <w:t>Phys. Rev. Mater.</w:t>
      </w:r>
      <w:r w:rsidRPr="009A0A08">
        <w:rPr>
          <w:noProof/>
          <w:sz w:val="24"/>
          <w:szCs w:val="24"/>
        </w:rPr>
        <w:t xml:space="preserve"> </w:t>
      </w:r>
      <w:r w:rsidRPr="009A0A08">
        <w:rPr>
          <w:b/>
          <w:bCs/>
          <w:noProof/>
          <w:sz w:val="24"/>
          <w:szCs w:val="24"/>
        </w:rPr>
        <w:t>2</w:t>
      </w:r>
      <w:r w:rsidRPr="009A0A08">
        <w:rPr>
          <w:noProof/>
          <w:sz w:val="24"/>
          <w:szCs w:val="24"/>
        </w:rPr>
        <w:t>, 104402 (2018).</w:t>
      </w:r>
    </w:p>
    <w:p w14:paraId="2966F00B"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17. </w:t>
      </w:r>
      <w:r w:rsidRPr="009A0A08">
        <w:rPr>
          <w:noProof/>
          <w:sz w:val="24"/>
          <w:szCs w:val="24"/>
        </w:rPr>
        <w:tab/>
        <w:t xml:space="preserve">G. J. Shen, C. C. Lam, J. C. L. Chow, S. T. Tang, Twin formation due to irradiation of </w:t>
      </w:r>
      <w:r w:rsidRPr="009A0A08">
        <w:rPr>
          <w:noProof/>
          <w:sz w:val="24"/>
          <w:szCs w:val="24"/>
        </w:rPr>
        <w:lastRenderedPageBreak/>
        <w:t xml:space="preserve">energetic electron beam in high-temperature superconductors of In- and Sb-doped YBCO. </w:t>
      </w:r>
      <w:r w:rsidRPr="009A0A08">
        <w:rPr>
          <w:i/>
          <w:iCs/>
          <w:noProof/>
          <w:sz w:val="24"/>
          <w:szCs w:val="24"/>
        </w:rPr>
        <w:t>Phys. C</w:t>
      </w:r>
      <w:r w:rsidRPr="009A0A08">
        <w:rPr>
          <w:noProof/>
          <w:sz w:val="24"/>
          <w:szCs w:val="24"/>
        </w:rPr>
        <w:t xml:space="preserve">. </w:t>
      </w:r>
      <w:r w:rsidRPr="009A0A08">
        <w:rPr>
          <w:b/>
          <w:bCs/>
          <w:noProof/>
          <w:sz w:val="24"/>
          <w:szCs w:val="24"/>
        </w:rPr>
        <w:t>214</w:t>
      </w:r>
      <w:r w:rsidRPr="009A0A08">
        <w:rPr>
          <w:noProof/>
          <w:sz w:val="24"/>
          <w:szCs w:val="24"/>
        </w:rPr>
        <w:t>, 426–434 (1993).</w:t>
      </w:r>
    </w:p>
    <w:p w14:paraId="6D13A591"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18. </w:t>
      </w:r>
      <w:r w:rsidRPr="009A0A08">
        <w:rPr>
          <w:noProof/>
          <w:sz w:val="24"/>
          <w:szCs w:val="24"/>
        </w:rPr>
        <w:tab/>
        <w:t>J. H. Müller, W. Mertin, R. Gruehn, Oxygen mobility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7-x</w:t>
      </w:r>
      <w:r w:rsidRPr="009A0A08">
        <w:rPr>
          <w:noProof/>
          <w:sz w:val="24"/>
          <w:szCs w:val="24"/>
        </w:rPr>
        <w:t xml:space="preserve">: A TEM and HRTEM investigation. </w:t>
      </w:r>
      <w:r w:rsidRPr="009A0A08">
        <w:rPr>
          <w:i/>
          <w:iCs/>
          <w:noProof/>
          <w:sz w:val="24"/>
          <w:szCs w:val="24"/>
        </w:rPr>
        <w:t>Supercond. Sci. Technol.</w:t>
      </w:r>
      <w:r w:rsidRPr="009A0A08">
        <w:rPr>
          <w:noProof/>
          <w:sz w:val="24"/>
          <w:szCs w:val="24"/>
        </w:rPr>
        <w:t xml:space="preserve"> </w:t>
      </w:r>
      <w:r w:rsidRPr="009A0A08">
        <w:rPr>
          <w:b/>
          <w:bCs/>
          <w:noProof/>
          <w:sz w:val="24"/>
          <w:szCs w:val="24"/>
        </w:rPr>
        <w:t>3</w:t>
      </w:r>
      <w:r w:rsidRPr="009A0A08">
        <w:rPr>
          <w:noProof/>
          <w:sz w:val="24"/>
          <w:szCs w:val="24"/>
        </w:rPr>
        <w:t>, 273–281 (1990).</w:t>
      </w:r>
    </w:p>
    <w:p w14:paraId="25C3A82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19. </w:t>
      </w:r>
      <w:r w:rsidRPr="009A0A08">
        <w:rPr>
          <w:noProof/>
          <w:sz w:val="24"/>
          <w:szCs w:val="24"/>
        </w:rPr>
        <w:tab/>
        <w:t xml:space="preserve">M. Lorenz, H. Hochmuth, D. Matusch, M. Kusunoki, V. L. Svetchnikov, V. Riede, I. Stanca, G. Kastner, D. Hesse, High-quality Y-Ba-Cu-O thin films by PLD-ready for market applications. </w:t>
      </w:r>
      <w:r w:rsidRPr="009A0A08">
        <w:rPr>
          <w:i/>
          <w:iCs/>
          <w:noProof/>
          <w:sz w:val="24"/>
          <w:szCs w:val="24"/>
        </w:rPr>
        <w:t>IEEE Trans. Appiled Supercond.</w:t>
      </w:r>
      <w:r w:rsidRPr="009A0A08">
        <w:rPr>
          <w:noProof/>
          <w:sz w:val="24"/>
          <w:szCs w:val="24"/>
        </w:rPr>
        <w:t xml:space="preserve"> </w:t>
      </w:r>
      <w:r w:rsidRPr="009A0A08">
        <w:rPr>
          <w:b/>
          <w:bCs/>
          <w:noProof/>
          <w:sz w:val="24"/>
          <w:szCs w:val="24"/>
        </w:rPr>
        <w:t>11</w:t>
      </w:r>
      <w:r w:rsidRPr="009A0A08">
        <w:rPr>
          <w:noProof/>
          <w:sz w:val="24"/>
          <w:szCs w:val="24"/>
        </w:rPr>
        <w:t>, 3209–3212 (2001).</w:t>
      </w:r>
    </w:p>
    <w:p w14:paraId="5E15EEF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20. </w:t>
      </w:r>
      <w:r w:rsidRPr="009A0A08">
        <w:rPr>
          <w:noProof/>
          <w:sz w:val="24"/>
          <w:szCs w:val="24"/>
        </w:rPr>
        <w:tab/>
        <w:t xml:space="preserve">J. M. Phillips, Substrate selection for high-temperature superconducting thin films. </w:t>
      </w:r>
      <w:r w:rsidRPr="009A0A08">
        <w:rPr>
          <w:i/>
          <w:iCs/>
          <w:noProof/>
          <w:sz w:val="24"/>
          <w:szCs w:val="24"/>
        </w:rPr>
        <w:t>J. Appl. Phys.</w:t>
      </w:r>
      <w:r w:rsidRPr="009A0A08">
        <w:rPr>
          <w:noProof/>
          <w:sz w:val="24"/>
          <w:szCs w:val="24"/>
        </w:rPr>
        <w:t xml:space="preserve"> </w:t>
      </w:r>
      <w:r w:rsidRPr="009A0A08">
        <w:rPr>
          <w:b/>
          <w:bCs/>
          <w:noProof/>
          <w:sz w:val="24"/>
          <w:szCs w:val="24"/>
        </w:rPr>
        <w:t>79</w:t>
      </w:r>
      <w:r w:rsidRPr="009A0A08">
        <w:rPr>
          <w:noProof/>
          <w:sz w:val="24"/>
          <w:szCs w:val="24"/>
        </w:rPr>
        <w:t>, 1829–1848 (1996).</w:t>
      </w:r>
    </w:p>
    <w:p w14:paraId="0A7CCEE0"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21. </w:t>
      </w:r>
      <w:r w:rsidRPr="009A0A08">
        <w:rPr>
          <w:noProof/>
          <w:sz w:val="24"/>
          <w:szCs w:val="24"/>
        </w:rPr>
        <w:tab/>
        <w:t>J. D. Budai, R. Feenstra, L. A. Boatner, X-ray study of in-plane epitaxy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thin films. </w:t>
      </w:r>
      <w:r w:rsidRPr="009A0A08">
        <w:rPr>
          <w:i/>
          <w:iCs/>
          <w:noProof/>
          <w:sz w:val="24"/>
          <w:szCs w:val="24"/>
        </w:rPr>
        <w:t>Phys. Rev. B</w:t>
      </w:r>
      <w:r w:rsidRPr="009A0A08">
        <w:rPr>
          <w:noProof/>
          <w:sz w:val="24"/>
          <w:szCs w:val="24"/>
        </w:rPr>
        <w:t xml:space="preserve">. </w:t>
      </w:r>
      <w:r w:rsidRPr="009A0A08">
        <w:rPr>
          <w:b/>
          <w:bCs/>
          <w:noProof/>
          <w:sz w:val="24"/>
          <w:szCs w:val="24"/>
        </w:rPr>
        <w:t>39</w:t>
      </w:r>
      <w:r w:rsidRPr="009A0A08">
        <w:rPr>
          <w:noProof/>
          <w:sz w:val="24"/>
          <w:szCs w:val="24"/>
        </w:rPr>
        <w:t>, 12355–12358 (1989).</w:t>
      </w:r>
    </w:p>
    <w:p w14:paraId="71191EBF"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22. </w:t>
      </w:r>
      <w:r w:rsidRPr="009A0A08">
        <w:rPr>
          <w:noProof/>
          <w:sz w:val="24"/>
          <w:szCs w:val="24"/>
        </w:rPr>
        <w:tab/>
        <w:t>H. Y. Zhai, W. K. Chu, Effect of interfacial strain on critical temperature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7-δ</w:t>
      </w:r>
      <w:r w:rsidRPr="009A0A08">
        <w:rPr>
          <w:noProof/>
          <w:sz w:val="24"/>
          <w:szCs w:val="24"/>
        </w:rPr>
        <w:t xml:space="preserve"> thin films. </w:t>
      </w:r>
      <w:r w:rsidRPr="009A0A08">
        <w:rPr>
          <w:i/>
          <w:iCs/>
          <w:noProof/>
          <w:sz w:val="24"/>
          <w:szCs w:val="24"/>
        </w:rPr>
        <w:t>Appl. Phys. Lett.</w:t>
      </w:r>
      <w:r w:rsidRPr="009A0A08">
        <w:rPr>
          <w:noProof/>
          <w:sz w:val="24"/>
          <w:szCs w:val="24"/>
        </w:rPr>
        <w:t xml:space="preserve"> </w:t>
      </w:r>
      <w:r w:rsidRPr="009A0A08">
        <w:rPr>
          <w:b/>
          <w:bCs/>
          <w:noProof/>
          <w:sz w:val="24"/>
          <w:szCs w:val="24"/>
        </w:rPr>
        <w:t>76</w:t>
      </w:r>
      <w:r w:rsidRPr="009A0A08">
        <w:rPr>
          <w:noProof/>
          <w:sz w:val="24"/>
          <w:szCs w:val="24"/>
        </w:rPr>
        <w:t>, 3469–3471 (2000).</w:t>
      </w:r>
    </w:p>
    <w:p w14:paraId="6BBD682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23. </w:t>
      </w:r>
      <w:r w:rsidRPr="009A0A08">
        <w:rPr>
          <w:noProof/>
          <w:sz w:val="24"/>
          <w:szCs w:val="24"/>
        </w:rPr>
        <w:tab/>
        <w:t>G. Calestani, C. Rizzoli, Crystal structure of the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superconductor by single-crystal X-ray diffraction. </w:t>
      </w:r>
      <w:r w:rsidRPr="009A0A08">
        <w:rPr>
          <w:i/>
          <w:iCs/>
          <w:noProof/>
          <w:sz w:val="24"/>
          <w:szCs w:val="24"/>
        </w:rPr>
        <w:t>Nature</w:t>
      </w:r>
      <w:r w:rsidRPr="009A0A08">
        <w:rPr>
          <w:noProof/>
          <w:sz w:val="24"/>
          <w:szCs w:val="24"/>
        </w:rPr>
        <w:t xml:space="preserve">. </w:t>
      </w:r>
      <w:r w:rsidRPr="009A0A08">
        <w:rPr>
          <w:b/>
          <w:bCs/>
          <w:noProof/>
          <w:sz w:val="24"/>
          <w:szCs w:val="24"/>
        </w:rPr>
        <w:t>328</w:t>
      </w:r>
      <w:r w:rsidRPr="009A0A08">
        <w:rPr>
          <w:noProof/>
          <w:sz w:val="24"/>
          <w:szCs w:val="24"/>
        </w:rPr>
        <w:t>, 606–607 (1987).</w:t>
      </w:r>
    </w:p>
    <w:p w14:paraId="5C511680"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24. </w:t>
      </w:r>
      <w:r w:rsidRPr="009A0A08">
        <w:rPr>
          <w:noProof/>
          <w:sz w:val="24"/>
          <w:szCs w:val="24"/>
        </w:rPr>
        <w:tab/>
        <w:t>W. J. Lin, P. D. Hatton, F. Baudenbacher, J. Santiso, Observation of small interfacial strains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sub-micron-thick films grown on SrTiO</w:t>
      </w:r>
      <w:r w:rsidRPr="009A0A08">
        <w:rPr>
          <w:noProof/>
          <w:sz w:val="24"/>
          <w:szCs w:val="24"/>
          <w:vertAlign w:val="subscript"/>
        </w:rPr>
        <w:t>3</w:t>
      </w:r>
      <w:r w:rsidRPr="009A0A08">
        <w:rPr>
          <w:noProof/>
          <w:sz w:val="24"/>
          <w:szCs w:val="24"/>
        </w:rPr>
        <w:t xml:space="preserve"> substrates. </w:t>
      </w:r>
      <w:r w:rsidRPr="009A0A08">
        <w:rPr>
          <w:i/>
          <w:iCs/>
          <w:noProof/>
          <w:sz w:val="24"/>
          <w:szCs w:val="24"/>
        </w:rPr>
        <w:t>Appl. Phys. Lett.</w:t>
      </w:r>
      <w:r w:rsidRPr="009A0A08">
        <w:rPr>
          <w:noProof/>
          <w:sz w:val="24"/>
          <w:szCs w:val="24"/>
        </w:rPr>
        <w:t xml:space="preserve"> </w:t>
      </w:r>
      <w:r w:rsidRPr="009A0A08">
        <w:rPr>
          <w:b/>
          <w:bCs/>
          <w:noProof/>
          <w:sz w:val="24"/>
          <w:szCs w:val="24"/>
        </w:rPr>
        <w:t>72</w:t>
      </w:r>
      <w:r w:rsidRPr="009A0A08">
        <w:rPr>
          <w:noProof/>
          <w:sz w:val="24"/>
          <w:szCs w:val="24"/>
        </w:rPr>
        <w:t>, 2966–2968 (1998).</w:t>
      </w:r>
    </w:p>
    <w:p w14:paraId="2DD91C3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25. </w:t>
      </w:r>
      <w:r w:rsidRPr="009A0A08">
        <w:rPr>
          <w:noProof/>
          <w:sz w:val="24"/>
          <w:szCs w:val="24"/>
        </w:rPr>
        <w:tab/>
        <w:t>F. M. Granozio, F. Ricci, U. Scotti di Uccio, J. C. Villegier, Orthorhombic-tetragonal transition in twin-free (110)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films. </w:t>
      </w:r>
      <w:r w:rsidRPr="009A0A08">
        <w:rPr>
          <w:i/>
          <w:iCs/>
          <w:noProof/>
          <w:sz w:val="24"/>
          <w:szCs w:val="24"/>
        </w:rPr>
        <w:t>Phys. Rev. B</w:t>
      </w:r>
      <w:r w:rsidRPr="009A0A08">
        <w:rPr>
          <w:noProof/>
          <w:sz w:val="24"/>
          <w:szCs w:val="24"/>
        </w:rPr>
        <w:t xml:space="preserve">. </w:t>
      </w:r>
      <w:r w:rsidRPr="009A0A08">
        <w:rPr>
          <w:b/>
          <w:bCs/>
          <w:noProof/>
          <w:sz w:val="24"/>
          <w:szCs w:val="24"/>
        </w:rPr>
        <w:t>57</w:t>
      </w:r>
      <w:r w:rsidRPr="009A0A08">
        <w:rPr>
          <w:noProof/>
          <w:sz w:val="24"/>
          <w:szCs w:val="24"/>
        </w:rPr>
        <w:t>, 6–9 (1998).</w:t>
      </w:r>
    </w:p>
    <w:p w14:paraId="7D1C638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26. </w:t>
      </w:r>
      <w:r w:rsidRPr="009A0A08">
        <w:rPr>
          <w:noProof/>
          <w:sz w:val="24"/>
          <w:szCs w:val="24"/>
        </w:rPr>
        <w:tab/>
        <w:t>C. Xie, J. I. Budnick, B. O. Wells, J. C. Woicik, Separation of the strain and finite size effect on the ferromagnetic properties of La</w:t>
      </w:r>
      <w:r w:rsidRPr="009A0A08">
        <w:rPr>
          <w:noProof/>
          <w:sz w:val="24"/>
          <w:szCs w:val="24"/>
          <w:vertAlign w:val="subscript"/>
        </w:rPr>
        <w:t>0.5</w:t>
      </w:r>
      <w:r w:rsidRPr="009A0A08">
        <w:rPr>
          <w:noProof/>
          <w:sz w:val="24"/>
          <w:szCs w:val="24"/>
        </w:rPr>
        <w:t>Sr</w:t>
      </w:r>
      <w:r w:rsidRPr="009A0A08">
        <w:rPr>
          <w:noProof/>
          <w:sz w:val="24"/>
          <w:szCs w:val="24"/>
          <w:vertAlign w:val="subscript"/>
        </w:rPr>
        <w:t>0.5</w:t>
      </w:r>
      <w:r w:rsidRPr="009A0A08">
        <w:rPr>
          <w:noProof/>
          <w:sz w:val="24"/>
          <w:szCs w:val="24"/>
        </w:rPr>
        <w:t>CoO</w:t>
      </w:r>
      <w:r w:rsidRPr="009A0A08">
        <w:rPr>
          <w:noProof/>
          <w:sz w:val="24"/>
          <w:szCs w:val="24"/>
          <w:vertAlign w:val="subscript"/>
        </w:rPr>
        <w:t>3</w:t>
      </w:r>
      <w:r w:rsidRPr="009A0A08">
        <w:rPr>
          <w:noProof/>
          <w:sz w:val="24"/>
          <w:szCs w:val="24"/>
        </w:rPr>
        <w:t xml:space="preserve"> thin films. </w:t>
      </w:r>
      <w:r w:rsidRPr="009A0A08">
        <w:rPr>
          <w:i/>
          <w:iCs/>
          <w:noProof/>
          <w:sz w:val="24"/>
          <w:szCs w:val="24"/>
        </w:rPr>
        <w:t>Appl. Phys. Lett.</w:t>
      </w:r>
      <w:r w:rsidRPr="009A0A08">
        <w:rPr>
          <w:noProof/>
          <w:sz w:val="24"/>
          <w:szCs w:val="24"/>
        </w:rPr>
        <w:t xml:space="preserve"> </w:t>
      </w:r>
      <w:r w:rsidRPr="009A0A08">
        <w:rPr>
          <w:b/>
          <w:bCs/>
          <w:noProof/>
          <w:sz w:val="24"/>
          <w:szCs w:val="24"/>
        </w:rPr>
        <w:t>91</w:t>
      </w:r>
      <w:r w:rsidRPr="009A0A08">
        <w:rPr>
          <w:noProof/>
          <w:sz w:val="24"/>
          <w:szCs w:val="24"/>
        </w:rPr>
        <w:t>, 172509 (2007).</w:t>
      </w:r>
    </w:p>
    <w:p w14:paraId="45228A4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27. </w:t>
      </w:r>
      <w:r w:rsidRPr="009A0A08">
        <w:rPr>
          <w:noProof/>
          <w:sz w:val="24"/>
          <w:szCs w:val="24"/>
        </w:rPr>
        <w:tab/>
        <w:t>S. Miyoshi, J. O. Hong, K. Yashiro, A. Kaimai, Y. Nigara, K. Kawamura, T. Kawada, J. Mizusaki, Lattice expansion upon reduction of perovskite-type LaMnO</w:t>
      </w:r>
      <w:r w:rsidRPr="009A0A08">
        <w:rPr>
          <w:noProof/>
          <w:sz w:val="24"/>
          <w:szCs w:val="24"/>
          <w:vertAlign w:val="subscript"/>
        </w:rPr>
        <w:t>3</w:t>
      </w:r>
      <w:r w:rsidRPr="009A0A08">
        <w:rPr>
          <w:noProof/>
          <w:sz w:val="24"/>
          <w:szCs w:val="24"/>
        </w:rPr>
        <w:t xml:space="preserve"> with oxygen-deficit nonstoichiometry. </w:t>
      </w:r>
      <w:r w:rsidRPr="009A0A08">
        <w:rPr>
          <w:i/>
          <w:iCs/>
          <w:noProof/>
          <w:sz w:val="24"/>
          <w:szCs w:val="24"/>
        </w:rPr>
        <w:t>Solid State Ionics</w:t>
      </w:r>
      <w:r w:rsidRPr="009A0A08">
        <w:rPr>
          <w:noProof/>
          <w:sz w:val="24"/>
          <w:szCs w:val="24"/>
        </w:rPr>
        <w:t xml:space="preserve">. </w:t>
      </w:r>
      <w:r w:rsidRPr="009A0A08">
        <w:rPr>
          <w:b/>
          <w:bCs/>
          <w:noProof/>
          <w:sz w:val="24"/>
          <w:szCs w:val="24"/>
        </w:rPr>
        <w:t>161</w:t>
      </w:r>
      <w:r w:rsidRPr="009A0A08">
        <w:rPr>
          <w:noProof/>
          <w:sz w:val="24"/>
          <w:szCs w:val="24"/>
        </w:rPr>
        <w:t>, 209–217 (2003).</w:t>
      </w:r>
    </w:p>
    <w:p w14:paraId="591ECE9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28. </w:t>
      </w:r>
      <w:r w:rsidRPr="009A0A0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A0A08">
        <w:rPr>
          <w:i/>
          <w:iCs/>
          <w:noProof/>
          <w:sz w:val="24"/>
          <w:szCs w:val="24"/>
        </w:rPr>
        <w:t>Science</w:t>
      </w:r>
      <w:r w:rsidRPr="009A0A08">
        <w:rPr>
          <w:noProof/>
          <w:sz w:val="24"/>
          <w:szCs w:val="24"/>
        </w:rPr>
        <w:t xml:space="preserve">. </w:t>
      </w:r>
      <w:r w:rsidRPr="009A0A08">
        <w:rPr>
          <w:b/>
          <w:bCs/>
          <w:noProof/>
          <w:sz w:val="24"/>
          <w:szCs w:val="24"/>
        </w:rPr>
        <w:t>247</w:t>
      </w:r>
      <w:r w:rsidRPr="009A0A08">
        <w:rPr>
          <w:noProof/>
          <w:sz w:val="24"/>
          <w:szCs w:val="24"/>
        </w:rPr>
        <w:t>, 57–59 (1990).</w:t>
      </w:r>
    </w:p>
    <w:p w14:paraId="0DE80459"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29. </w:t>
      </w:r>
      <w:r w:rsidRPr="009A0A08">
        <w:rPr>
          <w:noProof/>
          <w:sz w:val="24"/>
          <w:szCs w:val="24"/>
        </w:rPr>
        <w:tab/>
        <w:t>L. F. Fu, N. D. Browning, W. Ramadan, S. B. Ogale, D. C. Kundaliya, T. Venkatesan, Interface and defect structures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7-δ</w:t>
      </w:r>
      <w:r w:rsidRPr="009A0A08">
        <w:rPr>
          <w:noProof/>
          <w:sz w:val="24"/>
          <w:szCs w:val="24"/>
        </w:rPr>
        <w:t xml:space="preserve"> and Nb:SrTiO</w:t>
      </w:r>
      <w:r w:rsidRPr="009A0A08">
        <w:rPr>
          <w:noProof/>
          <w:sz w:val="24"/>
          <w:szCs w:val="24"/>
          <w:vertAlign w:val="subscript"/>
        </w:rPr>
        <w:t>3</w:t>
      </w:r>
      <w:r w:rsidRPr="009A0A08">
        <w:rPr>
          <w:noProof/>
          <w:sz w:val="24"/>
          <w:szCs w:val="24"/>
        </w:rPr>
        <w:t xml:space="preserve"> heterojunction. </w:t>
      </w:r>
      <w:r w:rsidRPr="009A0A08">
        <w:rPr>
          <w:i/>
          <w:iCs/>
          <w:noProof/>
          <w:sz w:val="24"/>
          <w:szCs w:val="24"/>
        </w:rPr>
        <w:t>J. Phys. D. Appl. Phys.</w:t>
      </w:r>
      <w:r w:rsidRPr="009A0A08">
        <w:rPr>
          <w:noProof/>
          <w:sz w:val="24"/>
          <w:szCs w:val="24"/>
        </w:rPr>
        <w:t xml:space="preserve"> </w:t>
      </w:r>
      <w:r w:rsidRPr="009A0A08">
        <w:rPr>
          <w:b/>
          <w:bCs/>
          <w:noProof/>
          <w:sz w:val="24"/>
          <w:szCs w:val="24"/>
        </w:rPr>
        <w:t>40</w:t>
      </w:r>
      <w:r w:rsidRPr="009A0A08">
        <w:rPr>
          <w:noProof/>
          <w:sz w:val="24"/>
          <w:szCs w:val="24"/>
        </w:rPr>
        <w:t>, 187–191 (2007).</w:t>
      </w:r>
    </w:p>
    <w:p w14:paraId="18FB721F"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30. </w:t>
      </w:r>
      <w:r w:rsidRPr="009A0A08">
        <w:rPr>
          <w:noProof/>
          <w:sz w:val="24"/>
          <w:szCs w:val="24"/>
        </w:rPr>
        <w:tab/>
        <w:t xml:space="preserve">R. Ramesh, D. M. Hwang, J. B. Barner, L. Nazar, T. S. Ravi, A. Inam, B. Dutta, X. D. Wu, T. Venkatesan, Defect structure of laser deposited Y-Ba-Cu-O thin films on single crystal MgO substrate. </w:t>
      </w:r>
      <w:r w:rsidRPr="009A0A08">
        <w:rPr>
          <w:i/>
          <w:iCs/>
          <w:noProof/>
          <w:sz w:val="24"/>
          <w:szCs w:val="24"/>
        </w:rPr>
        <w:t>J. Mater. Res.</w:t>
      </w:r>
      <w:r w:rsidRPr="009A0A08">
        <w:rPr>
          <w:noProof/>
          <w:sz w:val="24"/>
          <w:szCs w:val="24"/>
        </w:rPr>
        <w:t xml:space="preserve"> </w:t>
      </w:r>
      <w:r w:rsidRPr="009A0A08">
        <w:rPr>
          <w:b/>
          <w:bCs/>
          <w:noProof/>
          <w:sz w:val="24"/>
          <w:szCs w:val="24"/>
        </w:rPr>
        <w:t>5</w:t>
      </w:r>
      <w:r w:rsidRPr="009A0A08">
        <w:rPr>
          <w:noProof/>
          <w:sz w:val="24"/>
          <w:szCs w:val="24"/>
        </w:rPr>
        <w:t>, 704–716 (1990).</w:t>
      </w:r>
    </w:p>
    <w:p w14:paraId="0155D40D"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31. </w:t>
      </w:r>
      <w:r w:rsidRPr="009A0A08">
        <w:rPr>
          <w:noProof/>
          <w:sz w:val="24"/>
          <w:szCs w:val="24"/>
        </w:rPr>
        <w:tab/>
        <w:t>R. J. Cava, B. Batlogg, R. B. van Dover, D. W. Murphy, S. Sunshine, T. Siegrist, J. P. Remeika, E. A. Rietman, S. Zahurak, G. P. Espinosa, Bulk Superconductivity at 91 K in Single-Phase Oxygen-Deficient Perovskite Ba</w:t>
      </w:r>
      <w:r w:rsidRPr="009A0A08">
        <w:rPr>
          <w:noProof/>
          <w:sz w:val="24"/>
          <w:szCs w:val="24"/>
          <w:vertAlign w:val="subscript"/>
        </w:rPr>
        <w:t>2</w:t>
      </w:r>
      <w:r w:rsidRPr="009A0A08">
        <w:rPr>
          <w:noProof/>
          <w:sz w:val="24"/>
          <w:szCs w:val="24"/>
        </w:rPr>
        <w:t>YCu</w:t>
      </w:r>
      <w:r w:rsidRPr="009A0A08">
        <w:rPr>
          <w:noProof/>
          <w:sz w:val="24"/>
          <w:szCs w:val="24"/>
          <w:vertAlign w:val="subscript"/>
        </w:rPr>
        <w:t>3</w:t>
      </w:r>
      <w:r w:rsidRPr="009A0A08">
        <w:rPr>
          <w:noProof/>
          <w:sz w:val="24"/>
          <w:szCs w:val="24"/>
        </w:rPr>
        <w:t>O</w:t>
      </w:r>
      <w:r w:rsidRPr="009A0A08">
        <w:rPr>
          <w:noProof/>
          <w:sz w:val="24"/>
          <w:szCs w:val="24"/>
          <w:vertAlign w:val="subscript"/>
        </w:rPr>
        <w:t>9-δ</w:t>
      </w:r>
      <w:r w:rsidRPr="009A0A08">
        <w:rPr>
          <w:noProof/>
          <w:sz w:val="24"/>
          <w:szCs w:val="24"/>
        </w:rPr>
        <w:t xml:space="preserve">. </w:t>
      </w:r>
      <w:r w:rsidRPr="009A0A08">
        <w:rPr>
          <w:i/>
          <w:iCs/>
          <w:noProof/>
          <w:sz w:val="24"/>
          <w:szCs w:val="24"/>
        </w:rPr>
        <w:t>Phys. Rev. Lett.</w:t>
      </w:r>
      <w:r w:rsidRPr="009A0A08">
        <w:rPr>
          <w:noProof/>
          <w:sz w:val="24"/>
          <w:szCs w:val="24"/>
        </w:rPr>
        <w:t xml:space="preserve"> </w:t>
      </w:r>
      <w:r w:rsidRPr="009A0A08">
        <w:rPr>
          <w:b/>
          <w:bCs/>
          <w:noProof/>
          <w:sz w:val="24"/>
          <w:szCs w:val="24"/>
        </w:rPr>
        <w:t>58</w:t>
      </w:r>
      <w:r w:rsidRPr="009A0A08">
        <w:rPr>
          <w:noProof/>
          <w:sz w:val="24"/>
          <w:szCs w:val="24"/>
        </w:rPr>
        <w:t>, 1676–1679 (1987).</w:t>
      </w:r>
    </w:p>
    <w:p w14:paraId="54B4A07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32. </w:t>
      </w:r>
      <w:r w:rsidRPr="009A0A08">
        <w:rPr>
          <w:noProof/>
          <w:sz w:val="24"/>
          <w:szCs w:val="24"/>
        </w:rPr>
        <w:tab/>
        <w:t>P. Bordet, C. Chaillout, J. Chenavas, J. Hodeau, Structure determination of the new high-temperature superconductor Y</w:t>
      </w:r>
      <w:r w:rsidRPr="009A0A08">
        <w:rPr>
          <w:noProof/>
          <w:sz w:val="24"/>
          <w:szCs w:val="24"/>
          <w:vertAlign w:val="subscript"/>
        </w:rPr>
        <w:t>2</w:t>
      </w:r>
      <w:r w:rsidRPr="009A0A08">
        <w:rPr>
          <w:noProof/>
          <w:sz w:val="24"/>
          <w:szCs w:val="24"/>
        </w:rPr>
        <w:t>Ba</w:t>
      </w:r>
      <w:r w:rsidRPr="009A0A08">
        <w:rPr>
          <w:noProof/>
          <w:sz w:val="24"/>
          <w:szCs w:val="24"/>
          <w:vertAlign w:val="subscript"/>
        </w:rPr>
        <w:t>4</w:t>
      </w:r>
      <w:r w:rsidRPr="009A0A08">
        <w:rPr>
          <w:noProof/>
          <w:sz w:val="24"/>
          <w:szCs w:val="24"/>
        </w:rPr>
        <w:t>Cu</w:t>
      </w:r>
      <w:r w:rsidRPr="009A0A08">
        <w:rPr>
          <w:noProof/>
          <w:sz w:val="24"/>
          <w:szCs w:val="24"/>
          <w:vertAlign w:val="subscript"/>
        </w:rPr>
        <w:t>7</w:t>
      </w:r>
      <w:r w:rsidRPr="009A0A08">
        <w:rPr>
          <w:noProof/>
          <w:sz w:val="24"/>
          <w:szCs w:val="24"/>
        </w:rPr>
        <w:t>O</w:t>
      </w:r>
      <w:r w:rsidRPr="009A0A08">
        <w:rPr>
          <w:noProof/>
          <w:sz w:val="24"/>
          <w:szCs w:val="24"/>
          <w:vertAlign w:val="subscript"/>
        </w:rPr>
        <w:t>14+x</w:t>
      </w:r>
      <w:r w:rsidRPr="009A0A08">
        <w:rPr>
          <w:noProof/>
          <w:sz w:val="24"/>
          <w:szCs w:val="24"/>
        </w:rPr>
        <w:t xml:space="preserve">. </w:t>
      </w:r>
      <w:r w:rsidRPr="009A0A08">
        <w:rPr>
          <w:i/>
          <w:iCs/>
          <w:noProof/>
          <w:sz w:val="24"/>
          <w:szCs w:val="24"/>
        </w:rPr>
        <w:t>Nature</w:t>
      </w:r>
      <w:r w:rsidRPr="009A0A08">
        <w:rPr>
          <w:noProof/>
          <w:sz w:val="24"/>
          <w:szCs w:val="24"/>
        </w:rPr>
        <w:t xml:space="preserve">. </w:t>
      </w:r>
      <w:r w:rsidRPr="009A0A08">
        <w:rPr>
          <w:b/>
          <w:bCs/>
          <w:noProof/>
          <w:sz w:val="24"/>
          <w:szCs w:val="24"/>
        </w:rPr>
        <w:t>334</w:t>
      </w:r>
      <w:r w:rsidRPr="009A0A08">
        <w:rPr>
          <w:noProof/>
          <w:sz w:val="24"/>
          <w:szCs w:val="24"/>
        </w:rPr>
        <w:t>, 596–596 (1988).</w:t>
      </w:r>
    </w:p>
    <w:p w14:paraId="307C890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33. </w:t>
      </w:r>
      <w:r w:rsidRPr="009A0A08">
        <w:rPr>
          <w:noProof/>
          <w:sz w:val="24"/>
          <w:szCs w:val="24"/>
        </w:rPr>
        <w:tab/>
        <w:t>D. E. Morris, N. G. Asmar, J. Y. T. Wei, J. H. Nickel, R. L. Sid, J. S. Scott, J. E. Post, Synthesis and properties of the 2:4:7 superconductors R</w:t>
      </w:r>
      <w:r w:rsidRPr="009A0A08">
        <w:rPr>
          <w:noProof/>
          <w:sz w:val="24"/>
          <w:szCs w:val="24"/>
          <w:vertAlign w:val="subscript"/>
        </w:rPr>
        <w:t>2</w:t>
      </w:r>
      <w:r w:rsidRPr="009A0A08">
        <w:rPr>
          <w:noProof/>
          <w:sz w:val="24"/>
          <w:szCs w:val="24"/>
        </w:rPr>
        <w:t>Ba</w:t>
      </w:r>
      <w:r w:rsidRPr="009A0A08">
        <w:rPr>
          <w:noProof/>
          <w:sz w:val="24"/>
          <w:szCs w:val="24"/>
          <w:vertAlign w:val="subscript"/>
        </w:rPr>
        <w:t>4</w:t>
      </w:r>
      <w:r w:rsidRPr="009A0A08">
        <w:rPr>
          <w:noProof/>
          <w:sz w:val="24"/>
          <w:szCs w:val="24"/>
        </w:rPr>
        <w:t>Cu</w:t>
      </w:r>
      <w:r w:rsidRPr="009A0A08">
        <w:rPr>
          <w:noProof/>
          <w:sz w:val="24"/>
          <w:szCs w:val="24"/>
          <w:vertAlign w:val="subscript"/>
        </w:rPr>
        <w:t>7</w:t>
      </w:r>
      <w:r w:rsidRPr="009A0A08">
        <w:rPr>
          <w:noProof/>
          <w:sz w:val="24"/>
          <w:szCs w:val="24"/>
        </w:rPr>
        <w:t>O</w:t>
      </w:r>
      <w:r w:rsidRPr="009A0A08">
        <w:rPr>
          <w:noProof/>
          <w:sz w:val="24"/>
          <w:szCs w:val="24"/>
          <w:vertAlign w:val="subscript"/>
        </w:rPr>
        <w:t>15-x</w:t>
      </w:r>
      <w:r w:rsidRPr="009A0A08">
        <w:rPr>
          <w:noProof/>
          <w:sz w:val="24"/>
          <w:szCs w:val="24"/>
        </w:rPr>
        <w:t xml:space="preserve"> (R=Y, Eu, Gd, Dy, Ho, Er). </w:t>
      </w:r>
      <w:r w:rsidRPr="009A0A08">
        <w:rPr>
          <w:i/>
          <w:iCs/>
          <w:noProof/>
          <w:sz w:val="24"/>
          <w:szCs w:val="24"/>
        </w:rPr>
        <w:t>Phys. Rev. B</w:t>
      </w:r>
      <w:r w:rsidRPr="009A0A08">
        <w:rPr>
          <w:noProof/>
          <w:sz w:val="24"/>
          <w:szCs w:val="24"/>
        </w:rPr>
        <w:t xml:space="preserve">. </w:t>
      </w:r>
      <w:r w:rsidRPr="009A0A08">
        <w:rPr>
          <w:b/>
          <w:bCs/>
          <w:noProof/>
          <w:sz w:val="24"/>
          <w:szCs w:val="24"/>
        </w:rPr>
        <w:t>40</w:t>
      </w:r>
      <w:r w:rsidRPr="009A0A08">
        <w:rPr>
          <w:noProof/>
          <w:sz w:val="24"/>
          <w:szCs w:val="24"/>
        </w:rPr>
        <w:t>, 11406–11409 (1989).</w:t>
      </w:r>
    </w:p>
    <w:p w14:paraId="34A11B9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34. </w:t>
      </w:r>
      <w:r w:rsidRPr="009A0A0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A0A08">
        <w:rPr>
          <w:i/>
          <w:iCs/>
          <w:noProof/>
          <w:sz w:val="24"/>
          <w:szCs w:val="24"/>
        </w:rPr>
        <w:t>Phys. Rev. B</w:t>
      </w:r>
      <w:r w:rsidRPr="009A0A08">
        <w:rPr>
          <w:noProof/>
          <w:sz w:val="24"/>
          <w:szCs w:val="24"/>
        </w:rPr>
        <w:t xml:space="preserve">. </w:t>
      </w:r>
      <w:r w:rsidRPr="009A0A08">
        <w:rPr>
          <w:b/>
          <w:bCs/>
          <w:noProof/>
          <w:sz w:val="24"/>
          <w:szCs w:val="24"/>
        </w:rPr>
        <w:t>39</w:t>
      </w:r>
      <w:r w:rsidRPr="009A0A08">
        <w:rPr>
          <w:noProof/>
          <w:sz w:val="24"/>
          <w:szCs w:val="24"/>
        </w:rPr>
        <w:t>, 7347–7350 (1989).</w:t>
      </w:r>
    </w:p>
    <w:p w14:paraId="23AC787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35. </w:t>
      </w:r>
      <w:r w:rsidRPr="009A0A08">
        <w:rPr>
          <w:noProof/>
          <w:sz w:val="24"/>
          <w:szCs w:val="24"/>
        </w:rPr>
        <w:tab/>
        <w:t xml:space="preserve">B. Li, R. V. Chopdekar, A. T. N’Diaye, A. Mehta, J. P. Byers, N. D. Browning, E. Arenholz, Y. Takamura, Tuning interfacial exchange interactions via electronic </w:t>
      </w:r>
      <w:r w:rsidRPr="009A0A08">
        <w:rPr>
          <w:noProof/>
          <w:sz w:val="24"/>
          <w:szCs w:val="24"/>
        </w:rPr>
        <w:lastRenderedPageBreak/>
        <w:t xml:space="preserve">reconstruction in transition-metal oxide heterostructures. </w:t>
      </w:r>
      <w:r w:rsidRPr="009A0A08">
        <w:rPr>
          <w:i/>
          <w:iCs/>
          <w:noProof/>
          <w:sz w:val="24"/>
          <w:szCs w:val="24"/>
        </w:rPr>
        <w:t>Appl. Phys. Lett.</w:t>
      </w:r>
      <w:r w:rsidRPr="009A0A08">
        <w:rPr>
          <w:noProof/>
          <w:sz w:val="24"/>
          <w:szCs w:val="24"/>
        </w:rPr>
        <w:t xml:space="preserve"> </w:t>
      </w:r>
      <w:r w:rsidRPr="009A0A08">
        <w:rPr>
          <w:b/>
          <w:bCs/>
          <w:noProof/>
          <w:sz w:val="24"/>
          <w:szCs w:val="24"/>
        </w:rPr>
        <w:t>109</w:t>
      </w:r>
      <w:r w:rsidRPr="009A0A08">
        <w:rPr>
          <w:noProof/>
          <w:sz w:val="24"/>
          <w:szCs w:val="24"/>
        </w:rPr>
        <w:t>, 152401 (2016).</w:t>
      </w:r>
    </w:p>
    <w:p w14:paraId="2A95B2A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36. </w:t>
      </w:r>
      <w:r w:rsidRPr="009A0A0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A0A08">
        <w:rPr>
          <w:i/>
          <w:iCs/>
          <w:noProof/>
          <w:sz w:val="24"/>
          <w:szCs w:val="24"/>
        </w:rPr>
        <w:t>Nature</w:t>
      </w:r>
      <w:r w:rsidRPr="009A0A08">
        <w:rPr>
          <w:noProof/>
          <w:sz w:val="24"/>
          <w:szCs w:val="24"/>
        </w:rPr>
        <w:t xml:space="preserve">. </w:t>
      </w:r>
      <w:r w:rsidRPr="009A0A08">
        <w:rPr>
          <w:b/>
          <w:bCs/>
          <w:noProof/>
          <w:sz w:val="24"/>
          <w:szCs w:val="24"/>
        </w:rPr>
        <w:t>546</w:t>
      </w:r>
      <w:r w:rsidRPr="009A0A08">
        <w:rPr>
          <w:noProof/>
          <w:sz w:val="24"/>
          <w:szCs w:val="24"/>
        </w:rPr>
        <w:t>, 124–128 (2017).</w:t>
      </w:r>
    </w:p>
    <w:p w14:paraId="4BF2EF6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37. </w:t>
      </w:r>
      <w:r w:rsidRPr="009A0A08">
        <w:rPr>
          <w:noProof/>
          <w:sz w:val="24"/>
          <w:szCs w:val="24"/>
        </w:rPr>
        <w:tab/>
        <w:t>C. T. Chen, L. H. Tjeng, J. Kwo, H. L. Kao, P. Rudolf, F. Sette, R. M. Fleming, Out-of-plane orbital characters of intrinsic and doped holes in La</w:t>
      </w:r>
      <w:r w:rsidRPr="009A0A08">
        <w:rPr>
          <w:noProof/>
          <w:sz w:val="24"/>
          <w:szCs w:val="24"/>
          <w:vertAlign w:val="subscript"/>
        </w:rPr>
        <w:t>2-x</w:t>
      </w:r>
      <w:r w:rsidRPr="009A0A08">
        <w:rPr>
          <w:noProof/>
          <w:sz w:val="24"/>
          <w:szCs w:val="24"/>
        </w:rPr>
        <w:t>Sr</w:t>
      </w:r>
      <w:r w:rsidRPr="009A0A08">
        <w:rPr>
          <w:noProof/>
          <w:sz w:val="24"/>
          <w:szCs w:val="24"/>
          <w:vertAlign w:val="subscript"/>
        </w:rPr>
        <w:t>x</w:t>
      </w:r>
      <w:r w:rsidRPr="009A0A08">
        <w:rPr>
          <w:noProof/>
          <w:sz w:val="24"/>
          <w:szCs w:val="24"/>
        </w:rPr>
        <w:t>CuO</w:t>
      </w:r>
      <w:r w:rsidRPr="009A0A08">
        <w:rPr>
          <w:noProof/>
          <w:sz w:val="24"/>
          <w:szCs w:val="24"/>
          <w:vertAlign w:val="subscript"/>
        </w:rPr>
        <w:t>4</w:t>
      </w:r>
      <w:r w:rsidRPr="009A0A08">
        <w:rPr>
          <w:noProof/>
          <w:sz w:val="24"/>
          <w:szCs w:val="24"/>
        </w:rPr>
        <w:t xml:space="preserve">. </w:t>
      </w:r>
      <w:r w:rsidRPr="009A0A08">
        <w:rPr>
          <w:i/>
          <w:iCs/>
          <w:noProof/>
          <w:sz w:val="24"/>
          <w:szCs w:val="24"/>
        </w:rPr>
        <w:t>Phys. Rev. Lett.</w:t>
      </w:r>
      <w:r w:rsidRPr="009A0A08">
        <w:rPr>
          <w:noProof/>
          <w:sz w:val="24"/>
          <w:szCs w:val="24"/>
        </w:rPr>
        <w:t xml:space="preserve"> </w:t>
      </w:r>
      <w:r w:rsidRPr="009A0A08">
        <w:rPr>
          <w:b/>
          <w:bCs/>
          <w:noProof/>
          <w:sz w:val="24"/>
          <w:szCs w:val="24"/>
        </w:rPr>
        <w:t>68</w:t>
      </w:r>
      <w:r w:rsidRPr="009A0A08">
        <w:rPr>
          <w:noProof/>
          <w:sz w:val="24"/>
          <w:szCs w:val="24"/>
        </w:rPr>
        <w:t>, 2543–2546 (1992).</w:t>
      </w:r>
    </w:p>
    <w:p w14:paraId="41D73A9A"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38. </w:t>
      </w:r>
      <w:r w:rsidRPr="009A0A08">
        <w:rPr>
          <w:noProof/>
          <w:sz w:val="24"/>
          <w:szCs w:val="24"/>
        </w:rPr>
        <w:tab/>
        <w:t>N. Nücker, E. Pellegrin, P. Schweiss, J. Fink, S. L. Molodtsov, C. T. Simmons, G. Kaindl, W. Frentrup, A. Erb, G. Müller-Vogt, Site-specific and doping-dependent electronic structure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probed by O 1s and Cu 2p x-ray-absorption spectroscopy. </w:t>
      </w:r>
      <w:r w:rsidRPr="009A0A08">
        <w:rPr>
          <w:i/>
          <w:iCs/>
          <w:noProof/>
          <w:sz w:val="24"/>
          <w:szCs w:val="24"/>
        </w:rPr>
        <w:t>Phys. Rev. B</w:t>
      </w:r>
      <w:r w:rsidRPr="009A0A08">
        <w:rPr>
          <w:noProof/>
          <w:sz w:val="24"/>
          <w:szCs w:val="24"/>
        </w:rPr>
        <w:t xml:space="preserve">. </w:t>
      </w:r>
      <w:r w:rsidRPr="009A0A08">
        <w:rPr>
          <w:b/>
          <w:bCs/>
          <w:noProof/>
          <w:sz w:val="24"/>
          <w:szCs w:val="24"/>
        </w:rPr>
        <w:t>51</w:t>
      </w:r>
      <w:r w:rsidRPr="009A0A08">
        <w:rPr>
          <w:noProof/>
          <w:sz w:val="24"/>
          <w:szCs w:val="24"/>
        </w:rPr>
        <w:t>, 8529–8542 (1995).</w:t>
      </w:r>
    </w:p>
    <w:p w14:paraId="78F00D4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39. </w:t>
      </w:r>
      <w:r w:rsidRPr="009A0A08">
        <w:rPr>
          <w:noProof/>
          <w:sz w:val="24"/>
          <w:szCs w:val="24"/>
        </w:rPr>
        <w:tab/>
        <w:t>A. Bianconi, A. Congiu Castellano, M. De Santis, P. Delogu, A. Gargano, R. Giorgi, Localization of Cu 3d levels in the high T</w:t>
      </w:r>
      <w:r w:rsidRPr="009A0A08">
        <w:rPr>
          <w:noProof/>
          <w:sz w:val="24"/>
          <w:szCs w:val="24"/>
          <w:vertAlign w:val="subscript"/>
        </w:rPr>
        <w:t>c</w:t>
      </w:r>
      <w:r w:rsidRPr="009A0A08">
        <w:rPr>
          <w:noProof/>
          <w:sz w:val="24"/>
          <w:szCs w:val="24"/>
        </w:rPr>
        <w:t xml:space="preserve"> superconductor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by Cu 2p X-ray photoelectron spectroscopy. </w:t>
      </w:r>
      <w:r w:rsidRPr="009A0A08">
        <w:rPr>
          <w:i/>
          <w:iCs/>
          <w:noProof/>
          <w:sz w:val="24"/>
          <w:szCs w:val="24"/>
        </w:rPr>
        <w:t>Solid State Commun.</w:t>
      </w:r>
      <w:r w:rsidRPr="009A0A08">
        <w:rPr>
          <w:noProof/>
          <w:sz w:val="24"/>
          <w:szCs w:val="24"/>
        </w:rPr>
        <w:t xml:space="preserve"> </w:t>
      </w:r>
      <w:r w:rsidRPr="009A0A08">
        <w:rPr>
          <w:b/>
          <w:bCs/>
          <w:noProof/>
          <w:sz w:val="24"/>
          <w:szCs w:val="24"/>
        </w:rPr>
        <w:t>63</w:t>
      </w:r>
      <w:r w:rsidRPr="009A0A08">
        <w:rPr>
          <w:noProof/>
          <w:sz w:val="24"/>
          <w:szCs w:val="24"/>
        </w:rPr>
        <w:t>, 1135–1139 (1987).</w:t>
      </w:r>
    </w:p>
    <w:p w14:paraId="2C39FC6A" w14:textId="77777777" w:rsidR="009A0A08" w:rsidRPr="009A0A08" w:rsidRDefault="009A0A08" w:rsidP="009A0A08">
      <w:pPr>
        <w:widowControl w:val="0"/>
        <w:autoSpaceDE w:val="0"/>
        <w:autoSpaceDN w:val="0"/>
        <w:adjustRightInd w:val="0"/>
        <w:ind w:left="640" w:hanging="640"/>
        <w:rPr>
          <w:noProof/>
          <w:sz w:val="24"/>
        </w:rPr>
      </w:pPr>
      <w:r w:rsidRPr="009A0A08">
        <w:rPr>
          <w:noProof/>
          <w:sz w:val="24"/>
          <w:szCs w:val="24"/>
        </w:rPr>
        <w:t xml:space="preserve">40. </w:t>
      </w:r>
      <w:r w:rsidRPr="009A0A0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A0A08">
        <w:rPr>
          <w:i/>
          <w:iCs/>
          <w:noProof/>
          <w:sz w:val="24"/>
          <w:szCs w:val="24"/>
        </w:rPr>
        <w:t>Curr. Opin. Colloid Interface Sci.</w:t>
      </w:r>
      <w:r w:rsidRPr="009A0A08">
        <w:rPr>
          <w:noProof/>
          <w:sz w:val="24"/>
          <w:szCs w:val="24"/>
        </w:rPr>
        <w:t xml:space="preserve"> </w:t>
      </w:r>
      <w:r w:rsidRPr="009A0A08">
        <w:rPr>
          <w:b/>
          <w:bCs/>
          <w:noProof/>
          <w:sz w:val="24"/>
          <w:szCs w:val="24"/>
        </w:rPr>
        <w:t>17</w:t>
      </w:r>
      <w:r w:rsidRPr="009A0A0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18200B04" w:rsidR="006C46B5" w:rsidRPr="0087198A" w:rsidRDefault="004A10BE" w:rsidP="005A7DF6">
      <w:pPr>
        <w:pStyle w:val="Acknowledgement"/>
      </w:pPr>
      <w:proofErr w:type="gramStart"/>
      <w:r w:rsidRPr="0087198A">
        <w:rPr>
          <w:b/>
        </w:rPr>
        <w:t>Acknowledgments</w:t>
      </w:r>
      <w:r w:rsidR="0046360C" w:rsidRPr="0087198A">
        <w:rPr>
          <w:b/>
        </w:rPr>
        <w:t xml:space="preserve">: </w:t>
      </w:r>
      <w:r w:rsidR="006C46B5" w:rsidRPr="0087198A">
        <w:t>This work has been supported by the NSF</w:t>
      </w:r>
      <w:proofErr w:type="gramEnd"/>
      <w:r w:rsidR="006C46B5" w:rsidRPr="0087198A">
        <w:t xml:space="preserve"> (DMR-1610060 and ECCS-1611424). </w:t>
      </w:r>
      <w:proofErr w:type="gramStart"/>
      <w:r w:rsidR="006C46B5" w:rsidRPr="0087198A">
        <w:t>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proofErr w:type="gramEnd"/>
      <w:r w:rsidR="006C46B5" w:rsidRPr="0087198A">
        <w:t>.</w:t>
      </w:r>
      <w:r w:rsidR="005A7DF6">
        <w:t xml:space="preserve"> </w:t>
      </w:r>
      <w:proofErr w:type="gramStart"/>
      <w:r w:rsidR="005A7DF6">
        <w:t>Use of the Advanced Light Source was supported by DOE Office of Science User Facility under Contract No</w:t>
      </w:r>
      <w:proofErr w:type="gramEnd"/>
      <w:r w:rsidR="005A7DF6">
        <w:t>. DE-AC02-05CH11231.</w:t>
      </w:r>
      <w:ins w:id="64" w:author="" w:date="2018-10-16T00:16:00Z">
        <w:r w:rsidR="00CF7E02">
          <w:t xml:space="preserve"> Work at UCM supported by MINECO-F</w:t>
        </w:r>
      </w:ins>
      <w:ins w:id="65" w:author="" w:date="2018-10-16T18:17:00Z">
        <w:r w:rsidR="00EB19EB">
          <w:t>EDER</w:t>
        </w:r>
      </w:ins>
      <w:ins w:id="66" w:author="" w:date="2018-10-16T00:16:00Z">
        <w:r w:rsidR="00CF7E02">
          <w:t xml:space="preserve"> </w:t>
        </w:r>
        <w:r w:rsidR="00EB19EB">
          <w:t>grant</w:t>
        </w:r>
      </w:ins>
      <w:ins w:id="67" w:author="" w:date="2018-10-16T18:19:00Z">
        <w:r w:rsidR="00EB19EB">
          <w:t xml:space="preserve">s </w:t>
        </w:r>
      </w:ins>
      <w:ins w:id="68" w:author="" w:date="2018-10-16T00:16:00Z">
        <w:r w:rsidR="00CF7E02">
          <w:t>MAT2015</w:t>
        </w:r>
        <w:bookmarkStart w:id="69" w:name="_GoBack"/>
        <w:r w:rsidR="00CF7E02" w:rsidRPr="00EB19EB">
          <w:t xml:space="preserve">-66888-C3-3-R </w:t>
        </w:r>
        <w:r w:rsidR="00CF7E02" w:rsidRPr="00EB19EB">
          <w:rPr>
            <w:rPrChange w:id="70" w:author="" w:date="2018-10-16T18:20:00Z">
              <w:rPr/>
            </w:rPrChange>
          </w:rPr>
          <w:t>and</w:t>
        </w:r>
      </w:ins>
      <w:ins w:id="71" w:author="" w:date="2018-10-16T18:19:00Z">
        <w:r w:rsidR="00EB19EB" w:rsidRPr="00EB19EB">
          <w:rPr>
            <w:rPrChange w:id="72" w:author="" w:date="2018-10-16T18:20:00Z">
              <w:rPr/>
            </w:rPrChange>
          </w:rPr>
          <w:t xml:space="preserve"> </w:t>
        </w:r>
        <w:r w:rsidR="00EB19EB" w:rsidRPr="00EB19EB">
          <w:rPr>
            <w:bCs/>
            <w:color w:val="000000"/>
            <w:rPrChange w:id="73" w:author="" w:date="2018-10-16T18:20:00Z">
              <w:rPr>
                <w:rFonts w:ascii="Arial" w:hAnsi="Arial" w:cs="Arial"/>
                <w:b/>
                <w:bCs/>
                <w:color w:val="000000"/>
              </w:rPr>
            </w:rPrChange>
          </w:rPr>
          <w:t>MAT2017-89599-R</w:t>
        </w:r>
      </w:ins>
      <w:ins w:id="74" w:author="" w:date="2018-10-16T00:17:00Z">
        <w:r w:rsidR="009367D7" w:rsidRPr="00EB19EB">
          <w:t>,</w:t>
        </w:r>
        <w:r w:rsidR="009367D7" w:rsidRPr="00EB19EB">
          <w:rPr>
            <w:rPrChange w:id="75" w:author="" w:date="2018-10-16T18:20:00Z">
              <w:rPr/>
            </w:rPrChange>
          </w:rPr>
          <w:t xml:space="preserve"> and also by the TALENTO program, </w:t>
        </w:r>
        <w:proofErr w:type="spellStart"/>
        <w:r w:rsidR="009367D7" w:rsidRPr="00EB19EB">
          <w:rPr>
            <w:rPrChange w:id="76" w:author="" w:date="2018-10-16T18:20:00Z">
              <w:rPr/>
            </w:rPrChange>
          </w:rPr>
          <w:t>Comunidad</w:t>
        </w:r>
        <w:proofErr w:type="spellEnd"/>
        <w:r w:rsidR="009367D7" w:rsidRPr="00EB19EB">
          <w:rPr>
            <w:rPrChange w:id="77" w:author="" w:date="2018-10-16T18:20:00Z">
              <w:rPr/>
            </w:rPrChange>
          </w:rPr>
          <w:t xml:space="preserve"> de Madrid.</w:t>
        </w:r>
      </w:ins>
      <w:bookmarkEnd w:id="69"/>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w:t>
      </w:r>
      <w:proofErr w:type="gramStart"/>
      <w:r w:rsidR="008C2AB3" w:rsidRPr="0087198A">
        <w:t>and</w:t>
      </w:r>
      <w:proofErr w:type="gramEnd"/>
      <w:r w:rsidR="008C2AB3" w:rsidRPr="0087198A">
        <w:t xml:space="preserve"> M.V. </w:t>
      </w:r>
      <w:r w:rsidR="006C46B5" w:rsidRPr="0087198A">
        <w:t>carried out electron microscopy studies</w:t>
      </w:r>
      <w:r w:rsidR="008C2AB3" w:rsidRPr="0087198A">
        <w:t>. V.</w:t>
      </w:r>
      <w:r w:rsidR="008C392D" w:rsidRPr="0087198A">
        <w:t xml:space="preserve"> T. measured </w:t>
      </w:r>
      <w:proofErr w:type="spellStart"/>
      <w:r w:rsidR="008C392D" w:rsidRPr="0087198A">
        <w:t>magnetometry</w:t>
      </w:r>
      <w:proofErr w:type="spellEnd"/>
      <w:r w:rsidR="008C392D" w:rsidRPr="0087198A">
        <w:t>.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4DD261C"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XRD </w:t>
      </w:r>
      <m:oMath>
        <m:r>
          <w:rPr>
            <w:rFonts w:ascii="Cambria Math" w:eastAsia="Cambria" w:hAnsi="Cambria Math" w:cs="Cambria"/>
            <w:sz w:val="24"/>
            <w:szCs w:val="24"/>
          </w:rPr>
          <m:t>θ-2θ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5DDBEC9E"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proofErr w:type="gramStart"/>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w:t>
      </w:r>
      <w:proofErr w:type="gramEnd"/>
      <w:r w:rsidRPr="0087198A">
        <w:rPr>
          <w:rFonts w:eastAsia="Times New Roman"/>
          <w:sz w:val="24"/>
          <w:szCs w:val="24"/>
        </w:rPr>
        <w:t xml:space="preserve"> The </w:t>
      </w:r>
      <w:proofErr w:type="spellStart"/>
      <w:r w:rsidRPr="0087198A">
        <w:rPr>
          <w:rFonts w:eastAsia="Times New Roman"/>
          <w:sz w:val="24"/>
          <w:szCs w:val="24"/>
        </w:rPr>
        <w:t>Gd</w:t>
      </w:r>
      <w:proofErr w:type="spellEnd"/>
      <w:r w:rsidRPr="0087198A">
        <w:rPr>
          <w:rFonts w:eastAsia="Times New Roman"/>
          <w:sz w:val="24"/>
          <w:szCs w:val="24"/>
        </w:rPr>
        <w:t xml:space="preserve">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p>
    <w:p w14:paraId="3619D885" w14:textId="6C4B2B07"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lastRenderedPageBreak/>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w:t>
      </w:r>
      <w:ins w:id="78" w:author="" w:date="2018-10-16T00:20:00Z">
        <w:r w:rsidR="009D58A1">
          <w:rPr>
            <w:rFonts w:eastAsia="Times New Roman"/>
            <w:sz w:val="24"/>
            <w:szCs w:val="24"/>
          </w:rPr>
          <w:t xml:space="preserve">Some spatial drift is visible. </w:t>
        </w:r>
      </w:ins>
      <w:r w:rsidR="00E41087" w:rsidRPr="0087198A">
        <w:rPr>
          <w:rFonts w:eastAsia="Times New Roman"/>
          <w:sz w:val="24"/>
          <w:szCs w:val="24"/>
        </w:rPr>
        <w:t xml:space="preserve">The crystal structure is depicted with Cu, Ba, Y, </w:t>
      </w:r>
      <w:proofErr w:type="spellStart"/>
      <w:r w:rsidR="00E41087" w:rsidRPr="0087198A">
        <w:rPr>
          <w:rFonts w:eastAsia="Times New Roman"/>
          <w:sz w:val="24"/>
          <w:szCs w:val="24"/>
        </w:rPr>
        <w:t>Sr</w:t>
      </w:r>
      <w:proofErr w:type="spellEnd"/>
      <w:r w:rsidR="00E41087" w:rsidRPr="0087198A">
        <w:rPr>
          <w:rFonts w:eastAsia="Times New Roman"/>
          <w:sz w:val="24"/>
          <w:szCs w:val="24"/>
        </w:rPr>
        <w:t>, and Ti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w:t>
      </w:r>
      <w:proofErr w:type="spellStart"/>
      <w:r w:rsidRPr="0087198A">
        <w:rPr>
          <w:rFonts w:eastAsia="Times New Roman"/>
          <w:sz w:val="24"/>
          <w:szCs w:val="24"/>
        </w:rPr>
        <w:t>Gd</w:t>
      </w:r>
      <w:proofErr w:type="spellEnd"/>
      <w:r w:rsidRPr="0087198A">
        <w:rPr>
          <w:rFonts w:eastAsia="Times New Roman"/>
          <w:sz w:val="24"/>
          <w:szCs w:val="24"/>
        </w:rPr>
        <w:t xml:space="preserve"> interface of the </w:t>
      </w:r>
      <w:proofErr w:type="spellStart"/>
      <w:r w:rsidRPr="0087198A">
        <w:rPr>
          <w:rFonts w:eastAsia="Times New Roman"/>
          <w:sz w:val="24"/>
          <w:szCs w:val="24"/>
        </w:rPr>
        <w:t>Gd</w:t>
      </w:r>
      <w:proofErr w:type="spellEnd"/>
      <w:r w:rsidRPr="0087198A">
        <w:rPr>
          <w:rFonts w:eastAsia="Times New Roman"/>
          <w:sz w:val="24"/>
          <w:szCs w:val="24"/>
        </w:rPr>
        <w:t xml:space="preserve">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 xml:space="preserve">enter of the YBCO layer in the </w:t>
      </w:r>
      <w:proofErr w:type="spellStart"/>
      <w:r w:rsidRPr="0087198A">
        <w:rPr>
          <w:rFonts w:eastAsia="Times New Roman"/>
          <w:sz w:val="24"/>
          <w:szCs w:val="24"/>
        </w:rPr>
        <w:t>Gd</w:t>
      </w:r>
      <w:proofErr w:type="spellEnd"/>
      <w:r w:rsidRPr="0087198A">
        <w:rPr>
          <w:rFonts w:eastAsia="Times New Roman"/>
          <w:sz w:val="24"/>
          <w:szCs w:val="24"/>
        </w:rPr>
        <w:t xml:space="preserve">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proofErr w:type="spellStart"/>
      <w:r w:rsidR="00AE624A" w:rsidRPr="0087198A">
        <w:rPr>
          <w:rFonts w:eastAsia="Times New Roman"/>
          <w:sz w:val="24"/>
          <w:szCs w:val="24"/>
        </w:rPr>
        <w:t>CuO</w:t>
      </w:r>
      <w:proofErr w:type="spellEnd"/>
      <w:r w:rsidR="00AE624A" w:rsidRPr="0087198A">
        <w:rPr>
          <w:rFonts w:eastAsia="Times New Roman"/>
          <w:sz w:val="24"/>
          <w:szCs w:val="24"/>
        </w:rPr>
        <w:t xml:space="preserve"> </w:t>
      </w:r>
      <w:r w:rsidR="00D1003B" w:rsidRPr="0087198A">
        <w:rPr>
          <w:rFonts w:eastAsia="Times New Roman"/>
          <w:sz w:val="24"/>
          <w:szCs w:val="24"/>
        </w:rPr>
        <w:t>stacking faults</w:t>
      </w:r>
      <w:r w:rsidR="00AE624A">
        <w:rPr>
          <w:rFonts w:eastAsia="Times New Roman"/>
          <w:sz w:val="24"/>
          <w:szCs w:val="24"/>
        </w:rPr>
        <w:t xml:space="preserve"> in the middle</w:t>
      </w:r>
      <w:ins w:id="79" w:author="" w:date="2018-10-16T00:21:00Z">
        <w:r w:rsidR="009D58A1">
          <w:rPr>
            <w:rFonts w:eastAsia="Times New Roman"/>
            <w:sz w:val="24"/>
            <w:szCs w:val="24"/>
          </w:rPr>
          <w:t xml:space="preserve"> (double </w:t>
        </w:r>
      </w:ins>
      <w:ins w:id="80" w:author="" w:date="2018-10-16T00:22:00Z">
        <w:r w:rsidR="00FF1E66">
          <w:rPr>
            <w:rFonts w:eastAsia="Times New Roman"/>
            <w:sz w:val="24"/>
            <w:szCs w:val="24"/>
          </w:rPr>
          <w:t xml:space="preserve">and triple </w:t>
        </w:r>
      </w:ins>
      <w:proofErr w:type="spellStart"/>
      <w:ins w:id="81" w:author="" w:date="2018-10-16T00:21:00Z">
        <w:r w:rsidR="009D58A1">
          <w:rPr>
            <w:rFonts w:eastAsia="Times New Roman"/>
            <w:sz w:val="24"/>
            <w:szCs w:val="24"/>
          </w:rPr>
          <w:t>CuO</w:t>
        </w:r>
        <w:proofErr w:type="spellEnd"/>
        <w:r w:rsidR="009D58A1">
          <w:rPr>
            <w:rFonts w:eastAsia="Times New Roman"/>
            <w:sz w:val="24"/>
            <w:szCs w:val="24"/>
          </w:rPr>
          <w:t xml:space="preserve"> chain</w:t>
        </w:r>
      </w:ins>
      <w:ins w:id="82" w:author="" w:date="2018-10-16T00:22:00Z">
        <w:r w:rsidR="00FF1E66">
          <w:rPr>
            <w:rFonts w:eastAsia="Times New Roman"/>
            <w:sz w:val="24"/>
            <w:szCs w:val="24"/>
          </w:rPr>
          <w:t xml:space="preserve"> layer</w:t>
        </w:r>
      </w:ins>
      <w:ins w:id="83" w:author="" w:date="2018-10-16T00:21:00Z">
        <w:r w:rsidR="009D58A1">
          <w:rPr>
            <w:rFonts w:eastAsia="Times New Roman"/>
            <w:sz w:val="24"/>
            <w:szCs w:val="24"/>
          </w:rPr>
          <w:t>s)</w:t>
        </w:r>
      </w:ins>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4A90AF44"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proofErr w:type="gramStart"/>
      <w:r w:rsidRPr="0087198A">
        <w:rPr>
          <w:rFonts w:eastAsia="Times New Roman"/>
          <w:b/>
          <w:sz w:val="24"/>
          <w:szCs w:val="24"/>
        </w:rPr>
        <w:t xml:space="preserve">Polarized Neutron </w:t>
      </w:r>
      <w:proofErr w:type="spellStart"/>
      <w:r w:rsidRPr="0087198A">
        <w:rPr>
          <w:rFonts w:eastAsia="Times New Roman"/>
          <w:b/>
          <w:sz w:val="24"/>
          <w:szCs w:val="24"/>
        </w:rPr>
        <w:t>Reflectometry</w:t>
      </w:r>
      <w:proofErr w:type="spellEnd"/>
      <w:r w:rsidRPr="0087198A">
        <w:rPr>
          <w:rFonts w:eastAsia="Times New Roman"/>
          <w:b/>
          <w:sz w:val="24"/>
          <w:szCs w:val="24"/>
        </w:rPr>
        <w:t>.</w:t>
      </w:r>
      <w:proofErr w:type="gramEnd"/>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xml:space="preserve">) </w:t>
      </w:r>
      <w:proofErr w:type="spellStart"/>
      <w:r w:rsidR="005A50A3" w:rsidRPr="0087198A">
        <w:rPr>
          <w:rFonts w:eastAsia="Times New Roman"/>
          <w:sz w:val="24"/>
          <w:szCs w:val="24"/>
        </w:rPr>
        <w:t>Gd</w:t>
      </w:r>
      <w:proofErr w:type="spellEnd"/>
      <w:r w:rsidR="005A50A3" w:rsidRPr="0087198A">
        <w:rPr>
          <w:rFonts w:eastAsia="Times New Roman"/>
          <w:sz w:val="24"/>
          <w:szCs w:val="24"/>
        </w:rPr>
        <w:t xml:space="preserve"> (3 nm), (</w:t>
      </w:r>
      <w:r w:rsidR="005A50A3" w:rsidRPr="0087198A">
        <w:rPr>
          <w:rFonts w:eastAsia="Times New Roman"/>
          <w:b/>
          <w:sz w:val="24"/>
          <w:szCs w:val="24"/>
        </w:rPr>
        <w:t>C</w:t>
      </w:r>
      <w:r w:rsidR="005A50A3" w:rsidRPr="0087198A">
        <w:rPr>
          <w:rFonts w:eastAsia="Times New Roman"/>
          <w:sz w:val="24"/>
          <w:szCs w:val="24"/>
        </w:rPr>
        <w:t xml:space="preserve">) </w:t>
      </w:r>
      <w:proofErr w:type="spellStart"/>
      <w:r w:rsidR="005A50A3" w:rsidRPr="0087198A">
        <w:rPr>
          <w:rFonts w:eastAsia="Times New Roman"/>
          <w:sz w:val="24"/>
          <w:szCs w:val="24"/>
        </w:rPr>
        <w:t>Gd</w:t>
      </w:r>
      <w:proofErr w:type="spellEnd"/>
      <w:r w:rsidR="005A50A3" w:rsidRPr="0087198A">
        <w:rPr>
          <w:rFonts w:eastAsia="Times New Roman"/>
          <w:sz w:val="24"/>
          <w:szCs w:val="24"/>
        </w:rPr>
        <w:t xml:space="preserve"> (7 nm), and (</w:t>
      </w:r>
      <w:r w:rsidR="005A50A3" w:rsidRPr="0087198A">
        <w:rPr>
          <w:rFonts w:eastAsia="Times New Roman"/>
          <w:b/>
          <w:sz w:val="24"/>
          <w:szCs w:val="24"/>
        </w:rPr>
        <w:t>D</w:t>
      </w:r>
      <w:r w:rsidR="005A50A3" w:rsidRPr="0087198A">
        <w:rPr>
          <w:rFonts w:eastAsia="Times New Roman"/>
          <w:sz w:val="24"/>
          <w:szCs w:val="24"/>
        </w:rPr>
        <w:t xml:space="preserve">) </w:t>
      </w:r>
      <w:proofErr w:type="spellStart"/>
      <w:r w:rsidR="005A50A3" w:rsidRPr="0087198A">
        <w:rPr>
          <w:rFonts w:eastAsia="Times New Roman"/>
          <w:sz w:val="24"/>
          <w:szCs w:val="24"/>
        </w:rPr>
        <w:t>Gd</w:t>
      </w:r>
      <w:proofErr w:type="spellEnd"/>
      <w:r w:rsidR="005A50A3" w:rsidRPr="0087198A">
        <w:rPr>
          <w:rFonts w:eastAsia="Times New Roman"/>
          <w:sz w:val="24"/>
          <w:szCs w:val="24"/>
        </w:rPr>
        <w:t xml:space="preserve">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608B3B96"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X-ray Absorption Spectra.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w:proofErr w:type="gramStart"/>
            <m:r>
              <w:rPr>
                <w:rFonts w:ascii="Cambria Math" w:eastAsia="Times New Roman" w:hAnsi="Cambria Math"/>
                <w:sz w:val="24"/>
                <w:szCs w:val="24"/>
              </w:rPr>
              <m:t>3</m:t>
            </m:r>
          </m:sub>
        </m:sSub>
      </m:oMath>
      <w:r w:rsidRPr="0087198A">
        <w:rPr>
          <w:rFonts w:eastAsia="Times New Roman"/>
          <w:sz w:val="24"/>
          <w:szCs w:val="24"/>
        </w:rPr>
        <w:t>-edge, as measured in fluorescence</w:t>
      </w:r>
      <w:proofErr w:type="gramEnd"/>
      <w:r w:rsidRPr="0087198A">
        <w:rPr>
          <w:rFonts w:eastAsia="Times New Roman"/>
          <w:sz w:val="24"/>
          <w:szCs w:val="24"/>
        </w:rPr>
        <w:t xml:space="preserv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w:proofErr w:type="gramStart"/>
            <m:r>
              <w:rPr>
                <w:rFonts w:ascii="Cambria Math" w:eastAsia="Times New Roman" w:hAnsi="Cambria Math"/>
                <w:sz w:val="24"/>
                <w:szCs w:val="24"/>
              </w:rPr>
              <m:t>2</m:t>
            </m:r>
          </m:sub>
        </m:sSub>
      </m:oMath>
      <w:r w:rsidRPr="0087198A">
        <w:rPr>
          <w:rFonts w:eastAsia="Times New Roman"/>
          <w:sz w:val="24"/>
          <w:szCs w:val="24"/>
        </w:rPr>
        <w:t>-edge</w:t>
      </w:r>
      <w:proofErr w:type="gramEnd"/>
      <w:r w:rsidRPr="0087198A">
        <w:rPr>
          <w:rFonts w:eastAsia="Times New Roman"/>
          <w:sz w:val="24"/>
          <w:szCs w:val="24"/>
        </w:rPr>
        <w:t xml:space="preserv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w:t>
      </w:r>
      <w:proofErr w:type="spellStart"/>
      <w:r w:rsidR="00EA5E49" w:rsidRPr="0087198A">
        <w:rPr>
          <w:rFonts w:eastAsia="Times New Roman"/>
          <w:sz w:val="24"/>
          <w:szCs w:val="24"/>
        </w:rPr>
        <w:t>eV</w:t>
      </w:r>
      <w:proofErr w:type="spellEnd"/>
      <w:r w:rsidR="00EA5E49" w:rsidRPr="0087198A">
        <w:rPr>
          <w:rFonts w:eastAsia="Times New Roman"/>
          <w:sz w:val="24"/>
          <w:szCs w:val="24"/>
        </w:rPr>
        <w:t>.</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02FC5CA3"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395F4913">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r w:rsidRPr="0087198A">
        <w:rPr>
          <w:noProof/>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5203A411" w14:textId="4530F63E" w:rsidR="006143A4" w:rsidRPr="0087198A" w:rsidRDefault="006143A4" w:rsidP="00E509CD">
      <w:pPr>
        <w:pStyle w:val="Acknowledgement"/>
        <w:spacing w:before="0"/>
        <w:ind w:left="0" w:firstLine="0"/>
        <w:rPr>
          <w:b/>
        </w:rPr>
      </w:pPr>
    </w:p>
    <w:sectPr w:rsidR="006143A4" w:rsidRPr="0087198A" w:rsidSect="00AC2069">
      <w:footerReference w:type="default" r:id="rId16"/>
      <w:headerReference w:type="first" r:id="rId17"/>
      <w:footerReference w:type="first" r:id="rId18"/>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 w:date="2018-10-16T00:32:00Z" w:initials="IS">
    <w:p w14:paraId="3EDFD0E5" w14:textId="48BE0AAD" w:rsidR="006679A3" w:rsidRDefault="006679A3">
      <w:pPr>
        <w:pStyle w:val="CommentText"/>
      </w:pPr>
      <w:r>
        <w:rPr>
          <w:rStyle w:val="CommentReference"/>
        </w:rPr>
        <w:annotationRef/>
      </w:r>
    </w:p>
  </w:comment>
  <w:comment w:id="41" w:author="" w:date="2018-10-16T00:32:00Z" w:initials="IS">
    <w:p w14:paraId="252F9F15" w14:textId="6E5B69C9" w:rsidR="00635C1B" w:rsidRDefault="00635C1B">
      <w:pPr>
        <w:pStyle w:val="CommentText"/>
      </w:pPr>
      <w:r>
        <w:rPr>
          <w:rStyle w:val="CommentReference"/>
        </w:rPr>
        <w:annotationRef/>
      </w:r>
      <w:r>
        <w:t xml:space="preserve">A reference should included here:  </w:t>
      </w:r>
      <w:r w:rsidRPr="00BC06F7">
        <w:rPr>
          <w:i/>
          <w:lang w:val="en-GB"/>
        </w:rPr>
        <w:t xml:space="preserve">“Emerging diluted ferromagnetism in high </w:t>
      </w:r>
      <w:proofErr w:type="spellStart"/>
      <w:r w:rsidRPr="00BC06F7">
        <w:rPr>
          <w:i/>
          <w:lang w:val="en-GB"/>
        </w:rPr>
        <w:t>Tc</w:t>
      </w:r>
      <w:proofErr w:type="spellEnd"/>
      <w:r w:rsidRPr="00BC06F7">
        <w:rPr>
          <w:i/>
          <w:lang w:val="en-GB"/>
        </w:rPr>
        <w:t xml:space="preserve"> </w:t>
      </w:r>
      <w:proofErr w:type="spellStart"/>
      <w:r w:rsidRPr="00BC06F7">
        <w:rPr>
          <w:i/>
          <w:lang w:val="en-GB"/>
        </w:rPr>
        <w:t>sueprconductors</w:t>
      </w:r>
      <w:proofErr w:type="spellEnd"/>
      <w:r w:rsidRPr="00BC06F7">
        <w:rPr>
          <w:i/>
          <w:lang w:val="en-GB"/>
        </w:rPr>
        <w:t xml:space="preserve"> driven by point defect clusters”.</w:t>
      </w:r>
      <w:r>
        <w:rPr>
          <w:lang w:val="en-GB"/>
        </w:rPr>
        <w:t xml:space="preserve"> J. </w:t>
      </w:r>
      <w:proofErr w:type="spellStart"/>
      <w:r>
        <w:rPr>
          <w:lang w:val="en-GB"/>
        </w:rPr>
        <w:t>Gazquez</w:t>
      </w:r>
      <w:proofErr w:type="spellEnd"/>
      <w:r>
        <w:rPr>
          <w:lang w:val="en-GB"/>
        </w:rPr>
        <w:t xml:space="preserve">, R. Guzman, R. Mishra, E. </w:t>
      </w:r>
      <w:proofErr w:type="spellStart"/>
      <w:r>
        <w:rPr>
          <w:lang w:val="en-GB"/>
        </w:rPr>
        <w:t>Bartolomé</w:t>
      </w:r>
      <w:proofErr w:type="spellEnd"/>
      <w:r>
        <w:rPr>
          <w:lang w:val="en-GB"/>
        </w:rPr>
        <w:t xml:space="preserve">, J. </w:t>
      </w:r>
      <w:proofErr w:type="spellStart"/>
      <w:r>
        <w:rPr>
          <w:lang w:val="en-GB"/>
        </w:rPr>
        <w:t>Salafranca</w:t>
      </w:r>
      <w:proofErr w:type="spellEnd"/>
      <w:r>
        <w:rPr>
          <w:lang w:val="en-GB"/>
        </w:rPr>
        <w:t xml:space="preserve">, C. </w:t>
      </w:r>
      <w:proofErr w:type="spellStart"/>
      <w:r>
        <w:rPr>
          <w:lang w:val="en-GB"/>
        </w:rPr>
        <w:t>Magen</w:t>
      </w:r>
      <w:proofErr w:type="spellEnd"/>
      <w:r>
        <w:rPr>
          <w:lang w:val="en-GB"/>
        </w:rPr>
        <w:t xml:space="preserve">, M. Varela, M. </w:t>
      </w:r>
      <w:proofErr w:type="spellStart"/>
      <w:r>
        <w:rPr>
          <w:lang w:val="en-GB"/>
        </w:rPr>
        <w:t>Coll</w:t>
      </w:r>
      <w:proofErr w:type="spellEnd"/>
      <w:r>
        <w:rPr>
          <w:lang w:val="en-GB"/>
        </w:rPr>
        <w:t xml:space="preserve">, A. Palau, S. M. </w:t>
      </w:r>
      <w:proofErr w:type="spellStart"/>
      <w:r>
        <w:rPr>
          <w:lang w:val="en-GB"/>
        </w:rPr>
        <w:t>Vallvidares</w:t>
      </w:r>
      <w:proofErr w:type="spellEnd"/>
      <w:r>
        <w:rPr>
          <w:lang w:val="en-GB"/>
        </w:rPr>
        <w:t xml:space="preserve">, P. </w:t>
      </w:r>
      <w:proofErr w:type="spellStart"/>
      <w:r>
        <w:rPr>
          <w:lang w:val="en-GB"/>
        </w:rPr>
        <w:t>Gargiani</w:t>
      </w:r>
      <w:proofErr w:type="spellEnd"/>
      <w:r>
        <w:rPr>
          <w:lang w:val="en-GB"/>
        </w:rPr>
        <w:t xml:space="preserve">, E. </w:t>
      </w:r>
      <w:proofErr w:type="spellStart"/>
      <w:r>
        <w:rPr>
          <w:lang w:val="en-GB"/>
        </w:rPr>
        <w:t>Pellegrin</w:t>
      </w:r>
      <w:proofErr w:type="spellEnd"/>
      <w:r>
        <w:rPr>
          <w:lang w:val="en-GB"/>
        </w:rPr>
        <w:t xml:space="preserve">, J. </w:t>
      </w:r>
      <w:proofErr w:type="spellStart"/>
      <w:r>
        <w:rPr>
          <w:lang w:val="en-GB"/>
        </w:rPr>
        <w:t>Herrero</w:t>
      </w:r>
      <w:proofErr w:type="spellEnd"/>
      <w:r>
        <w:rPr>
          <w:lang w:val="en-GB"/>
        </w:rPr>
        <w:t xml:space="preserve">-Martin, S. J. </w:t>
      </w:r>
      <w:proofErr w:type="spellStart"/>
      <w:r>
        <w:rPr>
          <w:lang w:val="en-GB"/>
        </w:rPr>
        <w:t>Pennycook</w:t>
      </w:r>
      <w:proofErr w:type="spellEnd"/>
      <w:r>
        <w:rPr>
          <w:lang w:val="en-GB"/>
        </w:rPr>
        <w:t xml:space="preserve">, S. T. </w:t>
      </w:r>
      <w:proofErr w:type="spellStart"/>
      <w:r>
        <w:rPr>
          <w:lang w:val="en-GB"/>
        </w:rPr>
        <w:t>Pantelides</w:t>
      </w:r>
      <w:proofErr w:type="spellEnd"/>
      <w:r>
        <w:rPr>
          <w:lang w:val="en-GB"/>
        </w:rPr>
        <w:t xml:space="preserve">, T. </w:t>
      </w:r>
      <w:proofErr w:type="spellStart"/>
      <w:r>
        <w:rPr>
          <w:lang w:val="en-GB"/>
        </w:rPr>
        <w:t>Puig</w:t>
      </w:r>
      <w:proofErr w:type="spellEnd"/>
      <w:r>
        <w:rPr>
          <w:lang w:val="en-GB"/>
        </w:rPr>
        <w:t xml:space="preserve">, X. </w:t>
      </w:r>
      <w:proofErr w:type="spellStart"/>
      <w:r>
        <w:rPr>
          <w:lang w:val="en-GB"/>
        </w:rPr>
        <w:t>Obradors</w:t>
      </w:r>
      <w:proofErr w:type="spellEnd"/>
      <w:r>
        <w:rPr>
          <w:lang w:val="en-GB"/>
        </w:rPr>
        <w:t xml:space="preserve">, </w:t>
      </w:r>
      <w:r w:rsidRPr="00304116">
        <w:rPr>
          <w:u w:val="single"/>
          <w:lang w:val="en-GB"/>
        </w:rPr>
        <w:t>Advanced Science</w:t>
      </w:r>
      <w:r>
        <w:rPr>
          <w:lang w:val="en-GB"/>
        </w:rPr>
        <w:t xml:space="preserve"> </w:t>
      </w:r>
      <w:r w:rsidRPr="00304116">
        <w:rPr>
          <w:b/>
          <w:lang w:val="en-GB"/>
        </w:rPr>
        <w:t>3</w:t>
      </w:r>
      <w:r>
        <w:rPr>
          <w:lang w:val="en-GB"/>
        </w:rPr>
        <w:t>, 1500295 (2016).</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1FCF4D" w14:textId="77777777" w:rsidR="00926C8B" w:rsidRDefault="00926C8B" w:rsidP="004A10BE">
      <w:r>
        <w:separator/>
      </w:r>
    </w:p>
  </w:endnote>
  <w:endnote w:type="continuationSeparator" w:id="0">
    <w:p w14:paraId="2FDC0964" w14:textId="77777777" w:rsidR="00926C8B" w:rsidRDefault="00926C8B" w:rsidP="004A10BE">
      <w:r>
        <w:continuationSeparator/>
      </w:r>
    </w:p>
  </w:endnote>
  <w:endnote w:type="continuationNotice" w:id="1">
    <w:p w14:paraId="51AA05D2" w14:textId="77777777" w:rsidR="00926C8B" w:rsidRDefault="00926C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altName w:val="Arial"/>
    <w:panose1 w:val="020B0604020202020204"/>
    <w:charset w:val="00"/>
    <w:family w:val="auto"/>
    <w:pitch w:val="variable"/>
    <w:sig w:usb0="E0002AFF" w:usb1="C0007843"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6D56E" w14:textId="79A2C8BB" w:rsidR="00EB2373" w:rsidRPr="004021D9" w:rsidRDefault="00EB2373"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w:t>
    </w:r>
    <w:ins w:id="84" w:author="" w:date="2018-10-16T00:05:00Z">
      <w:r w:rsidR="00DF4817">
        <w:rPr>
          <w:sz w:val="18"/>
          <w:szCs w:val="18"/>
        </w:rPr>
        <w:t xml:space="preserve"> </w:t>
      </w:r>
    </w:ins>
    <w:r>
      <w:rPr>
        <w:sz w:val="18"/>
        <w:szCs w:val="18"/>
      </w:rPr>
      <w:t xml:space="preserve">  </w:t>
    </w:r>
    <w:ins w:id="85" w:author="" w:date="2018-10-16T00:05:00Z">
      <w:r w:rsidR="00DF4817">
        <w:rPr>
          <w:sz w:val="18"/>
          <w:szCs w:val="18"/>
        </w:rPr>
        <w:t xml:space="preserve"> </w:t>
      </w:r>
    </w:ins>
    <w:r>
      <w:rPr>
        <w:sz w:val="18"/>
        <w:szCs w:val="18"/>
      </w:rPr>
      <w:t xml:space="preserve">  </w:t>
    </w:r>
    <w:ins w:id="86" w:author="" w:date="2018-10-16T00:05:00Z">
      <w:r w:rsidR="00DF4817">
        <w:rPr>
          <w:sz w:val="18"/>
          <w:szCs w:val="18"/>
        </w:rPr>
        <w:t xml:space="preserve"> </w:t>
      </w:r>
    </w:ins>
    <w:r>
      <w:rPr>
        <w:sz w:val="18"/>
        <w:szCs w:val="18"/>
      </w:rPr>
      <w:t xml:space="preserve">  </w:t>
    </w:r>
    <w:ins w:id="87" w:author="" w:date="2018-10-16T00:05:00Z">
      <w:r w:rsidR="00DF4817">
        <w:rPr>
          <w:sz w:val="18"/>
          <w:szCs w:val="18"/>
        </w:rPr>
        <w:t xml:space="preserve"> </w:t>
      </w:r>
    </w:ins>
    <w:r>
      <w:rPr>
        <w:sz w:val="18"/>
        <w:szCs w:val="18"/>
      </w:rPr>
      <w:t xml:space="preserve">  </w:t>
    </w:r>
    <w:ins w:id="88" w:author="" w:date="2018-10-16T00:05:00Z">
      <w:r w:rsidR="00DF4817">
        <w:rPr>
          <w:sz w:val="18"/>
          <w:szCs w:val="18"/>
        </w:rPr>
        <w:t xml:space="preserve"> </w:t>
      </w:r>
    </w:ins>
    <w:r>
      <w:rPr>
        <w:sz w:val="18"/>
        <w:szCs w:val="18"/>
      </w:rPr>
      <w:t xml:space="preserve">  </w:t>
    </w:r>
    <w:ins w:id="89" w:author="" w:date="2018-10-16T00:05:00Z">
      <w:r w:rsidR="00DF4817">
        <w:rPr>
          <w:sz w:val="18"/>
          <w:szCs w:val="18"/>
        </w:rPr>
        <w:t xml:space="preserve"> </w:t>
      </w:r>
    </w:ins>
    <w:r>
      <w:rPr>
        <w:sz w:val="18"/>
        <w:szCs w:val="18"/>
      </w:rPr>
      <w:t xml:space="preserve">  </w:t>
    </w:r>
    <w:ins w:id="90" w:author="" w:date="2018-10-16T00:05:00Z">
      <w:r w:rsidR="00DF4817">
        <w:rPr>
          <w:sz w:val="18"/>
          <w:szCs w:val="18"/>
        </w:rPr>
        <w:t xml:space="preserve"> </w:t>
      </w:r>
    </w:ins>
    <w:r>
      <w:rPr>
        <w:sz w:val="18"/>
        <w:szCs w:val="18"/>
      </w:rPr>
      <w:t xml:space="preserve">  </w:t>
    </w:r>
    <w:ins w:id="91" w:author="" w:date="2018-10-16T00:05:00Z">
      <w:r w:rsidR="00DF4817">
        <w:rPr>
          <w:sz w:val="18"/>
          <w:szCs w:val="18"/>
        </w:rPr>
        <w:t xml:space="preserve"> </w:t>
      </w:r>
    </w:ins>
    <w:r>
      <w:rPr>
        <w:sz w:val="18"/>
        <w:szCs w:val="18"/>
      </w:rPr>
      <w:t xml:space="preserve">  </w:t>
    </w:r>
    <w:ins w:id="92" w:author="" w:date="2018-10-16T00:05:00Z">
      <w:r w:rsidR="00DF4817">
        <w:rPr>
          <w:sz w:val="18"/>
          <w:szCs w:val="18"/>
        </w:rPr>
        <w:t xml:space="preserve"> </w:t>
      </w:r>
    </w:ins>
    <w:r>
      <w:rPr>
        <w:sz w:val="18"/>
        <w:szCs w:val="18"/>
      </w:rPr>
      <w:t xml:space="preserve">  </w:t>
    </w:r>
    <w:ins w:id="93" w:author="" w:date="2018-10-16T00:05:00Z">
      <w:r w:rsidR="00DF4817">
        <w:rPr>
          <w:sz w:val="18"/>
          <w:szCs w:val="18"/>
        </w:rPr>
        <w:t xml:space="preserve"> </w:t>
      </w:r>
    </w:ins>
    <w:r>
      <w:rPr>
        <w:sz w:val="18"/>
        <w:szCs w:val="18"/>
      </w:rPr>
      <w:t xml:space="preserve">  </w:t>
    </w:r>
    <w:ins w:id="94" w:author="" w:date="2018-10-16T00:05:00Z">
      <w:r w:rsidR="00DF4817">
        <w:rPr>
          <w:sz w:val="18"/>
          <w:szCs w:val="18"/>
        </w:rPr>
        <w:t xml:space="preserve"> </w:t>
      </w:r>
    </w:ins>
    <w:r>
      <w:rPr>
        <w:sz w:val="18"/>
        <w:szCs w:val="18"/>
      </w:rPr>
      <w:t xml:space="preserve">  </w:t>
    </w:r>
    <w:ins w:id="95" w:author="" w:date="2018-10-16T00:05:00Z">
      <w:r w:rsidR="00DF4817">
        <w:rPr>
          <w:sz w:val="18"/>
          <w:szCs w:val="18"/>
        </w:rPr>
        <w:t xml:space="preserve"> </w:t>
      </w:r>
    </w:ins>
    <w:r>
      <w:rPr>
        <w:sz w:val="18"/>
        <w:szCs w:val="18"/>
      </w:rPr>
      <w:t xml:space="preserve">  </w:t>
    </w:r>
    <w:ins w:id="96" w:author="" w:date="2018-10-16T00:05:00Z">
      <w:r w:rsidR="00DF4817">
        <w:rPr>
          <w:sz w:val="18"/>
          <w:szCs w:val="18"/>
        </w:rPr>
        <w:t xml:space="preserve"> </w:t>
      </w:r>
    </w:ins>
    <w:r>
      <w:rPr>
        <w:sz w:val="18"/>
        <w:szCs w:val="18"/>
      </w:rPr>
      <w:t xml:space="preserve">  </w:t>
    </w:r>
    <w:ins w:id="97" w:author="" w:date="2018-10-16T00:05:00Z">
      <w:r w:rsidR="00DF4817">
        <w:rPr>
          <w:sz w:val="18"/>
          <w:szCs w:val="18"/>
        </w:rPr>
        <w:t xml:space="preserve"> </w:t>
      </w:r>
    </w:ins>
    <w:r>
      <w:rPr>
        <w:sz w:val="18"/>
        <w:szCs w:val="18"/>
      </w:rPr>
      <w:t xml:space="preserve">  </w:t>
    </w:r>
    <w:ins w:id="98" w:author="" w:date="2018-10-16T00:05:00Z">
      <w:r w:rsidR="00DF4817">
        <w:rPr>
          <w:sz w:val="18"/>
          <w:szCs w:val="18"/>
        </w:rPr>
        <w:t xml:space="preserve"> </w:t>
      </w:r>
    </w:ins>
    <w:r>
      <w:rPr>
        <w:sz w:val="18"/>
        <w:szCs w:val="18"/>
      </w:rPr>
      <w:t xml:space="preserve">  </w:t>
    </w:r>
    <w:ins w:id="99" w:author="" w:date="2018-10-16T00:05:00Z">
      <w:r w:rsidR="00DF4817">
        <w:rPr>
          <w:sz w:val="18"/>
          <w:szCs w:val="18"/>
        </w:rPr>
        <w:t xml:space="preserve"> </w:t>
      </w:r>
    </w:ins>
    <w:r>
      <w:rPr>
        <w:sz w:val="18"/>
        <w:szCs w:val="18"/>
      </w:rPr>
      <w:t xml:space="preserve">  </w:t>
    </w:r>
    <w:ins w:id="100" w:author="" w:date="2018-10-16T00:05:00Z">
      <w:r w:rsidR="00DF4817">
        <w:rPr>
          <w:sz w:val="18"/>
          <w:szCs w:val="18"/>
        </w:rPr>
        <w:t xml:space="preserve"> </w:t>
      </w:r>
    </w:ins>
    <w:r>
      <w:rPr>
        <w:sz w:val="18"/>
        <w:szCs w:val="18"/>
      </w:rPr>
      <w:t xml:space="preserve">  </w:t>
    </w:r>
    <w:ins w:id="101" w:author="" w:date="2018-10-16T00:05:00Z">
      <w:r w:rsidR="00DF4817">
        <w:rPr>
          <w:sz w:val="18"/>
          <w:szCs w:val="18"/>
        </w:rPr>
        <w:t xml:space="preserve"> </w:t>
      </w:r>
    </w:ins>
    <w:r>
      <w:rPr>
        <w:sz w:val="18"/>
        <w:szCs w:val="18"/>
      </w:rPr>
      <w:t xml:space="preserve">  </w:t>
    </w:r>
    <w:ins w:id="102" w:author="" w:date="2018-10-16T00:05:00Z">
      <w:r w:rsidR="00DF4817">
        <w:rPr>
          <w:sz w:val="18"/>
          <w:szCs w:val="18"/>
        </w:rPr>
        <w:t xml:space="preserve"> </w:t>
      </w:r>
    </w:ins>
    <w:r>
      <w:rPr>
        <w:sz w:val="18"/>
        <w:szCs w:val="18"/>
      </w:rPr>
      <w:t xml:space="preserve">  </w:t>
    </w:r>
    <w:ins w:id="103" w:author="" w:date="2018-10-16T00:05:00Z">
      <w:r w:rsidR="00DF4817">
        <w:rPr>
          <w:sz w:val="18"/>
          <w:szCs w:val="18"/>
        </w:rPr>
        <w:t xml:space="preserve"> </w:t>
      </w:r>
    </w:ins>
    <w:r>
      <w:rPr>
        <w:sz w:val="18"/>
        <w:szCs w:val="18"/>
      </w:rPr>
      <w:t xml:space="preserve">  </w:t>
    </w:r>
    <w:ins w:id="104" w:author="" w:date="2018-10-16T00:05:00Z">
      <w:r w:rsidR="00DF4817">
        <w:rPr>
          <w:sz w:val="18"/>
          <w:szCs w:val="18"/>
        </w:rPr>
        <w:t xml:space="preserve"> </w:t>
      </w:r>
    </w:ins>
    <w:r>
      <w:rPr>
        <w:sz w:val="18"/>
        <w:szCs w:val="18"/>
      </w:rPr>
      <w:t xml:space="preserve">  </w:t>
    </w:r>
    <w:ins w:id="105" w:author="" w:date="2018-10-16T00:05:00Z">
      <w:r w:rsidR="00DF4817">
        <w:rPr>
          <w:sz w:val="18"/>
          <w:szCs w:val="18"/>
        </w:rPr>
        <w:t xml:space="preserve"> </w:t>
      </w:r>
    </w:ins>
    <w:r>
      <w:rPr>
        <w:sz w:val="18"/>
        <w:szCs w:val="18"/>
      </w:rPr>
      <w:t xml:space="preserve">  </w:t>
    </w:r>
    <w:ins w:id="106" w:author="" w:date="2018-10-16T00:05:00Z">
      <w:r w:rsidR="00DF4817">
        <w:rPr>
          <w:sz w:val="18"/>
          <w:szCs w:val="18"/>
        </w:rPr>
        <w:t xml:space="preserve"> </w:t>
      </w:r>
    </w:ins>
    <w:r>
      <w:rPr>
        <w:sz w:val="18"/>
        <w:szCs w:val="18"/>
      </w:rPr>
      <w:t xml:space="preserve"> Manuscript Template  </w:t>
    </w:r>
    <w:ins w:id="107" w:author="" w:date="2018-10-16T00:05:00Z">
      <w:r w:rsidR="00DF4817">
        <w:rPr>
          <w:sz w:val="18"/>
          <w:szCs w:val="18"/>
        </w:rPr>
        <w:t xml:space="preserve"> </w:t>
      </w:r>
    </w:ins>
    <w:r>
      <w:rPr>
        <w:sz w:val="18"/>
        <w:szCs w:val="18"/>
      </w:rPr>
      <w:t xml:space="preserve">  </w:t>
    </w:r>
    <w:ins w:id="108" w:author="" w:date="2018-10-16T00:05:00Z">
      <w:r w:rsidR="00DF4817">
        <w:rPr>
          <w:sz w:val="18"/>
          <w:szCs w:val="18"/>
        </w:rPr>
        <w:t xml:space="preserve"> </w:t>
      </w:r>
    </w:ins>
    <w:r>
      <w:rPr>
        <w:sz w:val="18"/>
        <w:szCs w:val="18"/>
      </w:rPr>
      <w:t xml:space="preserve">  </w:t>
    </w:r>
    <w:ins w:id="109" w:author="" w:date="2018-10-16T00:05:00Z">
      <w:r w:rsidR="00DF4817">
        <w:rPr>
          <w:sz w:val="18"/>
          <w:szCs w:val="18"/>
        </w:rPr>
        <w:t xml:space="preserve"> </w:t>
      </w:r>
    </w:ins>
    <w:r>
      <w:rPr>
        <w:sz w:val="18"/>
        <w:szCs w:val="18"/>
      </w:rPr>
      <w:t xml:space="preserve">  </w:t>
    </w:r>
    <w:ins w:id="110" w:author="" w:date="2018-10-16T00:05:00Z">
      <w:r w:rsidR="00DF4817">
        <w:rPr>
          <w:sz w:val="18"/>
          <w:szCs w:val="18"/>
        </w:rPr>
        <w:t xml:space="preserve"> </w:t>
      </w:r>
    </w:ins>
    <w:r>
      <w:rPr>
        <w:sz w:val="18"/>
        <w:szCs w:val="18"/>
      </w:rPr>
      <w:t xml:space="preserve">  </w:t>
    </w:r>
    <w:ins w:id="111" w:author="" w:date="2018-10-16T00:05:00Z">
      <w:r w:rsidR="00DF4817">
        <w:rPr>
          <w:sz w:val="18"/>
          <w:szCs w:val="18"/>
        </w:rPr>
        <w:t xml:space="preserve"> </w:t>
      </w:r>
    </w:ins>
    <w:r>
      <w:rPr>
        <w:sz w:val="18"/>
        <w:szCs w:val="18"/>
      </w:rPr>
      <w:t xml:space="preserve">  </w:t>
    </w:r>
    <w:ins w:id="112" w:author="" w:date="2018-10-16T00:05:00Z">
      <w:r w:rsidR="00DF4817">
        <w:rPr>
          <w:sz w:val="18"/>
          <w:szCs w:val="18"/>
        </w:rPr>
        <w:t xml:space="preserve"> </w:t>
      </w:r>
    </w:ins>
    <w:r>
      <w:rPr>
        <w:sz w:val="18"/>
        <w:szCs w:val="18"/>
      </w:rPr>
      <w:t xml:space="preserve">  </w:t>
    </w:r>
    <w:ins w:id="113" w:author="" w:date="2018-10-16T00:05:00Z">
      <w:r w:rsidR="00DF4817">
        <w:rPr>
          <w:sz w:val="18"/>
          <w:szCs w:val="18"/>
        </w:rPr>
        <w:t xml:space="preserve"> </w:t>
      </w:r>
    </w:ins>
    <w:r>
      <w:rPr>
        <w:sz w:val="18"/>
        <w:szCs w:val="18"/>
      </w:rPr>
      <w:t xml:space="preserve">  </w:t>
    </w:r>
    <w:ins w:id="114" w:author="" w:date="2018-10-16T00:05:00Z">
      <w:r w:rsidR="00DF4817">
        <w:rPr>
          <w:sz w:val="18"/>
          <w:szCs w:val="18"/>
        </w:rPr>
        <w:t xml:space="preserve"> </w:t>
      </w:r>
    </w:ins>
    <w:r>
      <w:rPr>
        <w:sz w:val="18"/>
        <w:szCs w:val="18"/>
      </w:rPr>
      <w:t xml:space="preserve">  </w:t>
    </w:r>
    <w:ins w:id="115" w:author="" w:date="2018-10-16T00:05:00Z">
      <w:r w:rsidR="00DF4817">
        <w:rPr>
          <w:sz w:val="18"/>
          <w:szCs w:val="18"/>
        </w:rPr>
        <w:t xml:space="preserve"> </w:t>
      </w:r>
    </w:ins>
    <w:r>
      <w:rPr>
        <w:sz w:val="18"/>
        <w:szCs w:val="18"/>
      </w:rPr>
      <w:t xml:space="preserve">  </w:t>
    </w:r>
    <w:ins w:id="116" w:author="" w:date="2018-10-16T00:05:00Z">
      <w:r w:rsidR="00DF4817">
        <w:rPr>
          <w:sz w:val="18"/>
          <w:szCs w:val="18"/>
        </w:rPr>
        <w:t xml:space="preserve"> </w:t>
      </w:r>
    </w:ins>
    <w:r>
      <w:rPr>
        <w:sz w:val="18"/>
        <w:szCs w:val="18"/>
      </w:rPr>
      <w:t xml:space="preserve">  </w:t>
    </w:r>
    <w:ins w:id="117" w:author="" w:date="2018-10-16T00:05:00Z">
      <w:r w:rsidR="00DF4817">
        <w:rPr>
          <w:sz w:val="18"/>
          <w:szCs w:val="18"/>
        </w:rPr>
        <w:t xml:space="preserve"> </w:t>
      </w:r>
    </w:ins>
    <w:r>
      <w:rPr>
        <w:sz w:val="18"/>
        <w:szCs w:val="18"/>
      </w:rPr>
      <w:t xml:space="preserve">  </w:t>
    </w:r>
    <w:ins w:id="118" w:author="" w:date="2018-10-16T00:05:00Z">
      <w:r w:rsidR="00DF4817">
        <w:rPr>
          <w:sz w:val="18"/>
          <w:szCs w:val="18"/>
        </w:rPr>
        <w:t xml:space="preserve"> </w:t>
      </w:r>
    </w:ins>
    <w:r>
      <w:rPr>
        <w:sz w:val="18"/>
        <w:szCs w:val="18"/>
      </w:rPr>
      <w:t xml:space="preserve">  </w:t>
    </w:r>
    <w:ins w:id="119" w:author="" w:date="2018-10-16T00:05:00Z">
      <w:r w:rsidR="00DF4817">
        <w:rPr>
          <w:sz w:val="18"/>
          <w:szCs w:val="18"/>
        </w:rPr>
        <w:t xml:space="preserve"> </w:t>
      </w:r>
    </w:ins>
    <w:r>
      <w:rPr>
        <w:sz w:val="18"/>
        <w:szCs w:val="18"/>
      </w:rPr>
      <w:t xml:space="preserve">  </w:t>
    </w:r>
    <w:ins w:id="120" w:author="" w:date="2018-10-16T00:05:00Z">
      <w:r w:rsidR="00DF4817">
        <w:rPr>
          <w:sz w:val="18"/>
          <w:szCs w:val="18"/>
        </w:rPr>
        <w:t xml:space="preserve"> </w:t>
      </w:r>
    </w:ins>
    <w:r>
      <w:rPr>
        <w:sz w:val="18"/>
        <w:szCs w:val="18"/>
      </w:rPr>
      <w:t xml:space="preserve">  </w:t>
    </w:r>
    <w:ins w:id="121" w:author="" w:date="2018-10-16T00:05:00Z">
      <w:r w:rsidR="00DF4817">
        <w:rPr>
          <w:sz w:val="18"/>
          <w:szCs w:val="18"/>
        </w:rPr>
        <w:t xml:space="preserve"> </w:t>
      </w:r>
    </w:ins>
    <w:r>
      <w:rPr>
        <w:sz w:val="18"/>
        <w:szCs w:val="18"/>
      </w:rPr>
      <w:t xml:space="preserve">  </w:t>
    </w:r>
    <w:ins w:id="122" w:author="" w:date="2018-10-16T00:05:00Z">
      <w:r w:rsidR="00DF4817">
        <w:rPr>
          <w:sz w:val="18"/>
          <w:szCs w:val="18"/>
        </w:rPr>
        <w:t xml:space="preserve"> </w:t>
      </w:r>
    </w:ins>
    <w:r>
      <w:rPr>
        <w:sz w:val="18"/>
        <w:szCs w:val="18"/>
      </w:rPr>
      <w:t xml:space="preserve">  </w:t>
    </w:r>
    <w:ins w:id="123" w:author="" w:date="2018-10-16T00:05:00Z">
      <w:r w:rsidR="00DF4817">
        <w:rPr>
          <w:sz w:val="18"/>
          <w:szCs w:val="18"/>
        </w:rPr>
        <w:t xml:space="preserve"> </w:t>
      </w:r>
    </w:ins>
    <w:r>
      <w:rPr>
        <w:sz w:val="18"/>
        <w:szCs w:val="18"/>
      </w:rPr>
      <w:t xml:space="preserve">  </w:t>
    </w:r>
    <w:ins w:id="124" w:author="" w:date="2018-10-16T00:05:00Z">
      <w:r w:rsidR="00DF4817">
        <w:rPr>
          <w:sz w:val="18"/>
          <w:szCs w:val="18"/>
        </w:rPr>
        <w:t xml:space="preserve"> </w:t>
      </w:r>
    </w:ins>
    <w:r>
      <w:rPr>
        <w:sz w:val="18"/>
        <w:szCs w:val="18"/>
      </w:rPr>
      <w:t xml:space="preserve">  </w:t>
    </w:r>
    <w:ins w:id="125" w:author="" w:date="2018-10-16T00:05:00Z">
      <w:r w:rsidR="00DF4817">
        <w:rPr>
          <w:sz w:val="18"/>
          <w:szCs w:val="18"/>
        </w:rPr>
        <w:t xml:space="preserve"> </w:t>
      </w:r>
    </w:ins>
    <w:r>
      <w:rPr>
        <w:sz w:val="18"/>
        <w:szCs w:val="18"/>
      </w:rPr>
      <w:t xml:space="preserve">  </w:t>
    </w:r>
    <w:ins w:id="126" w:author="" w:date="2018-10-16T00:05:00Z">
      <w:r w:rsidR="00DF4817">
        <w:rPr>
          <w:sz w:val="18"/>
          <w:szCs w:val="18"/>
        </w:rPr>
        <w:t xml:space="preserve"> </w:t>
      </w:r>
    </w:ins>
    <w:r>
      <w:rPr>
        <w:sz w:val="18"/>
        <w:szCs w:val="18"/>
      </w:rPr>
      <w:t xml:space="preserve">  </w:t>
    </w:r>
    <w:ins w:id="127" w:author="" w:date="2018-10-16T00:05:00Z">
      <w:r w:rsidR="00DF4817">
        <w:rPr>
          <w:sz w:val="18"/>
          <w:szCs w:val="18"/>
        </w:rPr>
        <w:t xml:space="preserve"> </w:t>
      </w:r>
    </w:ins>
    <w:r>
      <w:rPr>
        <w:sz w:val="18"/>
        <w:szCs w:val="18"/>
      </w:rPr>
      <w:t xml:space="preserve">  </w:t>
    </w:r>
    <w:ins w:id="128" w:author="" w:date="2018-10-16T00:05:00Z">
      <w:r w:rsidR="00DF4817">
        <w:rPr>
          <w:sz w:val="18"/>
          <w:szCs w:val="18"/>
        </w:rPr>
        <w:t xml:space="preserve"> </w:t>
      </w:r>
    </w:ins>
    <w:r>
      <w:rPr>
        <w:sz w:val="18"/>
        <w:szCs w:val="18"/>
      </w:rPr>
      <w:t xml:space="preserve">  </w:t>
    </w:r>
    <w:ins w:id="129" w:author="" w:date="2018-10-16T00:05:00Z">
      <w:r w:rsidR="00DF4817">
        <w:rPr>
          <w:sz w:val="18"/>
          <w:szCs w:val="18"/>
        </w:rPr>
        <w:t xml:space="preserve"> </w:t>
      </w:r>
    </w:ins>
    <w:r>
      <w:rPr>
        <w:sz w:val="18"/>
        <w:szCs w:val="18"/>
      </w:rPr>
      <w:t xml:space="preserve">  </w:t>
    </w:r>
    <w:ins w:id="130" w:author="" w:date="2018-10-16T00:05:00Z">
      <w:r w:rsidR="00DF4817">
        <w:rPr>
          <w:sz w:val="18"/>
          <w:szCs w:val="18"/>
        </w:rPr>
        <w:t xml:space="preserve"> </w:t>
      </w:r>
    </w:ins>
    <w:r>
      <w:rPr>
        <w:sz w:val="18"/>
        <w:szCs w:val="18"/>
      </w:rPr>
      <w:t xml:space="preserve">  </w:t>
    </w:r>
    <w:ins w:id="131" w:author="" w:date="2018-10-16T00:05:00Z">
      <w:r w:rsidR="00DF4817">
        <w:rPr>
          <w:sz w:val="18"/>
          <w:szCs w:val="18"/>
        </w:rPr>
        <w:t xml:space="preserve"> </w:t>
      </w:r>
    </w:ins>
    <w:r>
      <w:rPr>
        <w:sz w:val="18"/>
        <w:szCs w:val="18"/>
      </w:rPr>
      <w:t xml:space="preserve">  </w:t>
    </w:r>
    <w:ins w:id="132" w:author="" w:date="2018-10-16T00:05:00Z">
      <w:r w:rsidR="00DF4817">
        <w:rPr>
          <w:sz w:val="18"/>
          <w:szCs w:val="18"/>
        </w:rPr>
        <w:t xml:space="preserve"> </w:t>
      </w:r>
    </w:ins>
    <w:r>
      <w:rPr>
        <w:sz w:val="18"/>
        <w:szCs w:val="18"/>
      </w:rPr>
      <w:t xml:space="preserve">  </w:t>
    </w:r>
    <w:ins w:id="133" w:author="" w:date="2018-10-16T00:05:00Z">
      <w:r w:rsidR="00DF4817">
        <w:rPr>
          <w:sz w:val="18"/>
          <w:szCs w:val="18"/>
        </w:rPr>
        <w:t xml:space="preserve"> </w:t>
      </w:r>
    </w:ins>
    <w:r>
      <w:rPr>
        <w:sz w:val="18"/>
        <w:szCs w:val="18"/>
      </w:rPr>
      <w:t xml:space="preserve">  </w:t>
    </w:r>
    <w:ins w:id="134" w:author="" w:date="2018-10-16T00:05:00Z">
      <w:r w:rsidR="00DF4817">
        <w:rPr>
          <w:sz w:val="18"/>
          <w:szCs w:val="18"/>
        </w:rPr>
        <w:t xml:space="preserve"> </w:t>
      </w:r>
    </w:ins>
    <w:r>
      <w:rPr>
        <w:sz w:val="18"/>
        <w:szCs w:val="18"/>
      </w:rPr>
      <w:t xml:space="preserve">  </w:t>
    </w:r>
    <w:ins w:id="135" w:author="" w:date="2018-10-16T00:05:00Z">
      <w:r w:rsidR="00DF4817">
        <w:rPr>
          <w:sz w:val="18"/>
          <w:szCs w:val="18"/>
        </w:rPr>
        <w:t xml:space="preserve"> </w:t>
      </w:r>
    </w:ins>
    <w:r>
      <w:rPr>
        <w:sz w:val="18"/>
        <w:szCs w:val="18"/>
      </w:rPr>
      <w:t xml:space="preserve">  </w:t>
    </w:r>
    <w:ins w:id="136" w:author="" w:date="2018-10-16T00:05:00Z">
      <w:r w:rsidR="00DF4817">
        <w:rPr>
          <w:sz w:val="18"/>
          <w:szCs w:val="18"/>
        </w:rPr>
        <w:t xml:space="preserve"> </w:t>
      </w:r>
    </w:ins>
    <w:r>
      <w:rPr>
        <w:sz w:val="18"/>
        <w:szCs w:val="18"/>
      </w:rPr>
      <w:t xml:space="preserve">  </w:t>
    </w:r>
    <w:ins w:id="137" w:author="" w:date="2018-10-16T00:05:00Z">
      <w:r w:rsidR="00DF4817">
        <w:rPr>
          <w:sz w:val="18"/>
          <w:szCs w:val="18"/>
        </w:rPr>
        <w:t xml:space="preserve"> </w:t>
      </w:r>
    </w:ins>
    <w:r>
      <w:rPr>
        <w:sz w:val="18"/>
        <w:szCs w:val="18"/>
      </w:rPr>
      <w:t xml:space="preserve">  </w:t>
    </w:r>
    <w:ins w:id="138" w:author="" w:date="2018-10-16T00:05:00Z">
      <w:r w:rsidR="00DF4817">
        <w:rPr>
          <w:sz w:val="18"/>
          <w:szCs w:val="18"/>
        </w:rPr>
        <w:t xml:space="preserve"> </w:t>
      </w:r>
    </w:ins>
    <w:r>
      <w:rPr>
        <w:sz w:val="18"/>
        <w:szCs w:val="18"/>
      </w:rPr>
      <w:t xml:space="preserve">  </w:t>
    </w:r>
    <w:ins w:id="139" w:author="" w:date="2018-10-16T00:05:00Z">
      <w:r w:rsidR="00DF4817">
        <w:rPr>
          <w:sz w:val="18"/>
          <w:szCs w:val="18"/>
        </w:rPr>
        <w:t xml:space="preserve"> </w:t>
      </w:r>
    </w:ins>
    <w:r>
      <w:rPr>
        <w:sz w:val="18"/>
        <w:szCs w:val="18"/>
      </w:rPr>
      <w:t xml:space="preserve">  </w:t>
    </w:r>
    <w:ins w:id="140" w:author="" w:date="2018-10-16T00:05:00Z">
      <w:r w:rsidR="00DF4817">
        <w:rPr>
          <w:sz w:val="18"/>
          <w:szCs w:val="18"/>
        </w:rPr>
        <w:t xml:space="preserve"> </w:t>
      </w:r>
    </w:ins>
    <w:r>
      <w:rPr>
        <w:sz w:val="18"/>
        <w:szCs w:val="18"/>
      </w:rPr>
      <w:t xml:space="preserve">  </w:t>
    </w:r>
    <w:ins w:id="141" w:author="" w:date="2018-10-16T00:05:00Z">
      <w:r w:rsidR="00DF4817">
        <w:rPr>
          <w:sz w:val="18"/>
          <w:szCs w:val="18"/>
        </w:rPr>
        <w:t xml:space="preserve"> </w:t>
      </w:r>
    </w:ins>
    <w:r>
      <w:rPr>
        <w:sz w:val="18"/>
        <w:szCs w:val="18"/>
      </w:rPr>
      <w:t xml:space="preserve">  </w:t>
    </w:r>
    <w:ins w:id="142" w:author="" w:date="2018-10-16T00:05:00Z">
      <w:r w:rsidR="00DF4817">
        <w:rPr>
          <w:sz w:val="18"/>
          <w:szCs w:val="18"/>
        </w:rPr>
        <w:t xml:space="preserve"> </w:t>
      </w:r>
    </w:ins>
    <w:r>
      <w:rPr>
        <w:sz w:val="18"/>
        <w:szCs w:val="18"/>
      </w:rPr>
      <w:t xml:space="preserve">  </w:t>
    </w:r>
    <w:ins w:id="143" w:author="" w:date="2018-10-16T00:05:00Z">
      <w:r w:rsidR="00DF4817">
        <w:rPr>
          <w:sz w:val="18"/>
          <w:szCs w:val="18"/>
        </w:rPr>
        <w:t xml:space="preserve"> </w:t>
      </w:r>
    </w:ins>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EB19EB">
      <w:rPr>
        <w:b/>
        <w:bCs/>
        <w:noProof/>
        <w:sz w:val="18"/>
        <w:szCs w:val="18"/>
      </w:rPr>
      <w:t>15</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EB19EB">
      <w:rPr>
        <w:b/>
        <w:bCs/>
        <w:noProof/>
        <w:sz w:val="18"/>
        <w:szCs w:val="18"/>
      </w:rPr>
      <w:t>21</w:t>
    </w:r>
    <w:r w:rsidRPr="004021D9">
      <w:rPr>
        <w:b/>
        <w:bCs/>
        <w:sz w:val="18"/>
        <w:szCs w:val="18"/>
      </w:rPr>
      <w:fldChar w:fldCharType="end"/>
    </w:r>
  </w:p>
  <w:p w14:paraId="4A06A9D6" w14:textId="77777777" w:rsidR="00EB2373" w:rsidRPr="00B547A9" w:rsidRDefault="00EB2373" w:rsidP="00B547A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53787" w14:textId="7E482B4D" w:rsidR="00EB2373" w:rsidRPr="004021D9" w:rsidRDefault="00EB2373"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w:t>
    </w:r>
    <w:ins w:id="144" w:author="" w:date="2018-10-16T00:05:00Z">
      <w:r w:rsidR="00DF4817">
        <w:rPr>
          <w:sz w:val="18"/>
          <w:szCs w:val="18"/>
        </w:rPr>
        <w:t xml:space="preserve"> </w:t>
      </w:r>
    </w:ins>
    <w:r>
      <w:rPr>
        <w:sz w:val="18"/>
        <w:szCs w:val="18"/>
      </w:rPr>
      <w:t xml:space="preserve">  </w:t>
    </w:r>
    <w:ins w:id="145" w:author="" w:date="2018-10-16T00:05:00Z">
      <w:r w:rsidR="00DF4817">
        <w:rPr>
          <w:sz w:val="18"/>
          <w:szCs w:val="18"/>
        </w:rPr>
        <w:t xml:space="preserve"> </w:t>
      </w:r>
    </w:ins>
    <w:r>
      <w:rPr>
        <w:sz w:val="18"/>
        <w:szCs w:val="18"/>
      </w:rPr>
      <w:t xml:space="preserve">  </w:t>
    </w:r>
    <w:ins w:id="146" w:author="" w:date="2018-10-16T00:05:00Z">
      <w:r w:rsidR="00DF4817">
        <w:rPr>
          <w:sz w:val="18"/>
          <w:szCs w:val="18"/>
        </w:rPr>
        <w:t xml:space="preserve"> </w:t>
      </w:r>
    </w:ins>
    <w:r>
      <w:rPr>
        <w:sz w:val="18"/>
        <w:szCs w:val="18"/>
      </w:rPr>
      <w:t xml:space="preserve">  </w:t>
    </w:r>
    <w:ins w:id="147" w:author="" w:date="2018-10-16T00:05:00Z">
      <w:r w:rsidR="00DF4817">
        <w:rPr>
          <w:sz w:val="18"/>
          <w:szCs w:val="18"/>
        </w:rPr>
        <w:t xml:space="preserve"> </w:t>
      </w:r>
    </w:ins>
    <w:r>
      <w:rPr>
        <w:sz w:val="18"/>
        <w:szCs w:val="18"/>
      </w:rPr>
      <w:t xml:space="preserve">  </w:t>
    </w:r>
    <w:ins w:id="148" w:author="" w:date="2018-10-16T00:05:00Z">
      <w:r w:rsidR="00DF4817">
        <w:rPr>
          <w:sz w:val="18"/>
          <w:szCs w:val="18"/>
        </w:rPr>
        <w:t xml:space="preserve"> </w:t>
      </w:r>
    </w:ins>
    <w:r>
      <w:rPr>
        <w:sz w:val="18"/>
        <w:szCs w:val="18"/>
      </w:rPr>
      <w:t xml:space="preserve">  </w:t>
    </w:r>
    <w:ins w:id="149" w:author="" w:date="2018-10-16T00:05:00Z">
      <w:r w:rsidR="00DF4817">
        <w:rPr>
          <w:sz w:val="18"/>
          <w:szCs w:val="18"/>
        </w:rPr>
        <w:t xml:space="preserve"> </w:t>
      </w:r>
    </w:ins>
    <w:r>
      <w:rPr>
        <w:sz w:val="18"/>
        <w:szCs w:val="18"/>
      </w:rPr>
      <w:t xml:space="preserve">  </w:t>
    </w:r>
    <w:ins w:id="150" w:author="" w:date="2018-10-16T00:05:00Z">
      <w:r w:rsidR="00DF4817">
        <w:rPr>
          <w:sz w:val="18"/>
          <w:szCs w:val="18"/>
        </w:rPr>
        <w:t xml:space="preserve"> </w:t>
      </w:r>
    </w:ins>
    <w:r>
      <w:rPr>
        <w:sz w:val="18"/>
        <w:szCs w:val="18"/>
      </w:rPr>
      <w:t xml:space="preserve">  </w:t>
    </w:r>
    <w:ins w:id="151" w:author="" w:date="2018-10-16T00:05:00Z">
      <w:r w:rsidR="00DF4817">
        <w:rPr>
          <w:sz w:val="18"/>
          <w:szCs w:val="18"/>
        </w:rPr>
        <w:t xml:space="preserve"> </w:t>
      </w:r>
    </w:ins>
    <w:r>
      <w:rPr>
        <w:sz w:val="18"/>
        <w:szCs w:val="18"/>
      </w:rPr>
      <w:t xml:space="preserve">  </w:t>
    </w:r>
    <w:ins w:id="152" w:author="" w:date="2018-10-16T00:05:00Z">
      <w:r w:rsidR="00DF4817">
        <w:rPr>
          <w:sz w:val="18"/>
          <w:szCs w:val="18"/>
        </w:rPr>
        <w:t xml:space="preserve"> </w:t>
      </w:r>
    </w:ins>
    <w:r>
      <w:rPr>
        <w:sz w:val="18"/>
        <w:szCs w:val="18"/>
      </w:rPr>
      <w:t xml:space="preserve">  </w:t>
    </w:r>
    <w:ins w:id="153" w:author="" w:date="2018-10-16T00:05:00Z">
      <w:r w:rsidR="00DF4817">
        <w:rPr>
          <w:sz w:val="18"/>
          <w:szCs w:val="18"/>
        </w:rPr>
        <w:t xml:space="preserve"> </w:t>
      </w:r>
    </w:ins>
    <w:r>
      <w:rPr>
        <w:sz w:val="18"/>
        <w:szCs w:val="18"/>
      </w:rPr>
      <w:t xml:space="preserve">  </w:t>
    </w:r>
    <w:ins w:id="154" w:author="" w:date="2018-10-16T00:05:00Z">
      <w:r w:rsidR="00DF4817">
        <w:rPr>
          <w:sz w:val="18"/>
          <w:szCs w:val="18"/>
        </w:rPr>
        <w:t xml:space="preserve"> </w:t>
      </w:r>
    </w:ins>
    <w:r>
      <w:rPr>
        <w:sz w:val="18"/>
        <w:szCs w:val="18"/>
      </w:rPr>
      <w:t xml:space="preserve">  </w:t>
    </w:r>
    <w:ins w:id="155" w:author="" w:date="2018-10-16T00:05:00Z">
      <w:r w:rsidR="00DF4817">
        <w:rPr>
          <w:sz w:val="18"/>
          <w:szCs w:val="18"/>
        </w:rPr>
        <w:t xml:space="preserve"> </w:t>
      </w:r>
    </w:ins>
    <w:r>
      <w:rPr>
        <w:sz w:val="18"/>
        <w:szCs w:val="18"/>
      </w:rPr>
      <w:t xml:space="preserve">  </w:t>
    </w:r>
    <w:ins w:id="156" w:author="" w:date="2018-10-16T00:05:00Z">
      <w:r w:rsidR="00DF4817">
        <w:rPr>
          <w:sz w:val="18"/>
          <w:szCs w:val="18"/>
        </w:rPr>
        <w:t xml:space="preserve"> </w:t>
      </w:r>
    </w:ins>
    <w:r>
      <w:rPr>
        <w:sz w:val="18"/>
        <w:szCs w:val="18"/>
      </w:rPr>
      <w:t xml:space="preserve">  </w:t>
    </w:r>
    <w:ins w:id="157" w:author="" w:date="2018-10-16T00:05:00Z">
      <w:r w:rsidR="00DF4817">
        <w:rPr>
          <w:sz w:val="18"/>
          <w:szCs w:val="18"/>
        </w:rPr>
        <w:t xml:space="preserve"> </w:t>
      </w:r>
    </w:ins>
    <w:r>
      <w:rPr>
        <w:sz w:val="18"/>
        <w:szCs w:val="18"/>
      </w:rPr>
      <w:t xml:space="preserve">  </w:t>
    </w:r>
    <w:ins w:id="158" w:author="" w:date="2018-10-16T00:05:00Z">
      <w:r w:rsidR="00DF4817">
        <w:rPr>
          <w:sz w:val="18"/>
          <w:szCs w:val="18"/>
        </w:rPr>
        <w:t xml:space="preserve"> </w:t>
      </w:r>
    </w:ins>
    <w:r>
      <w:rPr>
        <w:sz w:val="18"/>
        <w:szCs w:val="18"/>
      </w:rPr>
      <w:t xml:space="preserve">  </w:t>
    </w:r>
    <w:ins w:id="159" w:author="" w:date="2018-10-16T00:05:00Z">
      <w:r w:rsidR="00DF4817">
        <w:rPr>
          <w:sz w:val="18"/>
          <w:szCs w:val="18"/>
        </w:rPr>
        <w:t xml:space="preserve"> </w:t>
      </w:r>
    </w:ins>
    <w:r>
      <w:rPr>
        <w:sz w:val="18"/>
        <w:szCs w:val="18"/>
      </w:rPr>
      <w:t xml:space="preserve">  </w:t>
    </w:r>
    <w:ins w:id="160" w:author="" w:date="2018-10-16T00:05:00Z">
      <w:r w:rsidR="00DF4817">
        <w:rPr>
          <w:sz w:val="18"/>
          <w:szCs w:val="18"/>
        </w:rPr>
        <w:t xml:space="preserve"> </w:t>
      </w:r>
    </w:ins>
    <w:r>
      <w:rPr>
        <w:sz w:val="18"/>
        <w:szCs w:val="18"/>
      </w:rPr>
      <w:t xml:space="preserve">  </w:t>
    </w:r>
    <w:ins w:id="161" w:author="" w:date="2018-10-16T00:05:00Z">
      <w:r w:rsidR="00DF4817">
        <w:rPr>
          <w:sz w:val="18"/>
          <w:szCs w:val="18"/>
        </w:rPr>
        <w:t xml:space="preserve"> </w:t>
      </w:r>
    </w:ins>
    <w:r>
      <w:rPr>
        <w:sz w:val="18"/>
        <w:szCs w:val="18"/>
      </w:rPr>
      <w:t xml:space="preserve">  </w:t>
    </w:r>
    <w:ins w:id="162" w:author="" w:date="2018-10-16T00:05:00Z">
      <w:r w:rsidR="00DF4817">
        <w:rPr>
          <w:sz w:val="18"/>
          <w:szCs w:val="18"/>
        </w:rPr>
        <w:t xml:space="preserve"> </w:t>
      </w:r>
    </w:ins>
    <w:r>
      <w:rPr>
        <w:sz w:val="18"/>
        <w:szCs w:val="18"/>
      </w:rPr>
      <w:t xml:space="preserve">  </w:t>
    </w:r>
    <w:ins w:id="163" w:author="" w:date="2018-10-16T00:05:00Z">
      <w:r w:rsidR="00DF4817">
        <w:rPr>
          <w:sz w:val="18"/>
          <w:szCs w:val="18"/>
        </w:rPr>
        <w:t xml:space="preserve"> </w:t>
      </w:r>
    </w:ins>
    <w:r>
      <w:rPr>
        <w:sz w:val="18"/>
        <w:szCs w:val="18"/>
      </w:rPr>
      <w:t xml:space="preserve">  </w:t>
    </w:r>
    <w:ins w:id="164" w:author="" w:date="2018-10-16T00:05:00Z">
      <w:r w:rsidR="00DF4817">
        <w:rPr>
          <w:sz w:val="18"/>
          <w:szCs w:val="18"/>
        </w:rPr>
        <w:t xml:space="preserve"> </w:t>
      </w:r>
    </w:ins>
    <w:r>
      <w:rPr>
        <w:sz w:val="18"/>
        <w:szCs w:val="18"/>
      </w:rPr>
      <w:t xml:space="preserve">  </w:t>
    </w:r>
    <w:ins w:id="165" w:author="" w:date="2018-10-16T00:05:00Z">
      <w:r w:rsidR="00DF4817">
        <w:rPr>
          <w:sz w:val="18"/>
          <w:szCs w:val="18"/>
        </w:rPr>
        <w:t xml:space="preserve"> </w:t>
      </w:r>
    </w:ins>
    <w:r>
      <w:rPr>
        <w:sz w:val="18"/>
        <w:szCs w:val="18"/>
      </w:rPr>
      <w:t xml:space="preserve">  </w:t>
    </w:r>
    <w:ins w:id="166" w:author="" w:date="2018-10-16T00:05:00Z">
      <w:r w:rsidR="00DF4817">
        <w:rPr>
          <w:sz w:val="18"/>
          <w:szCs w:val="18"/>
        </w:rPr>
        <w:t xml:space="preserve"> </w:t>
      </w:r>
    </w:ins>
    <w:r>
      <w:rPr>
        <w:sz w:val="18"/>
        <w:szCs w:val="18"/>
      </w:rPr>
      <w:t xml:space="preserve"> Manuscript Template  </w:t>
    </w:r>
    <w:ins w:id="167" w:author="" w:date="2018-10-16T00:05:00Z">
      <w:r w:rsidR="00DF4817">
        <w:rPr>
          <w:sz w:val="18"/>
          <w:szCs w:val="18"/>
        </w:rPr>
        <w:t xml:space="preserve"> </w:t>
      </w:r>
    </w:ins>
    <w:r>
      <w:rPr>
        <w:sz w:val="18"/>
        <w:szCs w:val="18"/>
      </w:rPr>
      <w:t xml:space="preserve">  </w:t>
    </w:r>
    <w:ins w:id="168" w:author="" w:date="2018-10-16T00:05:00Z">
      <w:r w:rsidR="00DF4817">
        <w:rPr>
          <w:sz w:val="18"/>
          <w:szCs w:val="18"/>
        </w:rPr>
        <w:t xml:space="preserve"> </w:t>
      </w:r>
    </w:ins>
    <w:r>
      <w:rPr>
        <w:sz w:val="18"/>
        <w:szCs w:val="18"/>
      </w:rPr>
      <w:t xml:space="preserve">  </w:t>
    </w:r>
    <w:ins w:id="169" w:author="" w:date="2018-10-16T00:05:00Z">
      <w:r w:rsidR="00DF4817">
        <w:rPr>
          <w:sz w:val="18"/>
          <w:szCs w:val="18"/>
        </w:rPr>
        <w:t xml:space="preserve"> </w:t>
      </w:r>
    </w:ins>
    <w:r>
      <w:rPr>
        <w:sz w:val="18"/>
        <w:szCs w:val="18"/>
      </w:rPr>
      <w:t xml:space="preserve">  </w:t>
    </w:r>
    <w:ins w:id="170" w:author="" w:date="2018-10-16T00:05:00Z">
      <w:r w:rsidR="00DF4817">
        <w:rPr>
          <w:sz w:val="18"/>
          <w:szCs w:val="18"/>
        </w:rPr>
        <w:t xml:space="preserve"> </w:t>
      </w:r>
    </w:ins>
    <w:r>
      <w:rPr>
        <w:sz w:val="18"/>
        <w:szCs w:val="18"/>
      </w:rPr>
      <w:t xml:space="preserve">  </w:t>
    </w:r>
    <w:ins w:id="171" w:author="" w:date="2018-10-16T00:05:00Z">
      <w:r w:rsidR="00DF4817">
        <w:rPr>
          <w:sz w:val="18"/>
          <w:szCs w:val="18"/>
        </w:rPr>
        <w:t xml:space="preserve"> </w:t>
      </w:r>
    </w:ins>
    <w:r>
      <w:rPr>
        <w:sz w:val="18"/>
        <w:szCs w:val="18"/>
      </w:rPr>
      <w:t xml:space="preserve">  </w:t>
    </w:r>
    <w:ins w:id="172" w:author="" w:date="2018-10-16T00:05:00Z">
      <w:r w:rsidR="00DF4817">
        <w:rPr>
          <w:sz w:val="18"/>
          <w:szCs w:val="18"/>
        </w:rPr>
        <w:t xml:space="preserve"> </w:t>
      </w:r>
    </w:ins>
    <w:r>
      <w:rPr>
        <w:sz w:val="18"/>
        <w:szCs w:val="18"/>
      </w:rPr>
      <w:t xml:space="preserve">  </w:t>
    </w:r>
    <w:ins w:id="173" w:author="" w:date="2018-10-16T00:05:00Z">
      <w:r w:rsidR="00DF4817">
        <w:rPr>
          <w:sz w:val="18"/>
          <w:szCs w:val="18"/>
        </w:rPr>
        <w:t xml:space="preserve"> </w:t>
      </w:r>
    </w:ins>
    <w:r>
      <w:rPr>
        <w:sz w:val="18"/>
        <w:szCs w:val="18"/>
      </w:rPr>
      <w:t xml:space="preserve">  </w:t>
    </w:r>
    <w:ins w:id="174" w:author="" w:date="2018-10-16T00:05:00Z">
      <w:r w:rsidR="00DF4817">
        <w:rPr>
          <w:sz w:val="18"/>
          <w:szCs w:val="18"/>
        </w:rPr>
        <w:t xml:space="preserve"> </w:t>
      </w:r>
    </w:ins>
    <w:r>
      <w:rPr>
        <w:sz w:val="18"/>
        <w:szCs w:val="18"/>
      </w:rPr>
      <w:t xml:space="preserve">  </w:t>
    </w:r>
    <w:ins w:id="175" w:author="" w:date="2018-10-16T00:05:00Z">
      <w:r w:rsidR="00DF4817">
        <w:rPr>
          <w:sz w:val="18"/>
          <w:szCs w:val="18"/>
        </w:rPr>
        <w:t xml:space="preserve"> </w:t>
      </w:r>
    </w:ins>
    <w:r>
      <w:rPr>
        <w:sz w:val="18"/>
        <w:szCs w:val="18"/>
      </w:rPr>
      <w:t xml:space="preserve">  </w:t>
    </w:r>
    <w:ins w:id="176" w:author="" w:date="2018-10-16T00:05:00Z">
      <w:r w:rsidR="00DF4817">
        <w:rPr>
          <w:sz w:val="18"/>
          <w:szCs w:val="18"/>
        </w:rPr>
        <w:t xml:space="preserve"> </w:t>
      </w:r>
    </w:ins>
    <w:r>
      <w:rPr>
        <w:sz w:val="18"/>
        <w:szCs w:val="18"/>
      </w:rPr>
      <w:t xml:space="preserve">  </w:t>
    </w:r>
    <w:ins w:id="177" w:author="" w:date="2018-10-16T00:05:00Z">
      <w:r w:rsidR="00DF4817">
        <w:rPr>
          <w:sz w:val="18"/>
          <w:szCs w:val="18"/>
        </w:rPr>
        <w:t xml:space="preserve"> </w:t>
      </w:r>
    </w:ins>
    <w:r>
      <w:rPr>
        <w:sz w:val="18"/>
        <w:szCs w:val="18"/>
      </w:rPr>
      <w:t xml:space="preserve">  </w:t>
    </w:r>
    <w:ins w:id="178" w:author="" w:date="2018-10-16T00:05:00Z">
      <w:r w:rsidR="00DF4817">
        <w:rPr>
          <w:sz w:val="18"/>
          <w:szCs w:val="18"/>
        </w:rPr>
        <w:t xml:space="preserve"> </w:t>
      </w:r>
    </w:ins>
    <w:r>
      <w:rPr>
        <w:sz w:val="18"/>
        <w:szCs w:val="18"/>
      </w:rPr>
      <w:t xml:space="preserve">  </w:t>
    </w:r>
    <w:ins w:id="179" w:author="" w:date="2018-10-16T00:05:00Z">
      <w:r w:rsidR="00DF4817">
        <w:rPr>
          <w:sz w:val="18"/>
          <w:szCs w:val="18"/>
        </w:rPr>
        <w:t xml:space="preserve"> </w:t>
      </w:r>
    </w:ins>
    <w:r>
      <w:rPr>
        <w:sz w:val="18"/>
        <w:szCs w:val="18"/>
      </w:rPr>
      <w:t xml:space="preserve">  </w:t>
    </w:r>
    <w:ins w:id="180" w:author="" w:date="2018-10-16T00:05:00Z">
      <w:r w:rsidR="00DF4817">
        <w:rPr>
          <w:sz w:val="18"/>
          <w:szCs w:val="18"/>
        </w:rPr>
        <w:t xml:space="preserve"> </w:t>
      </w:r>
    </w:ins>
    <w:r>
      <w:rPr>
        <w:sz w:val="18"/>
        <w:szCs w:val="18"/>
      </w:rPr>
      <w:t xml:space="preserve">  </w:t>
    </w:r>
    <w:ins w:id="181" w:author="" w:date="2018-10-16T00:05:00Z">
      <w:r w:rsidR="00DF4817">
        <w:rPr>
          <w:sz w:val="18"/>
          <w:szCs w:val="18"/>
        </w:rPr>
        <w:t xml:space="preserve"> </w:t>
      </w:r>
    </w:ins>
    <w:r>
      <w:rPr>
        <w:sz w:val="18"/>
        <w:szCs w:val="18"/>
      </w:rPr>
      <w:t xml:space="preserve">  </w:t>
    </w:r>
    <w:ins w:id="182" w:author="" w:date="2018-10-16T00:05:00Z">
      <w:r w:rsidR="00DF4817">
        <w:rPr>
          <w:sz w:val="18"/>
          <w:szCs w:val="18"/>
        </w:rPr>
        <w:t xml:space="preserve"> </w:t>
      </w:r>
    </w:ins>
    <w:r>
      <w:rPr>
        <w:sz w:val="18"/>
        <w:szCs w:val="18"/>
      </w:rPr>
      <w:t xml:space="preserve">  </w:t>
    </w:r>
    <w:ins w:id="183" w:author="" w:date="2018-10-16T00:05:00Z">
      <w:r w:rsidR="00DF4817">
        <w:rPr>
          <w:sz w:val="18"/>
          <w:szCs w:val="18"/>
        </w:rPr>
        <w:t xml:space="preserve"> </w:t>
      </w:r>
    </w:ins>
    <w:r>
      <w:rPr>
        <w:sz w:val="18"/>
        <w:szCs w:val="18"/>
      </w:rPr>
      <w:t xml:space="preserve">  </w:t>
    </w:r>
    <w:ins w:id="184" w:author="" w:date="2018-10-16T00:05:00Z">
      <w:r w:rsidR="00DF4817">
        <w:rPr>
          <w:sz w:val="18"/>
          <w:szCs w:val="18"/>
        </w:rPr>
        <w:t xml:space="preserve"> </w:t>
      </w:r>
    </w:ins>
    <w:r>
      <w:rPr>
        <w:sz w:val="18"/>
        <w:szCs w:val="18"/>
      </w:rPr>
      <w:t xml:space="preserve">  </w:t>
    </w:r>
    <w:ins w:id="185" w:author="" w:date="2018-10-16T00:05:00Z">
      <w:r w:rsidR="00DF4817">
        <w:rPr>
          <w:sz w:val="18"/>
          <w:szCs w:val="18"/>
        </w:rPr>
        <w:t xml:space="preserve"> </w:t>
      </w:r>
    </w:ins>
    <w:r>
      <w:rPr>
        <w:sz w:val="18"/>
        <w:szCs w:val="18"/>
      </w:rPr>
      <w:t xml:space="preserve">  </w:t>
    </w:r>
    <w:ins w:id="186" w:author="" w:date="2018-10-16T00:05:00Z">
      <w:r w:rsidR="00DF4817">
        <w:rPr>
          <w:sz w:val="18"/>
          <w:szCs w:val="18"/>
        </w:rPr>
        <w:t xml:space="preserve"> </w:t>
      </w:r>
    </w:ins>
    <w:r>
      <w:rPr>
        <w:sz w:val="18"/>
        <w:szCs w:val="18"/>
      </w:rPr>
      <w:t xml:space="preserve">  </w:t>
    </w:r>
    <w:ins w:id="187" w:author="" w:date="2018-10-16T00:05:00Z">
      <w:r w:rsidR="00DF4817">
        <w:rPr>
          <w:sz w:val="18"/>
          <w:szCs w:val="18"/>
        </w:rPr>
        <w:t xml:space="preserve"> </w:t>
      </w:r>
    </w:ins>
    <w:r>
      <w:rPr>
        <w:sz w:val="18"/>
        <w:szCs w:val="18"/>
      </w:rPr>
      <w:t xml:space="preserve">  </w:t>
    </w:r>
    <w:ins w:id="188" w:author="" w:date="2018-10-16T00:05:00Z">
      <w:r w:rsidR="00DF4817">
        <w:rPr>
          <w:sz w:val="18"/>
          <w:szCs w:val="18"/>
        </w:rPr>
        <w:t xml:space="preserve"> </w:t>
      </w:r>
    </w:ins>
    <w:r>
      <w:rPr>
        <w:sz w:val="18"/>
        <w:szCs w:val="18"/>
      </w:rPr>
      <w:t xml:space="preserve">  </w:t>
    </w:r>
    <w:ins w:id="189" w:author="" w:date="2018-10-16T00:05:00Z">
      <w:r w:rsidR="00DF4817">
        <w:rPr>
          <w:sz w:val="18"/>
          <w:szCs w:val="18"/>
        </w:rPr>
        <w:t xml:space="preserve"> </w:t>
      </w:r>
    </w:ins>
    <w:r>
      <w:rPr>
        <w:sz w:val="18"/>
        <w:szCs w:val="18"/>
      </w:rPr>
      <w:t xml:space="preserve">  </w:t>
    </w:r>
    <w:ins w:id="190" w:author="" w:date="2018-10-16T00:05:00Z">
      <w:r w:rsidR="00DF4817">
        <w:rPr>
          <w:sz w:val="18"/>
          <w:szCs w:val="18"/>
        </w:rPr>
        <w:t xml:space="preserve"> </w:t>
      </w:r>
    </w:ins>
    <w:r>
      <w:rPr>
        <w:sz w:val="18"/>
        <w:szCs w:val="18"/>
      </w:rPr>
      <w:t xml:space="preserve">  </w:t>
    </w:r>
    <w:ins w:id="191" w:author="" w:date="2018-10-16T00:05:00Z">
      <w:r w:rsidR="00DF4817">
        <w:rPr>
          <w:sz w:val="18"/>
          <w:szCs w:val="18"/>
        </w:rPr>
        <w:t xml:space="preserve"> </w:t>
      </w:r>
    </w:ins>
    <w:r>
      <w:rPr>
        <w:sz w:val="18"/>
        <w:szCs w:val="18"/>
      </w:rPr>
      <w:t xml:space="preserve">  </w:t>
    </w:r>
    <w:ins w:id="192" w:author="" w:date="2018-10-16T00:05:00Z">
      <w:r w:rsidR="00DF4817">
        <w:rPr>
          <w:sz w:val="18"/>
          <w:szCs w:val="18"/>
        </w:rPr>
        <w:t xml:space="preserve"> </w:t>
      </w:r>
    </w:ins>
    <w:r>
      <w:rPr>
        <w:sz w:val="18"/>
        <w:szCs w:val="18"/>
      </w:rPr>
      <w:t xml:space="preserve">  </w:t>
    </w:r>
    <w:ins w:id="193" w:author="" w:date="2018-10-16T00:05:00Z">
      <w:r w:rsidR="00DF4817">
        <w:rPr>
          <w:sz w:val="18"/>
          <w:szCs w:val="18"/>
        </w:rPr>
        <w:t xml:space="preserve"> </w:t>
      </w:r>
    </w:ins>
    <w:r>
      <w:rPr>
        <w:sz w:val="18"/>
        <w:szCs w:val="18"/>
      </w:rPr>
      <w:t xml:space="preserve">  </w:t>
    </w:r>
    <w:ins w:id="194" w:author="" w:date="2018-10-16T00:05:00Z">
      <w:r w:rsidR="00DF4817">
        <w:rPr>
          <w:sz w:val="18"/>
          <w:szCs w:val="18"/>
        </w:rPr>
        <w:t xml:space="preserve"> </w:t>
      </w:r>
    </w:ins>
    <w:r>
      <w:rPr>
        <w:sz w:val="18"/>
        <w:szCs w:val="18"/>
      </w:rPr>
      <w:t xml:space="preserve">  </w:t>
    </w:r>
    <w:ins w:id="195" w:author="" w:date="2018-10-16T00:05:00Z">
      <w:r w:rsidR="00DF4817">
        <w:rPr>
          <w:sz w:val="18"/>
          <w:szCs w:val="18"/>
        </w:rPr>
        <w:t xml:space="preserve"> </w:t>
      </w:r>
    </w:ins>
    <w:r>
      <w:rPr>
        <w:sz w:val="18"/>
        <w:szCs w:val="18"/>
      </w:rPr>
      <w:t xml:space="preserve">  </w:t>
    </w:r>
    <w:ins w:id="196" w:author="" w:date="2018-10-16T00:05:00Z">
      <w:r w:rsidR="00DF4817">
        <w:rPr>
          <w:sz w:val="18"/>
          <w:szCs w:val="18"/>
        </w:rPr>
        <w:t xml:space="preserve"> </w:t>
      </w:r>
    </w:ins>
    <w:r>
      <w:rPr>
        <w:sz w:val="18"/>
        <w:szCs w:val="18"/>
      </w:rPr>
      <w:t xml:space="preserve">  </w:t>
    </w:r>
    <w:ins w:id="197" w:author="" w:date="2018-10-16T00:05:00Z">
      <w:r w:rsidR="00DF4817">
        <w:rPr>
          <w:sz w:val="18"/>
          <w:szCs w:val="18"/>
        </w:rPr>
        <w:t xml:space="preserve"> </w:t>
      </w:r>
    </w:ins>
    <w:r>
      <w:rPr>
        <w:sz w:val="18"/>
        <w:szCs w:val="18"/>
      </w:rPr>
      <w:t xml:space="preserve">  </w:t>
    </w:r>
    <w:ins w:id="198" w:author="" w:date="2018-10-16T00:05:00Z">
      <w:r w:rsidR="00DF4817">
        <w:rPr>
          <w:sz w:val="18"/>
          <w:szCs w:val="18"/>
        </w:rPr>
        <w:t xml:space="preserve"> </w:t>
      </w:r>
    </w:ins>
    <w:r>
      <w:rPr>
        <w:sz w:val="18"/>
        <w:szCs w:val="18"/>
      </w:rPr>
      <w:t xml:space="preserve">  </w:t>
    </w:r>
    <w:ins w:id="199" w:author="" w:date="2018-10-16T00:05:00Z">
      <w:r w:rsidR="00DF4817">
        <w:rPr>
          <w:sz w:val="18"/>
          <w:szCs w:val="18"/>
        </w:rPr>
        <w:t xml:space="preserve"> </w:t>
      </w:r>
    </w:ins>
    <w:r>
      <w:rPr>
        <w:sz w:val="18"/>
        <w:szCs w:val="18"/>
      </w:rPr>
      <w:t xml:space="preserve">  </w:t>
    </w:r>
    <w:ins w:id="200" w:author="" w:date="2018-10-16T00:05:00Z">
      <w:r w:rsidR="00DF4817">
        <w:rPr>
          <w:sz w:val="18"/>
          <w:szCs w:val="18"/>
        </w:rPr>
        <w:t xml:space="preserve"> </w:t>
      </w:r>
    </w:ins>
    <w:r>
      <w:rPr>
        <w:sz w:val="18"/>
        <w:szCs w:val="18"/>
      </w:rPr>
      <w:t xml:space="preserve">  </w:t>
    </w:r>
    <w:ins w:id="201" w:author="" w:date="2018-10-16T00:05:00Z">
      <w:r w:rsidR="00DF4817">
        <w:rPr>
          <w:sz w:val="18"/>
          <w:szCs w:val="18"/>
        </w:rPr>
        <w:t xml:space="preserve"> </w:t>
      </w:r>
    </w:ins>
    <w:r>
      <w:rPr>
        <w:sz w:val="18"/>
        <w:szCs w:val="18"/>
      </w:rPr>
      <w:t xml:space="preserve">  </w:t>
    </w:r>
    <w:ins w:id="202" w:author="" w:date="2018-10-16T00:05:00Z">
      <w:r w:rsidR="00DF4817">
        <w:rPr>
          <w:sz w:val="18"/>
          <w:szCs w:val="18"/>
        </w:rPr>
        <w:t xml:space="preserve"> </w:t>
      </w:r>
    </w:ins>
    <w:r>
      <w:rPr>
        <w:sz w:val="18"/>
        <w:szCs w:val="18"/>
      </w:rPr>
      <w:t xml:space="preserve">  </w:t>
    </w:r>
    <w:ins w:id="203" w:author="" w:date="2018-10-16T00:05:00Z">
      <w:r w:rsidR="00DF4817">
        <w:rPr>
          <w:sz w:val="18"/>
          <w:szCs w:val="18"/>
        </w:rPr>
        <w:t xml:space="preserve"> </w:t>
      </w:r>
    </w:ins>
    <w:r>
      <w:rPr>
        <w:sz w:val="18"/>
        <w:szCs w:val="18"/>
      </w:rPr>
      <w:t xml:space="preserve">  </w:t>
    </w:r>
    <w:ins w:id="204" w:author="" w:date="2018-10-16T00:05:00Z">
      <w:r w:rsidR="00DF4817">
        <w:rPr>
          <w:sz w:val="18"/>
          <w:szCs w:val="18"/>
        </w:rPr>
        <w:t xml:space="preserve"> </w:t>
      </w:r>
    </w:ins>
    <w:r>
      <w:rPr>
        <w:sz w:val="18"/>
        <w:szCs w:val="18"/>
      </w:rPr>
      <w:t xml:space="preserve">  </w:t>
    </w:r>
    <w:ins w:id="205" w:author="" w:date="2018-10-16T00:05:00Z">
      <w:r w:rsidR="00DF4817">
        <w:rPr>
          <w:sz w:val="18"/>
          <w:szCs w:val="18"/>
        </w:rPr>
        <w:t xml:space="preserve"> </w:t>
      </w:r>
    </w:ins>
    <w:r>
      <w:rPr>
        <w:sz w:val="18"/>
        <w:szCs w:val="18"/>
      </w:rPr>
      <w:t xml:space="preserve">  </w:t>
    </w:r>
    <w:ins w:id="206" w:author="" w:date="2018-10-16T00:05:00Z">
      <w:r w:rsidR="00DF4817">
        <w:rPr>
          <w:sz w:val="18"/>
          <w:szCs w:val="18"/>
        </w:rPr>
        <w:t xml:space="preserve"> </w:t>
      </w:r>
    </w:ins>
    <w:r>
      <w:rPr>
        <w:sz w:val="18"/>
        <w:szCs w:val="18"/>
      </w:rPr>
      <w:t xml:space="preserve">  </w:t>
    </w:r>
    <w:ins w:id="207" w:author="" w:date="2018-10-16T00:05:00Z">
      <w:r w:rsidR="00DF4817">
        <w:rPr>
          <w:sz w:val="18"/>
          <w:szCs w:val="18"/>
        </w:rPr>
        <w:t xml:space="preserve"> </w:t>
      </w:r>
    </w:ins>
    <w:r>
      <w:rPr>
        <w:sz w:val="18"/>
        <w:szCs w:val="18"/>
      </w:rPr>
      <w:t xml:space="preserve">  </w:t>
    </w:r>
    <w:ins w:id="208" w:author="" w:date="2018-10-16T00:05:00Z">
      <w:r w:rsidR="00DF4817">
        <w:rPr>
          <w:sz w:val="18"/>
          <w:szCs w:val="18"/>
        </w:rPr>
        <w:t xml:space="preserve"> </w:t>
      </w:r>
    </w:ins>
    <w:r>
      <w:rPr>
        <w:sz w:val="18"/>
        <w:szCs w:val="18"/>
      </w:rPr>
      <w:t xml:space="preserve">  </w:t>
    </w:r>
    <w:ins w:id="209" w:author="" w:date="2018-10-16T00:05:00Z">
      <w:r w:rsidR="00DF4817">
        <w:rPr>
          <w:sz w:val="18"/>
          <w:szCs w:val="18"/>
        </w:rPr>
        <w:t xml:space="preserve"> </w:t>
      </w:r>
    </w:ins>
    <w:r>
      <w:rPr>
        <w:sz w:val="18"/>
        <w:szCs w:val="18"/>
      </w:rPr>
      <w:t xml:space="preserve">  </w:t>
    </w:r>
    <w:ins w:id="210" w:author="" w:date="2018-10-16T00:05:00Z">
      <w:r w:rsidR="00DF4817">
        <w:rPr>
          <w:sz w:val="18"/>
          <w:szCs w:val="18"/>
        </w:rPr>
        <w:t xml:space="preserve"> </w:t>
      </w:r>
    </w:ins>
    <w:r>
      <w:rPr>
        <w:sz w:val="18"/>
        <w:szCs w:val="18"/>
      </w:rPr>
      <w:t xml:space="preserve">  </w:t>
    </w:r>
    <w:ins w:id="211" w:author="" w:date="2018-10-16T00:05:00Z">
      <w:r w:rsidR="00DF4817">
        <w:rPr>
          <w:sz w:val="18"/>
          <w:szCs w:val="18"/>
        </w:rPr>
        <w:t xml:space="preserve"> </w:t>
      </w:r>
    </w:ins>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EB19EB">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EB19EB">
      <w:rPr>
        <w:b/>
        <w:bCs/>
        <w:noProof/>
        <w:sz w:val="18"/>
        <w:szCs w:val="18"/>
      </w:rPr>
      <w:t>21</w:t>
    </w:r>
    <w:r w:rsidRPr="004021D9">
      <w:rPr>
        <w:b/>
        <w:bCs/>
        <w:sz w:val="18"/>
        <w:szCs w:val="18"/>
      </w:rPr>
      <w:fldChar w:fldCharType="end"/>
    </w:r>
  </w:p>
  <w:p w14:paraId="335FF4AA" w14:textId="77777777" w:rsidR="00EB2373" w:rsidRDefault="00EB237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0AEB91" w14:textId="77777777" w:rsidR="00926C8B" w:rsidRDefault="00926C8B" w:rsidP="004A10BE">
      <w:r>
        <w:separator/>
      </w:r>
    </w:p>
  </w:footnote>
  <w:footnote w:type="continuationSeparator" w:id="0">
    <w:p w14:paraId="21A4E7FB" w14:textId="77777777" w:rsidR="00926C8B" w:rsidRDefault="00926C8B" w:rsidP="004A10BE">
      <w:r>
        <w:continuationSeparator/>
      </w:r>
    </w:p>
  </w:footnote>
  <w:footnote w:type="continuationNotice" w:id="1">
    <w:p w14:paraId="7BB555FD" w14:textId="77777777" w:rsidR="00926C8B" w:rsidRDefault="00926C8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CDDBF" w14:textId="77777777" w:rsidR="00EB2373" w:rsidRDefault="00EB2373" w:rsidP="004A10BE">
    <w:pPr>
      <w:pStyle w:val="Header"/>
    </w:pPr>
    <w:r>
      <w:tab/>
    </w:r>
  </w:p>
  <w:tbl>
    <w:tblPr>
      <w:tblW w:w="13110" w:type="dxa"/>
      <w:tblInd w:w="738" w:type="dxa"/>
      <w:tblLook w:val="04A0" w:firstRow="1" w:lastRow="0" w:firstColumn="1" w:lastColumn="0" w:noHBand="0" w:noVBand="1"/>
    </w:tblPr>
    <w:tblGrid>
      <w:gridCol w:w="6840"/>
      <w:gridCol w:w="6270"/>
    </w:tblGrid>
    <w:tr w:rsidR="00EB2373" w:rsidRPr="00A96E1E" w14:paraId="027C978C" w14:textId="77777777" w:rsidTr="00516D77">
      <w:trPr>
        <w:trHeight w:val="900"/>
      </w:trPr>
      <w:tc>
        <w:tcPr>
          <w:tcW w:w="6840" w:type="dxa"/>
          <w:shd w:val="clear" w:color="auto" w:fill="auto"/>
        </w:tcPr>
        <w:p w14:paraId="1383C287" w14:textId="27A3161B" w:rsidR="00EB2373" w:rsidRPr="00A96E1E" w:rsidRDefault="00EB2373"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EB2373" w:rsidRDefault="00EB2373"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EB2373" w:rsidRPr="00A96E1E" w:rsidRDefault="00EB2373"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EB2373" w:rsidRDefault="00EB2373" w:rsidP="004A10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8306B60"/>
    <w:lvl w:ilvl="0">
      <w:start w:val="1"/>
      <w:numFmt w:val="decimal"/>
      <w:lvlText w:val="%1."/>
      <w:lvlJc w:val="left"/>
      <w:pPr>
        <w:tabs>
          <w:tab w:val="num" w:pos="1800"/>
        </w:tabs>
        <w:ind w:left="1800" w:hanging="360"/>
      </w:pPr>
    </w:lvl>
  </w:abstractNum>
  <w:abstractNum w:abstractNumId="2">
    <w:nsid w:val="FFFFFF7D"/>
    <w:multiLevelType w:val="singleLevel"/>
    <w:tmpl w:val="12C0A9CE"/>
    <w:lvl w:ilvl="0">
      <w:start w:val="1"/>
      <w:numFmt w:val="decimal"/>
      <w:lvlText w:val="%1."/>
      <w:lvlJc w:val="left"/>
      <w:pPr>
        <w:tabs>
          <w:tab w:val="num" w:pos="1440"/>
        </w:tabs>
        <w:ind w:left="1440" w:hanging="360"/>
      </w:pPr>
    </w:lvl>
  </w:abstractNum>
  <w:abstractNum w:abstractNumId="3">
    <w:nsid w:val="FFFFFF7E"/>
    <w:multiLevelType w:val="singleLevel"/>
    <w:tmpl w:val="FFF87976"/>
    <w:lvl w:ilvl="0">
      <w:start w:val="1"/>
      <w:numFmt w:val="decimal"/>
      <w:lvlText w:val="%1."/>
      <w:lvlJc w:val="left"/>
      <w:pPr>
        <w:tabs>
          <w:tab w:val="num" w:pos="1080"/>
        </w:tabs>
        <w:ind w:left="1080" w:hanging="360"/>
      </w:pPr>
    </w:lvl>
  </w:abstractNum>
  <w:abstractNum w:abstractNumId="4">
    <w:nsid w:val="FFFFFF7F"/>
    <w:multiLevelType w:val="singleLevel"/>
    <w:tmpl w:val="57B8ABE4"/>
    <w:lvl w:ilvl="0">
      <w:start w:val="1"/>
      <w:numFmt w:val="decimal"/>
      <w:lvlText w:val="%1."/>
      <w:lvlJc w:val="left"/>
      <w:pPr>
        <w:tabs>
          <w:tab w:val="num" w:pos="720"/>
        </w:tabs>
        <w:ind w:left="720" w:hanging="360"/>
      </w:pPr>
    </w:lvl>
  </w:abstractNum>
  <w:abstractNum w:abstractNumId="5">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50088B0"/>
    <w:lvl w:ilvl="0">
      <w:start w:val="1"/>
      <w:numFmt w:val="decimal"/>
      <w:lvlText w:val="%1."/>
      <w:lvlJc w:val="left"/>
      <w:pPr>
        <w:tabs>
          <w:tab w:val="num" w:pos="360"/>
        </w:tabs>
        <w:ind w:left="360" w:hanging="360"/>
      </w:pPr>
    </w:lvl>
  </w:abstractNum>
  <w:abstractNum w:abstractNumId="1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6083"/>
    <w:rsid w:val="000854F1"/>
    <w:rsid w:val="00090BF6"/>
    <w:rsid w:val="00092D79"/>
    <w:rsid w:val="00093460"/>
    <w:rsid w:val="000A7527"/>
    <w:rsid w:val="000B1FCA"/>
    <w:rsid w:val="000B22E0"/>
    <w:rsid w:val="000B2C20"/>
    <w:rsid w:val="000B7F0C"/>
    <w:rsid w:val="000C0DCB"/>
    <w:rsid w:val="000C10ED"/>
    <w:rsid w:val="000C374E"/>
    <w:rsid w:val="000C41CC"/>
    <w:rsid w:val="000C4DE3"/>
    <w:rsid w:val="000C4E61"/>
    <w:rsid w:val="000D10EB"/>
    <w:rsid w:val="000D1815"/>
    <w:rsid w:val="000D263E"/>
    <w:rsid w:val="000D3A7D"/>
    <w:rsid w:val="000D753D"/>
    <w:rsid w:val="000E6E8A"/>
    <w:rsid w:val="000F2002"/>
    <w:rsid w:val="000F2581"/>
    <w:rsid w:val="000F4B65"/>
    <w:rsid w:val="000F561B"/>
    <w:rsid w:val="000F6261"/>
    <w:rsid w:val="00103379"/>
    <w:rsid w:val="00105226"/>
    <w:rsid w:val="00111F26"/>
    <w:rsid w:val="0011460B"/>
    <w:rsid w:val="00122AA4"/>
    <w:rsid w:val="00125AC7"/>
    <w:rsid w:val="0013230B"/>
    <w:rsid w:val="0013252F"/>
    <w:rsid w:val="001340B5"/>
    <w:rsid w:val="001345B1"/>
    <w:rsid w:val="00136404"/>
    <w:rsid w:val="00137D8A"/>
    <w:rsid w:val="001435B9"/>
    <w:rsid w:val="00143D0F"/>
    <w:rsid w:val="00147755"/>
    <w:rsid w:val="00157597"/>
    <w:rsid w:val="00160497"/>
    <w:rsid w:val="00161C10"/>
    <w:rsid w:val="00161C59"/>
    <w:rsid w:val="00162061"/>
    <w:rsid w:val="00163D07"/>
    <w:rsid w:val="001662E0"/>
    <w:rsid w:val="00176AD5"/>
    <w:rsid w:val="00180C55"/>
    <w:rsid w:val="001820D8"/>
    <w:rsid w:val="001920E9"/>
    <w:rsid w:val="0019396D"/>
    <w:rsid w:val="001A489F"/>
    <w:rsid w:val="001A73BA"/>
    <w:rsid w:val="001B1565"/>
    <w:rsid w:val="001B3B1A"/>
    <w:rsid w:val="001B5133"/>
    <w:rsid w:val="001B6D2C"/>
    <w:rsid w:val="001C4AB8"/>
    <w:rsid w:val="001C6D19"/>
    <w:rsid w:val="001D0D36"/>
    <w:rsid w:val="001D4FA7"/>
    <w:rsid w:val="001D5338"/>
    <w:rsid w:val="001D717A"/>
    <w:rsid w:val="001D7833"/>
    <w:rsid w:val="001E14BA"/>
    <w:rsid w:val="001F046E"/>
    <w:rsid w:val="001F71B9"/>
    <w:rsid w:val="00200827"/>
    <w:rsid w:val="0020115A"/>
    <w:rsid w:val="002027EB"/>
    <w:rsid w:val="00202BD8"/>
    <w:rsid w:val="00202E01"/>
    <w:rsid w:val="002056A7"/>
    <w:rsid w:val="0020600A"/>
    <w:rsid w:val="002066E5"/>
    <w:rsid w:val="00210B23"/>
    <w:rsid w:val="002117FB"/>
    <w:rsid w:val="002124CC"/>
    <w:rsid w:val="0021335F"/>
    <w:rsid w:val="00216134"/>
    <w:rsid w:val="00220DDB"/>
    <w:rsid w:val="00221EB4"/>
    <w:rsid w:val="00223850"/>
    <w:rsid w:val="00223BF1"/>
    <w:rsid w:val="00223F87"/>
    <w:rsid w:val="002242AA"/>
    <w:rsid w:val="00224D1A"/>
    <w:rsid w:val="002266F0"/>
    <w:rsid w:val="0023073F"/>
    <w:rsid w:val="00234B2D"/>
    <w:rsid w:val="00234B87"/>
    <w:rsid w:val="00237B12"/>
    <w:rsid w:val="002405F0"/>
    <w:rsid w:val="00242D2B"/>
    <w:rsid w:val="00244760"/>
    <w:rsid w:val="00244F9B"/>
    <w:rsid w:val="002560EF"/>
    <w:rsid w:val="00260622"/>
    <w:rsid w:val="00261A68"/>
    <w:rsid w:val="00262033"/>
    <w:rsid w:val="00263ACC"/>
    <w:rsid w:val="00266FB0"/>
    <w:rsid w:val="002744C7"/>
    <w:rsid w:val="002814F5"/>
    <w:rsid w:val="00282E2A"/>
    <w:rsid w:val="00290100"/>
    <w:rsid w:val="00291D7E"/>
    <w:rsid w:val="002A07F2"/>
    <w:rsid w:val="002A249D"/>
    <w:rsid w:val="002A6470"/>
    <w:rsid w:val="002B66B4"/>
    <w:rsid w:val="002B703B"/>
    <w:rsid w:val="002C17B5"/>
    <w:rsid w:val="002C543E"/>
    <w:rsid w:val="002D1BA8"/>
    <w:rsid w:val="002D7E56"/>
    <w:rsid w:val="002E4F3B"/>
    <w:rsid w:val="002F4616"/>
    <w:rsid w:val="002F48F5"/>
    <w:rsid w:val="002F6A23"/>
    <w:rsid w:val="003054A0"/>
    <w:rsid w:val="003118F2"/>
    <w:rsid w:val="00311A60"/>
    <w:rsid w:val="003146CE"/>
    <w:rsid w:val="00314ADC"/>
    <w:rsid w:val="003154F3"/>
    <w:rsid w:val="00315EED"/>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73421"/>
    <w:rsid w:val="003738EE"/>
    <w:rsid w:val="003749A1"/>
    <w:rsid w:val="00374D1C"/>
    <w:rsid w:val="00376155"/>
    <w:rsid w:val="003774A5"/>
    <w:rsid w:val="00382BB4"/>
    <w:rsid w:val="003847CF"/>
    <w:rsid w:val="0039397C"/>
    <w:rsid w:val="003966FE"/>
    <w:rsid w:val="003A1E14"/>
    <w:rsid w:val="003A4D3B"/>
    <w:rsid w:val="003A7A86"/>
    <w:rsid w:val="003A7DF7"/>
    <w:rsid w:val="003B0238"/>
    <w:rsid w:val="003B6753"/>
    <w:rsid w:val="003C3181"/>
    <w:rsid w:val="003C63AD"/>
    <w:rsid w:val="003C6E09"/>
    <w:rsid w:val="003C7EBC"/>
    <w:rsid w:val="003D07F4"/>
    <w:rsid w:val="003D7B8F"/>
    <w:rsid w:val="003D7CF5"/>
    <w:rsid w:val="003E0044"/>
    <w:rsid w:val="003E3AE6"/>
    <w:rsid w:val="003E4ED5"/>
    <w:rsid w:val="003E7B78"/>
    <w:rsid w:val="003F08D1"/>
    <w:rsid w:val="003F1CE6"/>
    <w:rsid w:val="003F6B06"/>
    <w:rsid w:val="003F6BEC"/>
    <w:rsid w:val="003F6D78"/>
    <w:rsid w:val="004021D9"/>
    <w:rsid w:val="00402374"/>
    <w:rsid w:val="004101FE"/>
    <w:rsid w:val="0041521B"/>
    <w:rsid w:val="00420816"/>
    <w:rsid w:val="00423415"/>
    <w:rsid w:val="0043201A"/>
    <w:rsid w:val="00435855"/>
    <w:rsid w:val="004469E4"/>
    <w:rsid w:val="00454396"/>
    <w:rsid w:val="0046360C"/>
    <w:rsid w:val="00467E83"/>
    <w:rsid w:val="00472731"/>
    <w:rsid w:val="00477328"/>
    <w:rsid w:val="0047794C"/>
    <w:rsid w:val="004832E9"/>
    <w:rsid w:val="00483E51"/>
    <w:rsid w:val="00484690"/>
    <w:rsid w:val="00485EF4"/>
    <w:rsid w:val="00487B63"/>
    <w:rsid w:val="00490034"/>
    <w:rsid w:val="00490746"/>
    <w:rsid w:val="00492EE8"/>
    <w:rsid w:val="00493316"/>
    <w:rsid w:val="00496CDA"/>
    <w:rsid w:val="004A10BE"/>
    <w:rsid w:val="004A4A54"/>
    <w:rsid w:val="004A7B22"/>
    <w:rsid w:val="004B07C5"/>
    <w:rsid w:val="004B13A8"/>
    <w:rsid w:val="004B2973"/>
    <w:rsid w:val="004B71AE"/>
    <w:rsid w:val="004C544E"/>
    <w:rsid w:val="004C59A8"/>
    <w:rsid w:val="004C6454"/>
    <w:rsid w:val="004C6CE5"/>
    <w:rsid w:val="004D4CB8"/>
    <w:rsid w:val="004D6B41"/>
    <w:rsid w:val="004E170D"/>
    <w:rsid w:val="004E6288"/>
    <w:rsid w:val="004E63AF"/>
    <w:rsid w:val="004E732E"/>
    <w:rsid w:val="004F21A7"/>
    <w:rsid w:val="004F4FBF"/>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86716"/>
    <w:rsid w:val="00590477"/>
    <w:rsid w:val="00590816"/>
    <w:rsid w:val="00591440"/>
    <w:rsid w:val="0059408F"/>
    <w:rsid w:val="005954A5"/>
    <w:rsid w:val="005969AB"/>
    <w:rsid w:val="005A50A3"/>
    <w:rsid w:val="005A7DF6"/>
    <w:rsid w:val="005B18F6"/>
    <w:rsid w:val="005B1EDF"/>
    <w:rsid w:val="005B27EC"/>
    <w:rsid w:val="005B36C0"/>
    <w:rsid w:val="005C6C20"/>
    <w:rsid w:val="005D3BC4"/>
    <w:rsid w:val="005E5490"/>
    <w:rsid w:val="005E7E8C"/>
    <w:rsid w:val="005F3835"/>
    <w:rsid w:val="00600520"/>
    <w:rsid w:val="00605EDA"/>
    <w:rsid w:val="006066E4"/>
    <w:rsid w:val="00611FDF"/>
    <w:rsid w:val="00613973"/>
    <w:rsid w:val="006143A4"/>
    <w:rsid w:val="00616F92"/>
    <w:rsid w:val="0062031E"/>
    <w:rsid w:val="00621554"/>
    <w:rsid w:val="006230CE"/>
    <w:rsid w:val="0062528D"/>
    <w:rsid w:val="00632A4B"/>
    <w:rsid w:val="0063399C"/>
    <w:rsid w:val="00635672"/>
    <w:rsid w:val="00635C1B"/>
    <w:rsid w:val="0064261D"/>
    <w:rsid w:val="0064427C"/>
    <w:rsid w:val="00645BB3"/>
    <w:rsid w:val="0064790B"/>
    <w:rsid w:val="00650F7D"/>
    <w:rsid w:val="0065266F"/>
    <w:rsid w:val="006646BE"/>
    <w:rsid w:val="006679A3"/>
    <w:rsid w:val="0067071E"/>
    <w:rsid w:val="0067163D"/>
    <w:rsid w:val="00671B37"/>
    <w:rsid w:val="006772C0"/>
    <w:rsid w:val="00677536"/>
    <w:rsid w:val="0068187D"/>
    <w:rsid w:val="00694159"/>
    <w:rsid w:val="0069612A"/>
    <w:rsid w:val="00697257"/>
    <w:rsid w:val="006A28D7"/>
    <w:rsid w:val="006A349B"/>
    <w:rsid w:val="006B0188"/>
    <w:rsid w:val="006B17D7"/>
    <w:rsid w:val="006B2F1E"/>
    <w:rsid w:val="006C0955"/>
    <w:rsid w:val="006C46B5"/>
    <w:rsid w:val="006C61EB"/>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FB9"/>
    <w:rsid w:val="00714EC5"/>
    <w:rsid w:val="00716AE0"/>
    <w:rsid w:val="00716EE3"/>
    <w:rsid w:val="007178BF"/>
    <w:rsid w:val="00721B57"/>
    <w:rsid w:val="0072244C"/>
    <w:rsid w:val="0072653A"/>
    <w:rsid w:val="007268E1"/>
    <w:rsid w:val="007348FA"/>
    <w:rsid w:val="0074286D"/>
    <w:rsid w:val="00743C9B"/>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5636"/>
    <w:rsid w:val="007B5679"/>
    <w:rsid w:val="007C3ED5"/>
    <w:rsid w:val="007C4E1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D93"/>
    <w:rsid w:val="0083332D"/>
    <w:rsid w:val="00836434"/>
    <w:rsid w:val="008429FC"/>
    <w:rsid w:val="0084373F"/>
    <w:rsid w:val="00843B1F"/>
    <w:rsid w:val="00844703"/>
    <w:rsid w:val="00845597"/>
    <w:rsid w:val="008478FD"/>
    <w:rsid w:val="00850880"/>
    <w:rsid w:val="0085721E"/>
    <w:rsid w:val="008573F1"/>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5BF9"/>
    <w:rsid w:val="00900204"/>
    <w:rsid w:val="00901E27"/>
    <w:rsid w:val="0090405E"/>
    <w:rsid w:val="00912AF5"/>
    <w:rsid w:val="00926C8B"/>
    <w:rsid w:val="00930682"/>
    <w:rsid w:val="00931926"/>
    <w:rsid w:val="0093615D"/>
    <w:rsid w:val="009367D7"/>
    <w:rsid w:val="00937567"/>
    <w:rsid w:val="00940BCB"/>
    <w:rsid w:val="00943B3E"/>
    <w:rsid w:val="00943D39"/>
    <w:rsid w:val="009502CA"/>
    <w:rsid w:val="0095185F"/>
    <w:rsid w:val="0096173A"/>
    <w:rsid w:val="00962267"/>
    <w:rsid w:val="00964614"/>
    <w:rsid w:val="009737B4"/>
    <w:rsid w:val="00981900"/>
    <w:rsid w:val="00981D83"/>
    <w:rsid w:val="00984074"/>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8A1"/>
    <w:rsid w:val="009D5C1D"/>
    <w:rsid w:val="009D6EB4"/>
    <w:rsid w:val="009E41EC"/>
    <w:rsid w:val="00A027CB"/>
    <w:rsid w:val="00A04CD2"/>
    <w:rsid w:val="00A058A2"/>
    <w:rsid w:val="00A12B2E"/>
    <w:rsid w:val="00A12CE4"/>
    <w:rsid w:val="00A13D6C"/>
    <w:rsid w:val="00A16C38"/>
    <w:rsid w:val="00A2134B"/>
    <w:rsid w:val="00A23059"/>
    <w:rsid w:val="00A3407B"/>
    <w:rsid w:val="00A42098"/>
    <w:rsid w:val="00A4424B"/>
    <w:rsid w:val="00A44266"/>
    <w:rsid w:val="00A444E5"/>
    <w:rsid w:val="00A50EDB"/>
    <w:rsid w:val="00A533AF"/>
    <w:rsid w:val="00A5345C"/>
    <w:rsid w:val="00A54058"/>
    <w:rsid w:val="00A602B2"/>
    <w:rsid w:val="00A6285C"/>
    <w:rsid w:val="00A65998"/>
    <w:rsid w:val="00A6599B"/>
    <w:rsid w:val="00A6712E"/>
    <w:rsid w:val="00A74750"/>
    <w:rsid w:val="00A7757B"/>
    <w:rsid w:val="00A8291E"/>
    <w:rsid w:val="00A83DD7"/>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D166F"/>
    <w:rsid w:val="00AD3A0C"/>
    <w:rsid w:val="00AD6E95"/>
    <w:rsid w:val="00AE5495"/>
    <w:rsid w:val="00AE624A"/>
    <w:rsid w:val="00AE6F15"/>
    <w:rsid w:val="00AE71FD"/>
    <w:rsid w:val="00AF113A"/>
    <w:rsid w:val="00AF6017"/>
    <w:rsid w:val="00B015A1"/>
    <w:rsid w:val="00B051A4"/>
    <w:rsid w:val="00B066EC"/>
    <w:rsid w:val="00B151F8"/>
    <w:rsid w:val="00B179DE"/>
    <w:rsid w:val="00B20D77"/>
    <w:rsid w:val="00B249E8"/>
    <w:rsid w:val="00B33C12"/>
    <w:rsid w:val="00B354CC"/>
    <w:rsid w:val="00B43C16"/>
    <w:rsid w:val="00B547A9"/>
    <w:rsid w:val="00B54FAA"/>
    <w:rsid w:val="00B6340E"/>
    <w:rsid w:val="00B74A0B"/>
    <w:rsid w:val="00B80EEB"/>
    <w:rsid w:val="00B83D88"/>
    <w:rsid w:val="00B86157"/>
    <w:rsid w:val="00B901C4"/>
    <w:rsid w:val="00B9057C"/>
    <w:rsid w:val="00B910FC"/>
    <w:rsid w:val="00B92377"/>
    <w:rsid w:val="00B949F9"/>
    <w:rsid w:val="00B96999"/>
    <w:rsid w:val="00B96A57"/>
    <w:rsid w:val="00BA2D27"/>
    <w:rsid w:val="00BA3220"/>
    <w:rsid w:val="00BA347E"/>
    <w:rsid w:val="00BA3722"/>
    <w:rsid w:val="00BB2D1B"/>
    <w:rsid w:val="00BB66B7"/>
    <w:rsid w:val="00BC236B"/>
    <w:rsid w:val="00BC6483"/>
    <w:rsid w:val="00BC7E28"/>
    <w:rsid w:val="00BD2A50"/>
    <w:rsid w:val="00BD3190"/>
    <w:rsid w:val="00BD43CD"/>
    <w:rsid w:val="00BD74C3"/>
    <w:rsid w:val="00BE5D86"/>
    <w:rsid w:val="00BF179F"/>
    <w:rsid w:val="00C034E4"/>
    <w:rsid w:val="00C03DA0"/>
    <w:rsid w:val="00C03DA6"/>
    <w:rsid w:val="00C03F40"/>
    <w:rsid w:val="00C076FF"/>
    <w:rsid w:val="00C07872"/>
    <w:rsid w:val="00C11296"/>
    <w:rsid w:val="00C117EE"/>
    <w:rsid w:val="00C24003"/>
    <w:rsid w:val="00C26FB5"/>
    <w:rsid w:val="00C277BA"/>
    <w:rsid w:val="00C31802"/>
    <w:rsid w:val="00C3202C"/>
    <w:rsid w:val="00C34A2A"/>
    <w:rsid w:val="00C34B0A"/>
    <w:rsid w:val="00C3630F"/>
    <w:rsid w:val="00C36A36"/>
    <w:rsid w:val="00C40AD1"/>
    <w:rsid w:val="00C4294B"/>
    <w:rsid w:val="00C56C3B"/>
    <w:rsid w:val="00C621C7"/>
    <w:rsid w:val="00C62A7F"/>
    <w:rsid w:val="00C644F7"/>
    <w:rsid w:val="00C648E9"/>
    <w:rsid w:val="00C67DB1"/>
    <w:rsid w:val="00C805F9"/>
    <w:rsid w:val="00C822CA"/>
    <w:rsid w:val="00C86B14"/>
    <w:rsid w:val="00C87D4A"/>
    <w:rsid w:val="00C917E9"/>
    <w:rsid w:val="00CA6B98"/>
    <w:rsid w:val="00CB119F"/>
    <w:rsid w:val="00CB24F3"/>
    <w:rsid w:val="00CB31D5"/>
    <w:rsid w:val="00CB543E"/>
    <w:rsid w:val="00CC366A"/>
    <w:rsid w:val="00CD569B"/>
    <w:rsid w:val="00CD5ABB"/>
    <w:rsid w:val="00CE3B9E"/>
    <w:rsid w:val="00CE6AA7"/>
    <w:rsid w:val="00CF1FED"/>
    <w:rsid w:val="00CF4177"/>
    <w:rsid w:val="00CF7E02"/>
    <w:rsid w:val="00D1003B"/>
    <w:rsid w:val="00D25585"/>
    <w:rsid w:val="00D25FE2"/>
    <w:rsid w:val="00D327F1"/>
    <w:rsid w:val="00D330FC"/>
    <w:rsid w:val="00D3581E"/>
    <w:rsid w:val="00D372B0"/>
    <w:rsid w:val="00D400D1"/>
    <w:rsid w:val="00D42C71"/>
    <w:rsid w:val="00D43361"/>
    <w:rsid w:val="00D53517"/>
    <w:rsid w:val="00D5357F"/>
    <w:rsid w:val="00D54DA9"/>
    <w:rsid w:val="00D5573A"/>
    <w:rsid w:val="00D57978"/>
    <w:rsid w:val="00D600A0"/>
    <w:rsid w:val="00D6057B"/>
    <w:rsid w:val="00D66309"/>
    <w:rsid w:val="00D913D9"/>
    <w:rsid w:val="00D92A65"/>
    <w:rsid w:val="00D979C7"/>
    <w:rsid w:val="00DA0E02"/>
    <w:rsid w:val="00DA622B"/>
    <w:rsid w:val="00DB0F76"/>
    <w:rsid w:val="00DB10EC"/>
    <w:rsid w:val="00DB1999"/>
    <w:rsid w:val="00DC0A4D"/>
    <w:rsid w:val="00DC2E97"/>
    <w:rsid w:val="00DD0C00"/>
    <w:rsid w:val="00DD3721"/>
    <w:rsid w:val="00DD61F4"/>
    <w:rsid w:val="00DE181E"/>
    <w:rsid w:val="00DE677B"/>
    <w:rsid w:val="00DE7942"/>
    <w:rsid w:val="00DF2EEA"/>
    <w:rsid w:val="00DF4817"/>
    <w:rsid w:val="00E001BB"/>
    <w:rsid w:val="00E05629"/>
    <w:rsid w:val="00E158CC"/>
    <w:rsid w:val="00E16B9E"/>
    <w:rsid w:val="00E22640"/>
    <w:rsid w:val="00E34C9E"/>
    <w:rsid w:val="00E35E8D"/>
    <w:rsid w:val="00E41087"/>
    <w:rsid w:val="00E448F8"/>
    <w:rsid w:val="00E509CD"/>
    <w:rsid w:val="00E50EAD"/>
    <w:rsid w:val="00E5483A"/>
    <w:rsid w:val="00E57251"/>
    <w:rsid w:val="00E634B2"/>
    <w:rsid w:val="00E6462E"/>
    <w:rsid w:val="00E6529A"/>
    <w:rsid w:val="00E76322"/>
    <w:rsid w:val="00E80A1E"/>
    <w:rsid w:val="00E81A31"/>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50CA"/>
    <w:rsid w:val="00F00111"/>
    <w:rsid w:val="00F01E4D"/>
    <w:rsid w:val="00F02265"/>
    <w:rsid w:val="00F06507"/>
    <w:rsid w:val="00F076AB"/>
    <w:rsid w:val="00F10BB2"/>
    <w:rsid w:val="00F11C47"/>
    <w:rsid w:val="00F12A1B"/>
    <w:rsid w:val="00F2120A"/>
    <w:rsid w:val="00F215F7"/>
    <w:rsid w:val="00F2254A"/>
    <w:rsid w:val="00F24FCA"/>
    <w:rsid w:val="00F2768D"/>
    <w:rsid w:val="00F41019"/>
    <w:rsid w:val="00F43690"/>
    <w:rsid w:val="00F516D5"/>
    <w:rsid w:val="00F521A8"/>
    <w:rsid w:val="00F623F3"/>
    <w:rsid w:val="00F62B91"/>
    <w:rsid w:val="00F74C1C"/>
    <w:rsid w:val="00F754CF"/>
    <w:rsid w:val="00F75573"/>
    <w:rsid w:val="00F76510"/>
    <w:rsid w:val="00F77622"/>
    <w:rsid w:val="00F908D2"/>
    <w:rsid w:val="00F91F6B"/>
    <w:rsid w:val="00F92B34"/>
    <w:rsid w:val="00F945F9"/>
    <w:rsid w:val="00F95572"/>
    <w:rsid w:val="00FA2E68"/>
    <w:rsid w:val="00FA6774"/>
    <w:rsid w:val="00FB0B5D"/>
    <w:rsid w:val="00FB1E3C"/>
    <w:rsid w:val="00FB3ECC"/>
    <w:rsid w:val="00FB5D89"/>
    <w:rsid w:val="00FC022C"/>
    <w:rsid w:val="00FC4BA1"/>
    <w:rsid w:val="00FD003F"/>
    <w:rsid w:val="00FD0A32"/>
    <w:rsid w:val="00FD0A71"/>
    <w:rsid w:val="00FD4598"/>
    <w:rsid w:val="00FE1BFC"/>
    <w:rsid w:val="00FE3D6E"/>
    <w:rsid w:val="00FE7710"/>
    <w:rsid w:val="00FF1E66"/>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E164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Acronym"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Acronym"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Kai.Liu@georgetown.edu" TargetMode="External"/><Relationship Id="rId20"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1.xml"/><Relationship Id="rId17" Type="http://schemas.openxmlformats.org/officeDocument/2006/relationships/header" Target="head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A5E313E-F487-2B43-B993-AAFD65F27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21</Pages>
  <Words>24837</Words>
  <Characters>141573</Characters>
  <Application>Microsoft Macintosh Word</Application>
  <DocSecurity>0</DocSecurity>
  <Lines>1179</Lines>
  <Paragraphs>332</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166078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creator>bhanson</dc:creator>
  <cp:lastModifiedBy/>
  <cp:revision>20</cp:revision>
  <cp:lastPrinted>2018-10-04T22:38:00Z</cp:lastPrinted>
  <dcterms:created xsi:type="dcterms:W3CDTF">2018-10-15T22:02:00Z</dcterms:created>
  <dcterms:modified xsi:type="dcterms:W3CDTF">2018-10-16T16:20:00Z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