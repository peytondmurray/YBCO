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B05FF" w14:textId="77777777" w:rsidR="00FF5437" w:rsidRPr="007178BF" w:rsidRDefault="00FF5437" w:rsidP="00AC2069">
      <w:pPr>
        <w:pStyle w:val="Paragraph"/>
        <w:spacing w:before="0"/>
        <w:ind w:firstLine="0"/>
        <w:rPr>
          <w:b/>
          <w:smallCaps/>
        </w:rPr>
      </w:pPr>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5B664B09" w14:textId="2A17E67C" w:rsidR="00105226" w:rsidRPr="007178BF" w:rsidDel="0072244C" w:rsidRDefault="00A16C38" w:rsidP="00105226">
      <w:pPr>
        <w:pStyle w:val="Head"/>
        <w:spacing w:before="0" w:after="0"/>
        <w:jc w:val="left"/>
        <w:rPr>
          <w:del w:id="0" w:author="Kai Liu" w:date="2018-10-09T02:00:00Z"/>
          <w:sz w:val="24"/>
          <w:szCs w:val="24"/>
        </w:rPr>
      </w:pPr>
      <w:r w:rsidRPr="007178BF">
        <w:rPr>
          <w:sz w:val="24"/>
          <w:szCs w:val="24"/>
        </w:rPr>
        <w:t>Title</w:t>
      </w:r>
      <w:r w:rsidR="00EB6D47" w:rsidRPr="007178BF">
        <w:rPr>
          <w:sz w:val="24"/>
          <w:szCs w:val="24"/>
        </w:rPr>
        <w:t xml:space="preserve"> </w:t>
      </w:r>
      <w:ins w:id="1" w:author="Kai Liu" w:date="2018-10-09T02:00:00Z">
        <w:r w:rsidR="0072244C">
          <w:rPr>
            <w:b w:val="0"/>
            <w:sz w:val="24"/>
            <w:szCs w:val="24"/>
          </w:rPr>
          <w:tab/>
        </w:r>
        <w:r w:rsidR="0072244C">
          <w:rPr>
            <w:b w:val="0"/>
            <w:sz w:val="24"/>
            <w:szCs w:val="24"/>
          </w:rPr>
          <w:tab/>
        </w:r>
      </w:ins>
    </w:p>
    <w:p w14:paraId="7E598A9B" w14:textId="77777777" w:rsidR="00105226" w:rsidRPr="007178BF" w:rsidDel="0072244C" w:rsidRDefault="00105226" w:rsidP="00105226">
      <w:pPr>
        <w:pStyle w:val="Head"/>
        <w:spacing w:before="0" w:after="0"/>
        <w:jc w:val="left"/>
        <w:rPr>
          <w:del w:id="2" w:author="Kai Liu" w:date="2018-10-09T02:00:00Z"/>
          <w:sz w:val="24"/>
          <w:szCs w:val="24"/>
        </w:rPr>
      </w:pPr>
    </w:p>
    <w:p w14:paraId="4C27638E" w14:textId="77777777" w:rsidR="004A10BE" w:rsidRPr="007178BF" w:rsidRDefault="00105226">
      <w:pPr>
        <w:pStyle w:val="Head"/>
        <w:spacing w:before="0" w:after="0"/>
        <w:jc w:val="left"/>
        <w:rPr>
          <w:b w:val="0"/>
          <w:sz w:val="24"/>
          <w:szCs w:val="24"/>
          <w:vertAlign w:val="subscript"/>
        </w:rPr>
        <w:pPrChange w:id="3" w:author="Kai Liu" w:date="2018-10-09T02:00:00Z">
          <w:pPr>
            <w:pStyle w:val="Head"/>
            <w:spacing w:before="0" w:after="0"/>
            <w:ind w:firstLine="720"/>
            <w:jc w:val="left"/>
          </w:pPr>
        </w:pPrChange>
      </w:pPr>
      <w:del w:id="4" w:author="Kai Liu" w:date="2018-10-09T02:00:00Z">
        <w:r w:rsidRPr="007178BF" w:rsidDel="0072244C">
          <w:rPr>
            <w:sz w:val="24"/>
            <w:szCs w:val="24"/>
          </w:rPr>
          <w:delText>Long Title:</w:delText>
        </w:r>
        <w:r w:rsidRPr="007178BF" w:rsidDel="0072244C">
          <w:rPr>
            <w:b w:val="0"/>
            <w:sz w:val="24"/>
            <w:szCs w:val="24"/>
          </w:rPr>
          <w:delText xml:space="preserve"> </w:delText>
        </w:r>
      </w:del>
      <w:r w:rsidRPr="007178BF">
        <w:rPr>
          <w:b w:val="0"/>
          <w:sz w:val="24"/>
          <w:szCs w:val="24"/>
        </w:rPr>
        <w:t xml:space="preserve">Interfacial-Redox-Induced Tuning of Superconductivity in </w:t>
      </w:r>
      <w:bookmarkStart w:id="5" w:name="_Hlk525402495"/>
      <w:r w:rsidRPr="007178BF">
        <w:rPr>
          <w:b w:val="0"/>
          <w:sz w:val="24"/>
          <w:szCs w:val="24"/>
        </w:rPr>
        <w:t>YBa</w:t>
      </w:r>
      <w:r w:rsidRPr="007178BF">
        <w:rPr>
          <w:b w:val="0"/>
          <w:sz w:val="24"/>
          <w:szCs w:val="24"/>
          <w:vertAlign w:val="subscript"/>
        </w:rPr>
        <w:t>2</w:t>
      </w:r>
      <w:r w:rsidRPr="007178BF">
        <w:rPr>
          <w:b w:val="0"/>
          <w:sz w:val="24"/>
          <w:szCs w:val="24"/>
        </w:rPr>
        <w:t>Cu</w:t>
      </w:r>
      <w:r w:rsidRPr="007178BF">
        <w:rPr>
          <w:b w:val="0"/>
          <w:sz w:val="24"/>
          <w:szCs w:val="24"/>
          <w:vertAlign w:val="subscript"/>
        </w:rPr>
        <w:t>3</w:t>
      </w:r>
      <w:r w:rsidRPr="007178BF">
        <w:rPr>
          <w:b w:val="0"/>
          <w:sz w:val="24"/>
          <w:szCs w:val="24"/>
        </w:rPr>
        <w:t>O</w:t>
      </w:r>
      <w:r w:rsidRPr="007178BF">
        <w:rPr>
          <w:b w:val="0"/>
          <w:sz w:val="24"/>
          <w:szCs w:val="24"/>
          <w:vertAlign w:val="subscript"/>
        </w:rPr>
        <w:t>7-δ</w:t>
      </w:r>
      <w:bookmarkEnd w:id="5"/>
    </w:p>
    <w:p w14:paraId="1E23132F" w14:textId="2E0FD71D" w:rsidR="00105226" w:rsidRPr="007178BF" w:rsidDel="0072244C" w:rsidRDefault="00105226" w:rsidP="00105226">
      <w:pPr>
        <w:pStyle w:val="Head"/>
        <w:spacing w:before="0" w:after="0"/>
        <w:ind w:firstLine="720"/>
        <w:jc w:val="left"/>
        <w:rPr>
          <w:del w:id="6" w:author="Kai Liu" w:date="2018-10-09T02:00:00Z"/>
          <w:b w:val="0"/>
          <w:sz w:val="24"/>
          <w:szCs w:val="24"/>
          <w:vertAlign w:val="subscript"/>
        </w:rPr>
      </w:pPr>
      <w:del w:id="7" w:author="Kai Liu" w:date="2018-10-09T02:00:00Z">
        <w:r w:rsidRPr="007178BF" w:rsidDel="0072244C">
          <w:rPr>
            <w:sz w:val="24"/>
            <w:szCs w:val="24"/>
          </w:rPr>
          <w:delText>Short Title:</w:delText>
        </w:r>
        <w:r w:rsidRPr="007178BF" w:rsidDel="0072244C">
          <w:rPr>
            <w:b w:val="0"/>
            <w:sz w:val="24"/>
            <w:szCs w:val="24"/>
          </w:rPr>
          <w:delText xml:space="preserve"> Interfacial Tuning of Superconductivity in YB</w:delText>
        </w:r>
        <w:r w:rsidR="00A2134B" w:rsidRPr="007178BF" w:rsidDel="0072244C">
          <w:rPr>
            <w:b w:val="0"/>
            <w:sz w:val="24"/>
            <w:szCs w:val="24"/>
          </w:rPr>
          <w:delText>CO</w:delText>
        </w:r>
      </w:del>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4E95278" w14:textId="3451D020" w:rsidR="00105226" w:rsidRDefault="00FE7710" w:rsidP="00AC2069">
      <w:pPr>
        <w:pStyle w:val="Paragraph"/>
        <w:spacing w:before="0"/>
        <w:ind w:firstLine="0"/>
      </w:pPr>
      <w:r w:rsidRPr="00FE7710">
        <w:t>Peyton D. Murray,</w:t>
      </w:r>
      <w:r w:rsidRPr="00FE7710">
        <w:rPr>
          <w:vertAlign w:val="superscript"/>
        </w:rPr>
        <w:t>1ξ</w:t>
      </w:r>
      <w:r>
        <w:t xml:space="preserve"> </w:t>
      </w:r>
      <w:r w:rsidRPr="00FE7710">
        <w:t>Dustin A. Gilbert,</w:t>
      </w:r>
      <w:r w:rsidRPr="00FE7710">
        <w:rPr>
          <w:vertAlign w:val="superscript"/>
        </w:rPr>
        <w:t>2ξ</w:t>
      </w:r>
      <w:r w:rsidRPr="00FE7710">
        <w:t xml:space="preserve"> Alexander J. Grutter,</w:t>
      </w:r>
      <w:r w:rsidRPr="00FE7710">
        <w:rPr>
          <w:vertAlign w:val="superscript"/>
        </w:rPr>
        <w:t>2</w:t>
      </w:r>
      <w:r w:rsidRPr="00FE7710">
        <w:t xml:space="preserve"> Brian J. Kirby,</w:t>
      </w:r>
      <w:r w:rsidRPr="00FE7710">
        <w:rPr>
          <w:vertAlign w:val="superscript"/>
        </w:rPr>
        <w:t>2</w:t>
      </w:r>
      <w:r w:rsidRPr="00FE7710">
        <w:t xml:space="preserve"> David Hernandez-Maldonado,</w:t>
      </w:r>
      <w:r w:rsidRPr="00FE7710">
        <w:rPr>
          <w:vertAlign w:val="superscript"/>
        </w:rPr>
        <w:t>3</w:t>
      </w:r>
      <w:r w:rsidRPr="00FE7710">
        <w:t xml:space="preserve"> Maria Varela,</w:t>
      </w:r>
      <w:r w:rsidRPr="00FE7710">
        <w:rPr>
          <w:vertAlign w:val="superscript"/>
        </w:rPr>
        <w:t>3</w:t>
      </w:r>
      <w:r w:rsidRPr="00FE7710">
        <w:t xml:space="preserve"> Zachary E. Brubaker,</w:t>
      </w:r>
      <w:r w:rsidRPr="00FE7710">
        <w:rPr>
          <w:vertAlign w:val="superscript"/>
        </w:rPr>
        <w:t>1,4</w:t>
      </w:r>
      <w:r w:rsidRPr="00FE7710">
        <w:t xml:space="preserve"> Rajesh V. Chopdekar,</w:t>
      </w:r>
      <w:r w:rsidRPr="00FE7710">
        <w:rPr>
          <w:vertAlign w:val="superscript"/>
        </w:rPr>
        <w:t>5,6</w:t>
      </w:r>
      <w:r w:rsidRPr="00FE7710">
        <w:t xml:space="preserve"> Valentin Taufour,</w:t>
      </w:r>
      <w:r w:rsidRPr="00FE7710">
        <w:rPr>
          <w:vertAlign w:val="superscript"/>
        </w:rPr>
        <w:t>1</w:t>
      </w:r>
      <w:r w:rsidRPr="00FE7710">
        <w:t xml:space="preserve"> Rena J. Zieve,</w:t>
      </w:r>
      <w:r w:rsidRPr="00FE7710">
        <w:rPr>
          <w:vertAlign w:val="superscript"/>
        </w:rPr>
        <w:t>1</w:t>
      </w:r>
      <w:r w:rsidRPr="00FE7710">
        <w:t xml:space="preserve"> Jason R. Jeffries,</w:t>
      </w:r>
      <w:r w:rsidRPr="00FE7710">
        <w:rPr>
          <w:vertAlign w:val="superscript"/>
        </w:rPr>
        <w:t>7</w:t>
      </w:r>
      <w:r w:rsidRPr="00FE7710">
        <w:t xml:space="preserve"> </w:t>
      </w:r>
      <w:proofErr w:type="spellStart"/>
      <w:r w:rsidRPr="00FE7710">
        <w:t>Elke</w:t>
      </w:r>
      <w:proofErr w:type="spellEnd"/>
      <w:r w:rsidRPr="00FE7710">
        <w:t xml:space="preserve"> Arenholz,</w:t>
      </w:r>
      <w:r w:rsidRPr="00FE7710">
        <w:rPr>
          <w:vertAlign w:val="superscript"/>
        </w:rPr>
        <w:t>6</w:t>
      </w:r>
      <w:r w:rsidRPr="00FE7710">
        <w:t xml:space="preserve"> Yayoi Takamura,</w:t>
      </w:r>
      <w:r w:rsidRPr="00FE7710">
        <w:rPr>
          <w:vertAlign w:val="superscript"/>
        </w:rPr>
        <w:t>5</w:t>
      </w:r>
      <w:r w:rsidRPr="00FE7710">
        <w:t xml:space="preserve"> Julie A. Borchers,</w:t>
      </w:r>
      <w:r w:rsidRPr="00FE7710">
        <w:rPr>
          <w:vertAlign w:val="superscript"/>
        </w:rPr>
        <w:t>2</w:t>
      </w:r>
      <w:r w:rsidRPr="00FE7710">
        <w:t xml:space="preserve"> Kai Liu</w:t>
      </w:r>
      <w:r w:rsidRPr="00FE7710">
        <w:rPr>
          <w:vertAlign w:val="superscript"/>
        </w:rPr>
        <w:t>1,</w:t>
      </w:r>
      <w:r>
        <w:rPr>
          <w:vertAlign w:val="superscript"/>
        </w:rPr>
        <w:t>8</w:t>
      </w:r>
      <w:r w:rsidRPr="00FE7710">
        <w:rPr>
          <w:vertAlign w:val="superscript"/>
        </w:rPr>
        <w:t>*</w:t>
      </w:r>
    </w:p>
    <w:p w14:paraId="292D6409" w14:textId="77777777" w:rsidR="00FE7710" w:rsidRPr="007178BF" w:rsidRDefault="00FE7710"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DE181E">
      <w:pPr>
        <w:pStyle w:val="Paragraph"/>
        <w:spacing w:line="360" w:lineRule="auto"/>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DE181E">
      <w:pPr>
        <w:pStyle w:val="Paragraph"/>
        <w:spacing w:line="360" w:lineRule="auto"/>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DE181E">
      <w:pPr>
        <w:pStyle w:val="Paragraph"/>
        <w:spacing w:line="360" w:lineRule="auto"/>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7DF55D63" w14:textId="77777777" w:rsidR="00261A68" w:rsidRDefault="00105226" w:rsidP="00DE181E">
      <w:pPr>
        <w:pStyle w:val="Paragraph"/>
        <w:spacing w:line="360" w:lineRule="auto"/>
        <w:ind w:firstLine="0"/>
      </w:pPr>
      <w:r w:rsidRPr="007178BF">
        <w:rPr>
          <w:vertAlign w:val="superscript"/>
        </w:rPr>
        <w:t>4</w:t>
      </w:r>
      <w:r w:rsidR="00FB1E3C">
        <w:t xml:space="preserve">Materials Science </w:t>
      </w:r>
      <w:r w:rsidR="00FE7710" w:rsidRPr="00FE7710">
        <w:t>Division,</w:t>
      </w:r>
      <w:r w:rsidR="00FE7710">
        <w:rPr>
          <w:vertAlign w:val="superscript"/>
        </w:rPr>
        <w:t xml:space="preserve"> </w:t>
      </w:r>
      <w:r w:rsidRPr="007178BF">
        <w:t>Lawrence Livermore National Laboratory, Livermore, CA 94550</w:t>
      </w:r>
      <w:r w:rsidR="008F5BF9" w:rsidRPr="007178BF">
        <w:t>, USA</w:t>
      </w:r>
      <w:r w:rsidR="007B0C94" w:rsidRPr="007178BF">
        <w:t>.</w:t>
      </w:r>
    </w:p>
    <w:p w14:paraId="42226878" w14:textId="637E43A1" w:rsidR="00105226" w:rsidRPr="007178BF" w:rsidRDefault="00105226" w:rsidP="00DE181E">
      <w:pPr>
        <w:pStyle w:val="Paragraph"/>
        <w:spacing w:line="360" w:lineRule="auto"/>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DE181E">
      <w:pPr>
        <w:pStyle w:val="Paragraph"/>
        <w:spacing w:line="360" w:lineRule="auto"/>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2E64A4BD" w14:textId="7658E8CB" w:rsidR="00FE7710" w:rsidRPr="00FE7710" w:rsidRDefault="00FE7710" w:rsidP="00DE181E">
      <w:pPr>
        <w:pStyle w:val="Paragraph"/>
        <w:spacing w:line="360" w:lineRule="auto"/>
        <w:ind w:firstLine="0"/>
      </w:pPr>
      <w:r>
        <w:rPr>
          <w:vertAlign w:val="superscript"/>
        </w:rPr>
        <w:t>7</w:t>
      </w:r>
      <w:r w:rsidR="00FB1E3C">
        <w:t>Physics Division</w:t>
      </w:r>
      <w:r w:rsidRPr="00FE7710">
        <w:t>,</w:t>
      </w:r>
      <w:r>
        <w:rPr>
          <w:vertAlign w:val="superscript"/>
        </w:rPr>
        <w:t xml:space="preserve"> </w:t>
      </w:r>
      <w:r w:rsidRPr="007178BF">
        <w:t>Lawrence Livermore National Laboratory, Livermore, CA 94550, USA.</w:t>
      </w:r>
    </w:p>
    <w:p w14:paraId="74616101" w14:textId="728CC0ED" w:rsidR="00105226" w:rsidRDefault="00FE7710" w:rsidP="00DE181E">
      <w:pPr>
        <w:pStyle w:val="Paragraph"/>
        <w:spacing w:line="360" w:lineRule="auto"/>
        <w:ind w:firstLine="0"/>
      </w:pPr>
      <w:r>
        <w:rPr>
          <w:vertAlign w:val="superscript"/>
        </w:rPr>
        <w:t>8</w:t>
      </w:r>
      <w:r w:rsidR="00105226" w:rsidRPr="007178BF">
        <w:t>Physics Department, Georgetown University, Washington, DC 20057</w:t>
      </w:r>
      <w:r w:rsidR="008F5BF9" w:rsidRPr="007178BF">
        <w:t>, USA</w:t>
      </w:r>
      <w:r w:rsidR="007B0C94" w:rsidRPr="007178BF">
        <w:t>.</w:t>
      </w:r>
    </w:p>
    <w:p w14:paraId="34717538" w14:textId="77777777" w:rsidR="00FE7710" w:rsidRPr="007178BF" w:rsidRDefault="00FE7710" w:rsidP="00105226">
      <w:pPr>
        <w:pStyle w:val="Paragraph"/>
        <w:ind w:firstLine="0"/>
      </w:pPr>
    </w:p>
    <w:p w14:paraId="56D3496A" w14:textId="77777777" w:rsidR="00105226" w:rsidRPr="007178BF" w:rsidRDefault="00105226" w:rsidP="00105226">
      <w:pPr>
        <w:pStyle w:val="Paragraph"/>
        <w:spacing w:before="0"/>
        <w:ind w:firstLine="0"/>
      </w:pPr>
    </w:p>
    <w:p w14:paraId="02B450A3" w14:textId="3A53D381" w:rsidR="006B17D7" w:rsidRDefault="006B17D7" w:rsidP="006B17D7">
      <w:pPr>
        <w:pStyle w:val="Paragraph"/>
        <w:spacing w:before="0"/>
        <w:ind w:firstLine="0"/>
      </w:pPr>
      <w:r w:rsidRPr="007178BF">
        <w:t xml:space="preserve">* Corresponding author: </w:t>
      </w:r>
      <w:hyperlink r:id="rId8" w:history="1">
        <w:r w:rsidR="00FE7710" w:rsidRPr="003A532B">
          <w:rPr>
            <w:rStyle w:val="Hyperlink"/>
          </w:rPr>
          <w:t>Kai.Liu@georgetown.edu</w:t>
        </w:r>
      </w:hyperlink>
    </w:p>
    <w:p w14:paraId="6793C8D0" w14:textId="0B9D0F1C" w:rsidR="00FE7710" w:rsidRPr="007178BF" w:rsidRDefault="00FE7710" w:rsidP="006B17D7">
      <w:pPr>
        <w:pStyle w:val="Paragraph"/>
        <w:spacing w:before="0"/>
        <w:ind w:firstLine="0"/>
      </w:pPr>
      <w:proofErr w:type="gramStart"/>
      <w:r w:rsidRPr="00FE7710">
        <w:t>ξ</w:t>
      </w:r>
      <w:proofErr w:type="gramEnd"/>
      <w:r>
        <w:t xml:space="preserve"> These authors contributed equally to this work.</w:t>
      </w:r>
    </w:p>
    <w:p w14:paraId="5A862A9F" w14:textId="77777777" w:rsidR="00A16C38" w:rsidRPr="007178BF" w:rsidRDefault="00A16C38" w:rsidP="00AC2069">
      <w:pPr>
        <w:pStyle w:val="AbstractSummary"/>
        <w:shd w:val="clear" w:color="auto" w:fill="FFFFFF"/>
        <w:spacing w:before="0"/>
        <w:rPr>
          <w:b/>
        </w:rPr>
      </w:pPr>
    </w:p>
    <w:p w14:paraId="04C94C0F" w14:textId="77777777" w:rsidR="0072244C" w:rsidRDefault="0072244C">
      <w:pPr>
        <w:rPr>
          <w:ins w:id="8" w:author="Kai Liu" w:date="2018-10-09T02:01:00Z"/>
          <w:rFonts w:eastAsia="Times New Roman"/>
          <w:b/>
          <w:sz w:val="24"/>
          <w:szCs w:val="24"/>
        </w:rPr>
      </w:pPr>
      <w:ins w:id="9" w:author="Kai Liu" w:date="2018-10-09T02:01:00Z">
        <w:r>
          <w:rPr>
            <w:b/>
          </w:rPr>
          <w:br w:type="page"/>
        </w:r>
      </w:ins>
    </w:p>
    <w:p w14:paraId="681DF273" w14:textId="2F0F9B65" w:rsidR="007E1FBC" w:rsidRPr="007178BF" w:rsidRDefault="004A10BE" w:rsidP="00AC2069">
      <w:pPr>
        <w:pStyle w:val="AbstractSummary"/>
        <w:spacing w:before="0"/>
        <w:rPr>
          <w:b/>
        </w:rPr>
      </w:pPr>
      <w:r w:rsidRPr="007178BF">
        <w:rPr>
          <w:b/>
        </w:rPr>
        <w:lastRenderedPageBreak/>
        <w:t>Abstract</w:t>
      </w:r>
    </w:p>
    <w:p w14:paraId="5FEB0AB4" w14:textId="77777777" w:rsidR="00EC3CBF" w:rsidRPr="007178BF" w:rsidRDefault="00EC3CBF" w:rsidP="00AC2069">
      <w:pPr>
        <w:pStyle w:val="AbstractSummary"/>
        <w:spacing w:before="0"/>
      </w:pPr>
    </w:p>
    <w:p w14:paraId="28B8A24F" w14:textId="275FE284" w:rsidR="00033AD2" w:rsidRPr="00033AD2" w:rsidRDefault="00033AD2" w:rsidP="00033AD2">
      <w:pPr>
        <w:pBdr>
          <w:top w:val="nil"/>
          <w:left w:val="nil"/>
          <w:bottom w:val="nil"/>
          <w:right w:val="nil"/>
          <w:between w:val="nil"/>
        </w:pBdr>
        <w:spacing w:line="480" w:lineRule="auto"/>
        <w:ind w:firstLine="720"/>
        <w:jc w:val="both"/>
        <w:rPr>
          <w:rFonts w:eastAsia="Times New Roman"/>
          <w:color w:val="000000"/>
          <w:sz w:val="24"/>
          <w:szCs w:val="24"/>
        </w:rPr>
      </w:pPr>
      <w:r w:rsidRPr="00033AD2">
        <w:rPr>
          <w:rFonts w:eastAsia="Times New Roman"/>
          <w:color w:val="000000"/>
          <w:sz w:val="24"/>
          <w:szCs w:val="24"/>
        </w:rPr>
        <w:t>Novel approaches for modifying ion distributions in the solid</w:t>
      </w:r>
      <w:r w:rsidR="00897472">
        <w:rPr>
          <w:rFonts w:eastAsia="Times New Roman"/>
          <w:color w:val="000000"/>
          <w:sz w:val="24"/>
          <w:szCs w:val="24"/>
        </w:rPr>
        <w:t>-</w:t>
      </w:r>
      <w:r w:rsidRPr="00033AD2">
        <w:rPr>
          <w:rFonts w:eastAsia="Times New Roman"/>
          <w:color w:val="000000"/>
          <w:sz w:val="24"/>
          <w:szCs w:val="24"/>
        </w:rPr>
        <w:t>state offer unprecedented control over material properties, enabling the development of multifunctional materials. We report a scalable approach</w:t>
      </w:r>
      <w:r w:rsidR="00125AC7">
        <w:rPr>
          <w:rFonts w:eastAsia="Times New Roman"/>
          <w:color w:val="000000"/>
          <w:sz w:val="24"/>
          <w:szCs w:val="24"/>
        </w:rPr>
        <w:t xml:space="preserve"> allowing </w:t>
      </w:r>
      <w:r w:rsidR="00136404">
        <w:rPr>
          <w:rFonts w:eastAsia="Times New Roman"/>
          <w:color w:val="000000"/>
          <w:sz w:val="24"/>
          <w:szCs w:val="24"/>
        </w:rPr>
        <w:t xml:space="preserve">for </w:t>
      </w:r>
      <w:r w:rsidR="00125AC7">
        <w:rPr>
          <w:rFonts w:eastAsia="Times New Roman"/>
          <w:color w:val="000000"/>
          <w:sz w:val="24"/>
          <w:szCs w:val="24"/>
        </w:rPr>
        <w:t xml:space="preserve">total </w:t>
      </w:r>
      <w:r w:rsidR="00B6340E">
        <w:rPr>
          <w:rFonts w:eastAsia="Times New Roman"/>
          <w:color w:val="000000"/>
          <w:sz w:val="24"/>
          <w:szCs w:val="24"/>
        </w:rPr>
        <w:t>control of the superconducting transition</w:t>
      </w:r>
      <w:r w:rsidRPr="00033AD2">
        <w:rPr>
          <w:rFonts w:eastAsia="Times New Roman"/>
          <w:color w:val="000000"/>
          <w:sz w:val="24"/>
          <w:szCs w:val="24"/>
        </w:rPr>
        <w:t xml:space="preserve"> in films of optimally doped YBa</w:t>
      </w:r>
      <w:r w:rsidRPr="00033AD2">
        <w:rPr>
          <w:rFonts w:eastAsia="Times New Roman"/>
          <w:color w:val="000000"/>
          <w:sz w:val="24"/>
          <w:szCs w:val="24"/>
          <w:vertAlign w:val="subscript"/>
        </w:rPr>
        <w:t>2</w:t>
      </w:r>
      <w:r w:rsidRPr="00033AD2">
        <w:rPr>
          <w:rFonts w:eastAsia="Times New Roman"/>
          <w:color w:val="000000"/>
          <w:sz w:val="24"/>
          <w:szCs w:val="24"/>
        </w:rPr>
        <w:t>Cu</w:t>
      </w:r>
      <w:r w:rsidRPr="00033AD2">
        <w:rPr>
          <w:rFonts w:eastAsia="Times New Roman"/>
          <w:color w:val="000000"/>
          <w:sz w:val="24"/>
          <w:szCs w:val="24"/>
          <w:vertAlign w:val="subscript"/>
        </w:rPr>
        <w:t>3</w:t>
      </w:r>
      <w:r w:rsidRPr="00033AD2">
        <w:rPr>
          <w:rFonts w:eastAsia="Times New Roman"/>
          <w:color w:val="000000"/>
          <w:sz w:val="24"/>
          <w:szCs w:val="24"/>
        </w:rPr>
        <w:t>O</w:t>
      </w:r>
      <w:r w:rsidRPr="00033AD2">
        <w:rPr>
          <w:rFonts w:eastAsia="Times New Roman"/>
          <w:color w:val="000000"/>
          <w:sz w:val="24"/>
          <w:szCs w:val="24"/>
          <w:vertAlign w:val="subscript"/>
        </w:rPr>
        <w:t>7-δ</w:t>
      </w:r>
      <w:r w:rsidRPr="00033AD2">
        <w:rPr>
          <w:rFonts w:eastAsia="Times New Roman"/>
          <w:color w:val="000000"/>
          <w:sz w:val="24"/>
          <w:szCs w:val="24"/>
        </w:rPr>
        <w:t xml:space="preserve"> (YBCO)</w:t>
      </w:r>
      <w:r w:rsidR="00D25FE2">
        <w:rPr>
          <w:rFonts w:eastAsia="Times New Roman"/>
          <w:color w:val="000000"/>
          <w:sz w:val="24"/>
          <w:szCs w:val="24"/>
        </w:rPr>
        <w:t xml:space="preserve"> via a chemically-driven ionic migration mechanism</w:t>
      </w:r>
      <w:r w:rsidRPr="00033AD2">
        <w:rPr>
          <w:rFonts w:eastAsia="Times New Roman"/>
          <w:color w:val="000000"/>
          <w:sz w:val="24"/>
          <w:szCs w:val="24"/>
        </w:rPr>
        <w:t xml:space="preserve">. In our approach, a </w:t>
      </w:r>
      <w:proofErr w:type="spellStart"/>
      <w:r w:rsidRPr="00033AD2">
        <w:rPr>
          <w:rFonts w:eastAsia="Times New Roman"/>
          <w:color w:val="000000"/>
          <w:sz w:val="24"/>
          <w:szCs w:val="24"/>
        </w:rPr>
        <w:t>Gd</w:t>
      </w:r>
      <w:proofErr w:type="spellEnd"/>
      <w:r w:rsidRPr="00033AD2">
        <w:rPr>
          <w:rFonts w:eastAsia="Times New Roman"/>
          <w:color w:val="000000"/>
          <w:sz w:val="24"/>
          <w:szCs w:val="24"/>
        </w:rPr>
        <w:t xml:space="preserve"> cap</w:t>
      </w:r>
      <w:r w:rsidR="007D51DC">
        <w:rPr>
          <w:rFonts w:eastAsia="Times New Roman"/>
          <w:color w:val="000000"/>
          <w:sz w:val="24"/>
          <w:szCs w:val="24"/>
        </w:rPr>
        <w:t xml:space="preserve"> </w:t>
      </w:r>
      <w:r w:rsidRPr="00033AD2">
        <w:rPr>
          <w:rFonts w:eastAsia="Times New Roman"/>
          <w:color w:val="000000"/>
          <w:sz w:val="24"/>
          <w:szCs w:val="24"/>
        </w:rPr>
        <w:t xml:space="preserve">is deposited onto epitaxial YBCO films. The extremely high oxygen affinity of </w:t>
      </w:r>
      <w:proofErr w:type="spellStart"/>
      <w:r w:rsidRPr="00033AD2">
        <w:rPr>
          <w:rFonts w:eastAsia="Times New Roman"/>
          <w:color w:val="000000"/>
          <w:sz w:val="24"/>
          <w:szCs w:val="24"/>
        </w:rPr>
        <w:t>Gd</w:t>
      </w:r>
      <w:proofErr w:type="spellEnd"/>
      <w:r w:rsidRPr="00033AD2">
        <w:rPr>
          <w:rFonts w:eastAsia="Times New Roman"/>
          <w:color w:val="000000"/>
          <w:sz w:val="24"/>
          <w:szCs w:val="24"/>
        </w:rPr>
        <w:t xml:space="preserve"> initiates a solid</w:t>
      </w:r>
      <w:r w:rsidR="00897472">
        <w:rPr>
          <w:rFonts w:eastAsia="Times New Roman"/>
          <w:color w:val="000000"/>
          <w:sz w:val="24"/>
          <w:szCs w:val="24"/>
        </w:rPr>
        <w:t>-</w:t>
      </w:r>
      <w:r w:rsidRPr="00033AD2">
        <w:rPr>
          <w:rFonts w:eastAsia="Times New Roman"/>
          <w:color w:val="000000"/>
          <w:sz w:val="24"/>
          <w:szCs w:val="24"/>
        </w:rPr>
        <w:t xml:space="preserve">state redox reaction at the interface, removing oxygen from </w:t>
      </w:r>
      <w:r w:rsidR="00CF1FED">
        <w:rPr>
          <w:rFonts w:eastAsia="Times New Roman"/>
          <w:color w:val="000000"/>
          <w:sz w:val="24"/>
          <w:szCs w:val="24"/>
        </w:rPr>
        <w:t xml:space="preserve">deep within </w:t>
      </w:r>
      <w:r w:rsidRPr="00033AD2">
        <w:rPr>
          <w:rFonts w:eastAsia="Times New Roman"/>
          <w:color w:val="000000"/>
          <w:sz w:val="24"/>
          <w:szCs w:val="24"/>
        </w:rPr>
        <w:t xml:space="preserve">the YBCO. Progressive reduction of the superconducting transition is observed, with complete suppression possible for a sufficiently thick </w:t>
      </w:r>
      <w:proofErr w:type="spellStart"/>
      <w:r w:rsidRPr="00033AD2">
        <w:rPr>
          <w:rFonts w:eastAsia="Times New Roman"/>
          <w:color w:val="000000"/>
          <w:sz w:val="24"/>
          <w:szCs w:val="24"/>
        </w:rPr>
        <w:t>Gd</w:t>
      </w:r>
      <w:proofErr w:type="spellEnd"/>
      <w:r w:rsidRPr="00033AD2">
        <w:rPr>
          <w:rFonts w:eastAsia="Times New Roman"/>
          <w:color w:val="000000"/>
          <w:sz w:val="24"/>
          <w:szCs w:val="24"/>
        </w:rPr>
        <w:t xml:space="preserve"> layer. </w:t>
      </w:r>
      <w:r w:rsidR="00ED3B1D">
        <w:rPr>
          <w:rFonts w:eastAsia="Times New Roman"/>
          <w:color w:val="000000"/>
          <w:sz w:val="24"/>
          <w:szCs w:val="24"/>
        </w:rPr>
        <w:t xml:space="preserve"> These effects </w:t>
      </w:r>
      <w:r w:rsidR="00352ECD">
        <w:rPr>
          <w:rFonts w:eastAsia="Times New Roman"/>
          <w:color w:val="000000"/>
          <w:sz w:val="24"/>
          <w:szCs w:val="24"/>
        </w:rPr>
        <w:t>arise</w:t>
      </w:r>
      <w:r w:rsidR="00F75573">
        <w:rPr>
          <w:rFonts w:eastAsia="Times New Roman"/>
          <w:color w:val="000000"/>
          <w:sz w:val="24"/>
          <w:szCs w:val="24"/>
        </w:rPr>
        <w:t xml:space="preserve"> from </w:t>
      </w:r>
      <w:r w:rsidR="00ED3B1D">
        <w:rPr>
          <w:rFonts w:eastAsia="Times New Roman"/>
          <w:color w:val="000000"/>
          <w:sz w:val="24"/>
          <w:szCs w:val="24"/>
        </w:rPr>
        <w:t xml:space="preserve">the combined </w:t>
      </w:r>
      <w:r w:rsidR="00352ECD">
        <w:rPr>
          <w:rFonts w:eastAsia="Times New Roman"/>
          <w:color w:val="000000"/>
          <w:sz w:val="24"/>
          <w:szCs w:val="24"/>
        </w:rPr>
        <w:t>impact</w:t>
      </w:r>
      <w:r w:rsidR="00ED3B1D">
        <w:rPr>
          <w:rFonts w:eastAsia="Times New Roman"/>
          <w:color w:val="000000"/>
          <w:sz w:val="24"/>
          <w:szCs w:val="24"/>
        </w:rPr>
        <w:t xml:space="preserve"> of redox-</w:t>
      </w:r>
      <w:r w:rsidR="00F95572">
        <w:rPr>
          <w:rFonts w:eastAsia="Times New Roman"/>
          <w:color w:val="000000"/>
          <w:sz w:val="24"/>
          <w:szCs w:val="24"/>
        </w:rPr>
        <w:t>driven</w:t>
      </w:r>
      <w:r w:rsidR="00ED3B1D">
        <w:rPr>
          <w:rFonts w:eastAsia="Times New Roman"/>
          <w:color w:val="000000"/>
          <w:sz w:val="24"/>
          <w:szCs w:val="24"/>
        </w:rPr>
        <w:t xml:space="preserve"> electron doping </w:t>
      </w:r>
      <w:r w:rsidR="00DA0E02">
        <w:rPr>
          <w:rFonts w:eastAsia="Times New Roman"/>
          <w:color w:val="000000"/>
          <w:sz w:val="24"/>
          <w:szCs w:val="24"/>
        </w:rPr>
        <w:t>and</w:t>
      </w:r>
      <w:r w:rsidR="00ED3B1D">
        <w:rPr>
          <w:rFonts w:eastAsia="Times New Roman"/>
          <w:color w:val="000000"/>
          <w:sz w:val="24"/>
          <w:szCs w:val="24"/>
        </w:rPr>
        <w:t xml:space="preserve"> the disruption of the YBCO microstructure </w:t>
      </w:r>
      <w:r w:rsidR="00F95572">
        <w:rPr>
          <w:rFonts w:eastAsia="Times New Roman"/>
          <w:color w:val="000000"/>
          <w:sz w:val="24"/>
          <w:szCs w:val="24"/>
        </w:rPr>
        <w:t>due to</w:t>
      </w:r>
      <w:r w:rsidR="00DA0E02">
        <w:rPr>
          <w:rFonts w:eastAsia="Times New Roman"/>
          <w:color w:val="000000"/>
          <w:sz w:val="24"/>
          <w:szCs w:val="24"/>
        </w:rPr>
        <w:t xml:space="preserve"> oxygen</w:t>
      </w:r>
      <w:r w:rsidR="00ED3B1D">
        <w:rPr>
          <w:rFonts w:eastAsia="Times New Roman"/>
          <w:color w:val="000000"/>
          <w:sz w:val="24"/>
          <w:szCs w:val="24"/>
        </w:rPr>
        <w:t xml:space="preserve"> migration</w:t>
      </w:r>
      <w:r w:rsidR="00DA0E02">
        <w:rPr>
          <w:rFonts w:eastAsia="Times New Roman"/>
          <w:color w:val="000000"/>
          <w:sz w:val="24"/>
          <w:szCs w:val="24"/>
        </w:rPr>
        <w:t xml:space="preserve"> and depletion</w:t>
      </w:r>
      <w:r w:rsidR="00ED3B1D">
        <w:rPr>
          <w:rFonts w:eastAsia="Times New Roman"/>
          <w:color w:val="000000"/>
          <w:sz w:val="24"/>
          <w:szCs w:val="24"/>
        </w:rPr>
        <w:t xml:space="preserve">. </w:t>
      </w:r>
      <w:r w:rsidRPr="00033AD2">
        <w:rPr>
          <w:rFonts w:eastAsia="Times New Roman"/>
          <w:color w:val="000000"/>
          <w:sz w:val="24"/>
          <w:szCs w:val="24"/>
        </w:rPr>
        <w:t xml:space="preserve">This work demonstrates an effective approach for tuning the superconducting properties of </w:t>
      </w:r>
      <w:proofErr w:type="spellStart"/>
      <w:r w:rsidRPr="00033AD2">
        <w:rPr>
          <w:rFonts w:eastAsia="Times New Roman"/>
          <w:color w:val="000000"/>
          <w:sz w:val="24"/>
          <w:szCs w:val="24"/>
        </w:rPr>
        <w:t>cuprates</w:t>
      </w:r>
      <w:proofErr w:type="spellEnd"/>
      <w:r w:rsidRPr="00033AD2">
        <w:rPr>
          <w:rFonts w:eastAsia="Times New Roman"/>
          <w:color w:val="000000"/>
          <w:sz w:val="24"/>
          <w:szCs w:val="24"/>
        </w:rPr>
        <w:t xml:space="preserve"> and extends the viability of ionic control over the </w:t>
      </w:r>
      <w:r w:rsidR="00F95572">
        <w:rPr>
          <w:rFonts w:eastAsia="Times New Roman"/>
          <w:color w:val="000000"/>
          <w:sz w:val="24"/>
          <w:szCs w:val="24"/>
        </w:rPr>
        <w:t>superconductivity</w:t>
      </w:r>
      <w:r w:rsidRPr="00033AD2">
        <w:rPr>
          <w:rFonts w:eastAsia="Times New Roman"/>
          <w:color w:val="000000"/>
          <w:sz w:val="24"/>
          <w:szCs w:val="24"/>
        </w:rPr>
        <w:t xml:space="preserve">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4E7924B0" w14:textId="027C601C" w:rsidR="00B179DE" w:rsidRPr="0083332D" w:rsidRDefault="00033AD2" w:rsidP="00033AD2">
      <w:pPr>
        <w:spacing w:after="160" w:line="480" w:lineRule="auto"/>
        <w:ind w:firstLine="720"/>
        <w:jc w:val="both"/>
        <w:rPr>
          <w:ins w:id="10" w:author="Kai Liu" w:date="2018-10-09T19:08:00Z"/>
          <w:rFonts w:eastAsia="Times New Roman"/>
          <w:color w:val="0000FF"/>
          <w:sz w:val="24"/>
          <w:szCs w:val="24"/>
          <w:rPrChange w:id="11" w:author="Kai Liu" w:date="2018-10-10T02:15:00Z">
            <w:rPr>
              <w:ins w:id="12" w:author="Kai Liu" w:date="2018-10-09T19:08:00Z"/>
              <w:rFonts w:eastAsia="Times New Roman"/>
              <w:sz w:val="24"/>
              <w:szCs w:val="24"/>
            </w:rPr>
          </w:rPrChange>
        </w:rPr>
      </w:pPr>
      <w:r w:rsidRPr="00F754CF">
        <w:rPr>
          <w:rFonts w:eastAsia="Times New Roman"/>
          <w:color w:val="0000FF"/>
          <w:sz w:val="24"/>
          <w:szCs w:val="24"/>
          <w:rPrChange w:id="13" w:author="Kai Liu" w:date="2018-10-09T16:01:00Z">
            <w:rPr>
              <w:rFonts w:eastAsia="Times New Roman"/>
              <w:sz w:val="24"/>
              <w:szCs w:val="24"/>
            </w:rPr>
          </w:rPrChange>
        </w:rPr>
        <w:t>Many of the properties of the hig</w:t>
      </w:r>
      <w:ins w:id="14" w:author="Kai Liu" w:date="2018-10-09T15:42:00Z">
        <w:r w:rsidR="00DC2E97" w:rsidRPr="00F754CF">
          <w:rPr>
            <w:rFonts w:eastAsia="Times New Roman"/>
            <w:color w:val="0000FF"/>
            <w:sz w:val="24"/>
            <w:szCs w:val="24"/>
            <w:rPrChange w:id="15" w:author="Kai Liu" w:date="2018-10-09T16:01:00Z">
              <w:rPr>
                <w:rFonts w:eastAsia="Times New Roman"/>
                <w:sz w:val="24"/>
                <w:szCs w:val="24"/>
              </w:rPr>
            </w:rPrChange>
          </w:rPr>
          <w:t>h-temperature copper</w:t>
        </w:r>
      </w:ins>
      <w:del w:id="16" w:author="Kai Liu" w:date="2018-10-09T15:42:00Z">
        <w:r w:rsidRPr="00F754CF" w:rsidDel="00DC2E97">
          <w:rPr>
            <w:rFonts w:eastAsia="Times New Roman"/>
            <w:color w:val="0000FF"/>
            <w:sz w:val="24"/>
            <w:szCs w:val="24"/>
            <w:rPrChange w:id="17" w:author="Kai Liu" w:date="2018-10-09T16:01:00Z">
              <w:rPr>
                <w:rFonts w:eastAsia="Times New Roman"/>
                <w:sz w:val="24"/>
                <w:szCs w:val="24"/>
              </w:rPr>
            </w:rPrChange>
          </w:rPr>
          <w:delText>h-</w:delTex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Change w:id="18" w:author="Kai Liu" w:date="2018-10-09T16:01:00Z">
                    <w:rPr>
                      <w:rFonts w:ascii="Cambria Math" w:eastAsia="Times New Roman" w:hAnsi="Cambria Math"/>
                      <w:sz w:val="24"/>
                      <w:szCs w:val="24"/>
                    </w:rPr>
                  </w:rPrChange>
                </w:rPr>
                <m:t>T</m:t>
              </m:r>
            </m:e>
            <m:sub>
              <m:r>
                <w:rPr>
                  <w:rFonts w:ascii="Cambria Math" w:eastAsia="Times New Roman" w:hAnsi="Cambria Math"/>
                  <w:color w:val="0000FF"/>
                  <w:sz w:val="24"/>
                  <w:szCs w:val="24"/>
                  <w:rPrChange w:id="19" w:author="Kai Liu" w:date="2018-10-09T16:01:00Z">
                    <w:rPr>
                      <w:rFonts w:ascii="Cambria Math" w:eastAsia="Times New Roman" w:hAnsi="Cambria Math"/>
                      <w:sz w:val="24"/>
                      <w:szCs w:val="24"/>
                    </w:rPr>
                  </w:rPrChange>
                </w:rPr>
                <m:t>c</m:t>
              </m:r>
            </m:sub>
          </m:sSub>
        </m:oMath>
        <w:r w:rsidRPr="00F754CF" w:rsidDel="00DC2E97">
          <w:rPr>
            <w:rFonts w:eastAsia="Times New Roman"/>
            <w:color w:val="0000FF"/>
            <w:sz w:val="24"/>
            <w:szCs w:val="24"/>
            <w:rPrChange w:id="20" w:author="Kai Liu" w:date="2018-10-09T16:01:00Z">
              <w:rPr>
                <w:rFonts w:eastAsia="Times New Roman"/>
                <w:sz w:val="24"/>
                <w:szCs w:val="24"/>
              </w:rPr>
            </w:rPrChange>
          </w:rPr>
          <w:delText xml:space="preserve"> copper</w:delText>
        </w:r>
      </w:del>
      <w:r w:rsidRPr="00F754CF">
        <w:rPr>
          <w:rFonts w:eastAsia="Times New Roman"/>
          <w:color w:val="0000FF"/>
          <w:sz w:val="24"/>
          <w:szCs w:val="24"/>
          <w:rPrChange w:id="21" w:author="Kai Liu" w:date="2018-10-09T16:01:00Z">
            <w:rPr>
              <w:rFonts w:eastAsia="Times New Roman"/>
              <w:sz w:val="24"/>
              <w:szCs w:val="24"/>
            </w:rPr>
          </w:rPrChange>
        </w:rPr>
        <w:t xml:space="preserve"> oxide superconductors are strongly influenced by charge doping</w:t>
      </w:r>
      <w:r w:rsidR="0067163D" w:rsidRPr="00F754CF">
        <w:rPr>
          <w:rFonts w:eastAsia="Times New Roman"/>
          <w:color w:val="0000FF"/>
          <w:sz w:val="24"/>
          <w:szCs w:val="24"/>
          <w:rPrChange w:id="22" w:author="Kai Liu" w:date="2018-10-09T16:01:00Z">
            <w:rPr>
              <w:rFonts w:eastAsia="Times New Roman"/>
              <w:sz w:val="24"/>
              <w:szCs w:val="24"/>
            </w:rPr>
          </w:rPrChange>
        </w:rPr>
        <w:t xml:space="preserve"> </w:t>
      </w:r>
      <w:r w:rsidR="0067163D" w:rsidRPr="00F754CF">
        <w:rPr>
          <w:rFonts w:eastAsia="Times New Roman"/>
          <w:color w:val="0000FF"/>
          <w:sz w:val="24"/>
          <w:szCs w:val="24"/>
          <w:rPrChange w:id="23" w:author="Kai Liu" w:date="2018-10-09T16:01:00Z">
            <w:rPr>
              <w:rFonts w:eastAsia="Times New Roman"/>
              <w:sz w:val="24"/>
              <w:szCs w:val="24"/>
            </w:rPr>
          </w:rPrChange>
        </w:rPr>
        <w:fldChar w:fldCharType="begin" w:fldLock="1"/>
      </w:r>
      <w:r w:rsidR="00B83D88" w:rsidRPr="00F754CF">
        <w:rPr>
          <w:rFonts w:eastAsia="Times New Roman"/>
          <w:color w:val="0000FF"/>
          <w:sz w:val="24"/>
          <w:szCs w:val="24"/>
          <w:rPrChange w:id="24" w:author="Kai Liu" w:date="2018-10-09T16:01:00Z">
            <w:rPr>
              <w:rFonts w:eastAsia="Times New Roman"/>
              <w:sz w:val="24"/>
              <w:szCs w:val="24"/>
            </w:rPr>
          </w:rPrChange>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F754CF">
        <w:rPr>
          <w:rFonts w:eastAsia="Times New Roman"/>
          <w:color w:val="0000FF"/>
          <w:sz w:val="24"/>
          <w:szCs w:val="24"/>
          <w:rPrChange w:id="25" w:author="Kai Liu" w:date="2018-10-09T16:01:00Z">
            <w:rPr>
              <w:rFonts w:eastAsia="Times New Roman"/>
              <w:sz w:val="24"/>
              <w:szCs w:val="24"/>
            </w:rPr>
          </w:rPrChange>
        </w:rPr>
        <w:fldChar w:fldCharType="separate"/>
      </w:r>
      <w:r w:rsidR="0067163D" w:rsidRPr="00F754CF">
        <w:rPr>
          <w:rFonts w:eastAsia="Times New Roman"/>
          <w:noProof/>
          <w:color w:val="0000FF"/>
          <w:sz w:val="24"/>
          <w:szCs w:val="24"/>
          <w:rPrChange w:id="26" w:author="Kai Liu" w:date="2018-10-09T16:01:00Z">
            <w:rPr>
              <w:rFonts w:eastAsia="Times New Roman"/>
              <w:noProof/>
              <w:sz w:val="24"/>
              <w:szCs w:val="24"/>
            </w:rPr>
          </w:rPrChange>
        </w:rPr>
        <w:t>(</w:t>
      </w:r>
      <w:r w:rsidR="0067163D" w:rsidRPr="00F754CF">
        <w:rPr>
          <w:rFonts w:eastAsia="Times New Roman"/>
          <w:i/>
          <w:noProof/>
          <w:color w:val="0000FF"/>
          <w:sz w:val="24"/>
          <w:szCs w:val="24"/>
          <w:rPrChange w:id="27" w:author="Kai Liu" w:date="2018-10-09T16:01:00Z">
            <w:rPr>
              <w:rFonts w:eastAsia="Times New Roman"/>
              <w:i/>
              <w:noProof/>
              <w:sz w:val="24"/>
              <w:szCs w:val="24"/>
            </w:rPr>
          </w:rPrChange>
        </w:rPr>
        <w:t>1</w:t>
      </w:r>
      <w:r w:rsidR="0067163D" w:rsidRPr="00F754CF">
        <w:rPr>
          <w:rFonts w:eastAsia="Times New Roman"/>
          <w:noProof/>
          <w:color w:val="0000FF"/>
          <w:sz w:val="24"/>
          <w:szCs w:val="24"/>
          <w:rPrChange w:id="28" w:author="Kai Liu" w:date="2018-10-09T16:01:00Z">
            <w:rPr>
              <w:rFonts w:eastAsia="Times New Roman"/>
              <w:noProof/>
              <w:sz w:val="24"/>
              <w:szCs w:val="24"/>
            </w:rPr>
          </w:rPrChange>
        </w:rPr>
        <w:t xml:space="preserve">, </w:t>
      </w:r>
      <w:r w:rsidR="0067163D" w:rsidRPr="00F754CF">
        <w:rPr>
          <w:rFonts w:eastAsia="Times New Roman"/>
          <w:i/>
          <w:noProof/>
          <w:color w:val="0000FF"/>
          <w:sz w:val="24"/>
          <w:szCs w:val="24"/>
          <w:rPrChange w:id="29" w:author="Kai Liu" w:date="2018-10-09T16:01:00Z">
            <w:rPr>
              <w:rFonts w:eastAsia="Times New Roman"/>
              <w:i/>
              <w:noProof/>
              <w:sz w:val="24"/>
              <w:szCs w:val="24"/>
            </w:rPr>
          </w:rPrChange>
        </w:rPr>
        <w:t>2</w:t>
      </w:r>
      <w:r w:rsidR="0067163D" w:rsidRPr="00F754CF">
        <w:rPr>
          <w:rFonts w:eastAsia="Times New Roman"/>
          <w:noProof/>
          <w:color w:val="0000FF"/>
          <w:sz w:val="24"/>
          <w:szCs w:val="24"/>
          <w:rPrChange w:id="30" w:author="Kai Liu" w:date="2018-10-09T16:01:00Z">
            <w:rPr>
              <w:rFonts w:eastAsia="Times New Roman"/>
              <w:noProof/>
              <w:sz w:val="24"/>
              <w:szCs w:val="24"/>
            </w:rPr>
          </w:rPrChange>
        </w:rPr>
        <w:t>)</w:t>
      </w:r>
      <w:r w:rsidR="0067163D" w:rsidRPr="00F754CF">
        <w:rPr>
          <w:rFonts w:eastAsia="Times New Roman"/>
          <w:color w:val="0000FF"/>
          <w:sz w:val="24"/>
          <w:szCs w:val="24"/>
          <w:rPrChange w:id="31" w:author="Kai Liu" w:date="2018-10-09T16:01:00Z">
            <w:rPr>
              <w:rFonts w:eastAsia="Times New Roman"/>
              <w:sz w:val="24"/>
              <w:szCs w:val="24"/>
            </w:rPr>
          </w:rPrChange>
        </w:rPr>
        <w:fldChar w:fldCharType="end"/>
      </w:r>
      <w:r w:rsidRPr="00F754CF">
        <w:rPr>
          <w:rFonts w:eastAsia="Times New Roman"/>
          <w:color w:val="0000FF"/>
          <w:sz w:val="24"/>
          <w:szCs w:val="24"/>
          <w:rPrChange w:id="32" w:author="Kai Liu" w:date="2018-10-09T16:01:00Z">
            <w:rPr>
              <w:rFonts w:eastAsia="Times New Roman"/>
              <w:sz w:val="24"/>
              <w:szCs w:val="24"/>
            </w:rPr>
          </w:rPrChange>
        </w:rPr>
        <w:t xml:space="preserve">. The ability to control the doping level in these materials is </w:t>
      </w:r>
      <w:ins w:id="33" w:author="Kai Liu" w:date="2018-10-09T15:45:00Z">
        <w:r w:rsidR="00DC2E97" w:rsidRPr="00F754CF">
          <w:rPr>
            <w:rFonts w:eastAsia="Times New Roman"/>
            <w:color w:val="0000FF"/>
            <w:sz w:val="24"/>
            <w:szCs w:val="24"/>
            <w:rPrChange w:id="34" w:author="Kai Liu" w:date="2018-10-09T16:01:00Z">
              <w:rPr>
                <w:rFonts w:eastAsia="Times New Roman"/>
                <w:sz w:val="24"/>
                <w:szCs w:val="24"/>
              </w:rPr>
            </w:rPrChange>
          </w:rPr>
          <w:t xml:space="preserve">not only </w:t>
        </w:r>
      </w:ins>
      <w:del w:id="35" w:author="Kai Liu" w:date="2018-10-09T15:45:00Z">
        <w:r w:rsidRPr="00F754CF" w:rsidDel="00DC2E97">
          <w:rPr>
            <w:rFonts w:eastAsia="Times New Roman"/>
            <w:color w:val="0000FF"/>
            <w:sz w:val="24"/>
            <w:szCs w:val="24"/>
            <w:rPrChange w:id="36" w:author="Kai Liu" w:date="2018-10-09T16:01:00Z">
              <w:rPr>
                <w:rFonts w:eastAsia="Times New Roman"/>
                <w:sz w:val="24"/>
                <w:szCs w:val="24"/>
              </w:rPr>
            </w:rPrChange>
          </w:rPr>
          <w:delText xml:space="preserve">therefore </w:delText>
        </w:r>
      </w:del>
      <w:del w:id="37" w:author="Kai Liu" w:date="2018-10-09T15:46:00Z">
        <w:r w:rsidRPr="00F754CF" w:rsidDel="00DC2E97">
          <w:rPr>
            <w:rFonts w:eastAsia="Times New Roman"/>
            <w:color w:val="0000FF"/>
            <w:sz w:val="24"/>
            <w:szCs w:val="24"/>
            <w:rPrChange w:id="38" w:author="Kai Liu" w:date="2018-10-09T16:01:00Z">
              <w:rPr>
                <w:rFonts w:eastAsia="Times New Roman"/>
                <w:sz w:val="24"/>
                <w:szCs w:val="24"/>
              </w:rPr>
            </w:rPrChange>
          </w:rPr>
          <w:delText>important</w:delText>
        </w:r>
      </w:del>
      <w:ins w:id="39" w:author="Kai Liu" w:date="2018-10-09T15:46:00Z">
        <w:r w:rsidR="00DC2E97" w:rsidRPr="00F754CF">
          <w:rPr>
            <w:rFonts w:eastAsia="Times New Roman"/>
            <w:color w:val="0000FF"/>
            <w:sz w:val="24"/>
            <w:szCs w:val="24"/>
            <w:rPrChange w:id="40" w:author="Kai Liu" w:date="2018-10-09T16:01:00Z">
              <w:rPr>
                <w:rFonts w:eastAsia="Times New Roman"/>
                <w:sz w:val="24"/>
                <w:szCs w:val="24"/>
              </w:rPr>
            </w:rPrChange>
          </w:rPr>
          <w:t>essential</w:t>
        </w:r>
      </w:ins>
      <w:r w:rsidRPr="00F754CF">
        <w:rPr>
          <w:rFonts w:eastAsia="Times New Roman"/>
          <w:color w:val="0000FF"/>
          <w:sz w:val="24"/>
          <w:szCs w:val="24"/>
          <w:rPrChange w:id="41" w:author="Kai Liu" w:date="2018-10-09T16:01:00Z">
            <w:rPr>
              <w:rFonts w:eastAsia="Times New Roman"/>
              <w:sz w:val="24"/>
              <w:szCs w:val="24"/>
            </w:rPr>
          </w:rPrChange>
        </w:rPr>
        <w:t xml:space="preserve"> </w:t>
      </w:r>
      <w:del w:id="42" w:author="Kai Liu" w:date="2018-10-09T15:45:00Z">
        <w:r w:rsidRPr="00F754CF" w:rsidDel="00DC2E97">
          <w:rPr>
            <w:rFonts w:eastAsia="Times New Roman"/>
            <w:color w:val="0000FF"/>
            <w:sz w:val="24"/>
            <w:szCs w:val="24"/>
            <w:rPrChange w:id="43" w:author="Kai Liu" w:date="2018-10-09T16:01:00Z">
              <w:rPr>
                <w:rFonts w:eastAsia="Times New Roman"/>
                <w:sz w:val="24"/>
                <w:szCs w:val="24"/>
              </w:rPr>
            </w:rPrChange>
          </w:rPr>
          <w:delText xml:space="preserve">not only </w:delText>
        </w:r>
      </w:del>
      <w:r w:rsidRPr="00F754CF">
        <w:rPr>
          <w:rFonts w:eastAsia="Times New Roman"/>
          <w:color w:val="0000FF"/>
          <w:sz w:val="24"/>
          <w:szCs w:val="24"/>
          <w:rPrChange w:id="44" w:author="Kai Liu" w:date="2018-10-09T16:01:00Z">
            <w:rPr>
              <w:rFonts w:eastAsia="Times New Roman"/>
              <w:sz w:val="24"/>
              <w:szCs w:val="24"/>
            </w:rPr>
          </w:rPrChange>
        </w:rPr>
        <w:t xml:space="preserve">for the development of experimental platforms </w:t>
      </w:r>
      <w:del w:id="45" w:author="Kai Liu" w:date="2018-10-09T15:46:00Z">
        <w:r w:rsidRPr="00F754CF" w:rsidDel="00DC2E97">
          <w:rPr>
            <w:rFonts w:eastAsia="Times New Roman"/>
            <w:color w:val="0000FF"/>
            <w:sz w:val="24"/>
            <w:szCs w:val="24"/>
            <w:rPrChange w:id="46" w:author="Kai Liu" w:date="2018-10-09T16:01:00Z">
              <w:rPr>
                <w:rFonts w:eastAsia="Times New Roman"/>
                <w:sz w:val="24"/>
                <w:szCs w:val="24"/>
              </w:rPr>
            </w:rPrChange>
          </w:rPr>
          <w:delText>that enable studies of</w:delText>
        </w:r>
      </w:del>
      <w:ins w:id="47" w:author="Kai Liu" w:date="2018-10-09T15:46:00Z">
        <w:r w:rsidR="00DC2E97" w:rsidRPr="00F754CF">
          <w:rPr>
            <w:rFonts w:eastAsia="Times New Roman"/>
            <w:color w:val="0000FF"/>
            <w:sz w:val="24"/>
            <w:szCs w:val="24"/>
            <w:rPrChange w:id="48" w:author="Kai Liu" w:date="2018-10-09T16:01:00Z">
              <w:rPr>
                <w:rFonts w:eastAsia="Times New Roman"/>
                <w:sz w:val="24"/>
                <w:szCs w:val="24"/>
              </w:rPr>
            </w:rPrChange>
          </w:rPr>
          <w:t>for</w:t>
        </w:r>
      </w:ins>
      <w:r w:rsidRPr="00F754CF">
        <w:rPr>
          <w:rFonts w:eastAsia="Times New Roman"/>
          <w:color w:val="0000FF"/>
          <w:sz w:val="24"/>
          <w:szCs w:val="24"/>
          <w:rPrChange w:id="49" w:author="Kai Liu" w:date="2018-10-09T16:01:00Z">
            <w:rPr>
              <w:rFonts w:eastAsia="Times New Roman"/>
              <w:sz w:val="24"/>
              <w:szCs w:val="24"/>
            </w:rPr>
          </w:rPrChange>
        </w:rPr>
        <w:t xml:space="preserve"> correlated electron physics, but </w:t>
      </w:r>
      <w:ins w:id="50" w:author="Kai Liu" w:date="2018-10-09T15:44:00Z">
        <w:r w:rsidR="00DC2E97" w:rsidRPr="00F754CF">
          <w:rPr>
            <w:rFonts w:eastAsia="Times New Roman"/>
            <w:color w:val="0000FF"/>
            <w:sz w:val="24"/>
            <w:szCs w:val="24"/>
            <w:rPrChange w:id="51" w:author="Kai Liu" w:date="2018-10-09T16:01:00Z">
              <w:rPr>
                <w:rFonts w:eastAsia="Times New Roman"/>
                <w:sz w:val="24"/>
                <w:szCs w:val="24"/>
              </w:rPr>
            </w:rPrChange>
          </w:rPr>
          <w:t xml:space="preserve">also </w:t>
        </w:r>
      </w:ins>
      <w:ins w:id="52" w:author="Kai Liu" w:date="2018-10-09T15:46:00Z">
        <w:r w:rsidR="00DC2E97" w:rsidRPr="00F754CF">
          <w:rPr>
            <w:rFonts w:eastAsia="Times New Roman"/>
            <w:color w:val="0000FF"/>
            <w:sz w:val="24"/>
            <w:szCs w:val="24"/>
            <w:rPrChange w:id="53" w:author="Kai Liu" w:date="2018-10-09T16:01:00Z">
              <w:rPr>
                <w:rFonts w:eastAsia="Times New Roman"/>
                <w:sz w:val="24"/>
                <w:szCs w:val="24"/>
              </w:rPr>
            </w:rPrChange>
          </w:rPr>
          <w:t xml:space="preserve">important </w:t>
        </w:r>
      </w:ins>
      <w:r w:rsidRPr="00F754CF">
        <w:rPr>
          <w:rFonts w:eastAsia="Times New Roman"/>
          <w:color w:val="0000FF"/>
          <w:sz w:val="24"/>
          <w:szCs w:val="24"/>
          <w:rPrChange w:id="54" w:author="Kai Liu" w:date="2018-10-09T16:01:00Z">
            <w:rPr>
              <w:rFonts w:eastAsia="Times New Roman"/>
              <w:sz w:val="24"/>
              <w:szCs w:val="24"/>
            </w:rPr>
          </w:rPrChange>
        </w:rPr>
        <w:t>for multifunctional device applications</w:t>
      </w:r>
      <w:del w:id="55" w:author="Kai Liu" w:date="2018-10-09T15:46:00Z">
        <w:r w:rsidRPr="00F754CF" w:rsidDel="00DC2E97">
          <w:rPr>
            <w:rFonts w:eastAsia="Times New Roman"/>
            <w:color w:val="0000FF"/>
            <w:sz w:val="24"/>
            <w:szCs w:val="24"/>
            <w:rPrChange w:id="56" w:author="Kai Liu" w:date="2018-10-09T16:01:00Z">
              <w:rPr>
                <w:rFonts w:eastAsia="Times New Roman"/>
                <w:sz w:val="24"/>
                <w:szCs w:val="24"/>
              </w:rPr>
            </w:rPrChange>
          </w:rPr>
          <w:delText xml:space="preserve"> as well</w:delText>
        </w:r>
      </w:del>
      <w:r w:rsidRPr="00F754CF">
        <w:rPr>
          <w:rFonts w:eastAsia="Times New Roman"/>
          <w:color w:val="0000FF"/>
          <w:sz w:val="24"/>
          <w:szCs w:val="24"/>
          <w:rPrChange w:id="57" w:author="Kai Liu" w:date="2018-10-09T16:01:00Z">
            <w:rPr>
              <w:rFonts w:eastAsia="Times New Roman"/>
              <w:sz w:val="24"/>
              <w:szCs w:val="24"/>
            </w:rPr>
          </w:rPrChange>
        </w:rPr>
        <w:t>. While traditionally</w:t>
      </w:r>
      <w:r w:rsidR="00B83D88" w:rsidRPr="00F754CF">
        <w:rPr>
          <w:rFonts w:eastAsia="Times New Roman"/>
          <w:color w:val="0000FF"/>
          <w:sz w:val="24"/>
          <w:szCs w:val="24"/>
          <w:rPrChange w:id="58" w:author="Kai Liu" w:date="2018-10-09T16:01:00Z">
            <w:rPr>
              <w:rFonts w:eastAsia="Times New Roman"/>
              <w:sz w:val="24"/>
              <w:szCs w:val="24"/>
            </w:rPr>
          </w:rPrChange>
        </w:rPr>
        <w:t xml:space="preserve"> </w:t>
      </w:r>
      <w:del w:id="59" w:author="Kai Liu" w:date="2018-10-09T15:44:00Z">
        <w:r w:rsidR="00B83D88" w:rsidRPr="00F754CF" w:rsidDel="00DC2E97">
          <w:rPr>
            <w:rFonts w:eastAsia="Times New Roman"/>
            <w:color w:val="0000FF"/>
            <w:sz w:val="24"/>
            <w:szCs w:val="24"/>
            <w:rPrChange w:id="60" w:author="Kai Liu" w:date="2018-10-09T16:01:00Z">
              <w:rPr>
                <w:rFonts w:eastAsia="Times New Roman"/>
                <w:sz w:val="24"/>
                <w:szCs w:val="24"/>
              </w:rPr>
            </w:rPrChange>
          </w:rPr>
          <w:fldChar w:fldCharType="begin" w:fldLock="1"/>
        </w:r>
        <w:r w:rsidR="00B83D88" w:rsidRPr="00F754CF" w:rsidDel="00DC2E97">
          <w:rPr>
            <w:rFonts w:eastAsia="Times New Roman"/>
            <w:color w:val="0000FF"/>
            <w:sz w:val="24"/>
            <w:szCs w:val="24"/>
            <w:rPrChange w:id="61" w:author="Kai Liu" w:date="2018-10-09T16:01:00Z">
              <w:rPr>
                <w:rFonts w:eastAsia="Times New Roman"/>
                <w:sz w:val="24"/>
                <w:szCs w:val="24"/>
              </w:rPr>
            </w:rPrChange>
          </w:rPr>
          <w:del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T&lt;sub&gt;c&lt;/sub&gt; in Bi and Tl superconductors","type":"article-journal","volume":"176"},"uris":["http://www.mendeley.com/documents/?uuid=22f996cc-77c3-4891-811e-410179d33841"]},{"id":"ITEM-2","itemData":{"ISBN":"0034-6861","ISSN":"00346861","abstract":"This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delInstrText>
        </w:r>
        <w:r w:rsidR="00B83D88" w:rsidRPr="00F754CF" w:rsidDel="00DC2E97">
          <w:rPr>
            <w:rFonts w:eastAsia="Times New Roman"/>
            <w:color w:val="0000FF"/>
            <w:sz w:val="24"/>
            <w:szCs w:val="24"/>
            <w:rPrChange w:id="62" w:author="Kai Liu" w:date="2018-10-09T16:01:00Z">
              <w:rPr>
                <w:rFonts w:eastAsia="Times New Roman"/>
                <w:sz w:val="24"/>
                <w:szCs w:val="24"/>
              </w:rPr>
            </w:rPrChange>
          </w:rPr>
          <w:fldChar w:fldCharType="separate"/>
        </w:r>
        <w:r w:rsidR="00B83D88" w:rsidRPr="00F754CF" w:rsidDel="00DC2E97">
          <w:rPr>
            <w:rFonts w:eastAsia="Times New Roman"/>
            <w:noProof/>
            <w:color w:val="0000FF"/>
            <w:sz w:val="24"/>
            <w:szCs w:val="24"/>
            <w:rPrChange w:id="63" w:author="Kai Liu" w:date="2018-10-09T16:01:00Z">
              <w:rPr>
                <w:rFonts w:eastAsia="Times New Roman"/>
                <w:noProof/>
                <w:sz w:val="24"/>
                <w:szCs w:val="24"/>
              </w:rPr>
            </w:rPrChange>
          </w:rPr>
          <w:delText>(</w:delText>
        </w:r>
        <w:r w:rsidR="00B83D88" w:rsidRPr="00F754CF" w:rsidDel="00DC2E97">
          <w:rPr>
            <w:rFonts w:eastAsia="Times New Roman"/>
            <w:i/>
            <w:noProof/>
            <w:color w:val="0000FF"/>
            <w:sz w:val="24"/>
            <w:szCs w:val="24"/>
            <w:rPrChange w:id="64" w:author="Kai Liu" w:date="2018-10-09T16:01:00Z">
              <w:rPr>
                <w:rFonts w:eastAsia="Times New Roman"/>
                <w:i/>
                <w:noProof/>
                <w:sz w:val="24"/>
                <w:szCs w:val="24"/>
              </w:rPr>
            </w:rPrChange>
          </w:rPr>
          <w:delText>3</w:delText>
        </w:r>
        <w:r w:rsidR="00B83D88" w:rsidRPr="00F754CF" w:rsidDel="00DC2E97">
          <w:rPr>
            <w:rFonts w:eastAsia="Times New Roman"/>
            <w:noProof/>
            <w:color w:val="0000FF"/>
            <w:sz w:val="24"/>
            <w:szCs w:val="24"/>
            <w:rPrChange w:id="65" w:author="Kai Liu" w:date="2018-10-09T16:01:00Z">
              <w:rPr>
                <w:rFonts w:eastAsia="Times New Roman"/>
                <w:noProof/>
                <w:sz w:val="24"/>
                <w:szCs w:val="24"/>
              </w:rPr>
            </w:rPrChange>
          </w:rPr>
          <w:delText>–</w:delText>
        </w:r>
        <w:r w:rsidR="00B83D88" w:rsidRPr="00F754CF" w:rsidDel="00DC2E97">
          <w:rPr>
            <w:rFonts w:eastAsia="Times New Roman"/>
            <w:i/>
            <w:noProof/>
            <w:color w:val="0000FF"/>
            <w:sz w:val="24"/>
            <w:szCs w:val="24"/>
            <w:rPrChange w:id="66" w:author="Kai Liu" w:date="2018-10-09T16:01:00Z">
              <w:rPr>
                <w:rFonts w:eastAsia="Times New Roman"/>
                <w:i/>
                <w:noProof/>
                <w:sz w:val="24"/>
                <w:szCs w:val="24"/>
              </w:rPr>
            </w:rPrChange>
          </w:rPr>
          <w:delText>6</w:delText>
        </w:r>
        <w:r w:rsidR="00B83D88" w:rsidRPr="00F754CF" w:rsidDel="00DC2E97">
          <w:rPr>
            <w:rFonts w:eastAsia="Times New Roman"/>
            <w:noProof/>
            <w:color w:val="0000FF"/>
            <w:sz w:val="24"/>
            <w:szCs w:val="24"/>
            <w:rPrChange w:id="67" w:author="Kai Liu" w:date="2018-10-09T16:01:00Z">
              <w:rPr>
                <w:rFonts w:eastAsia="Times New Roman"/>
                <w:noProof/>
                <w:sz w:val="24"/>
                <w:szCs w:val="24"/>
              </w:rPr>
            </w:rPrChange>
          </w:rPr>
          <w:delText>)</w:delText>
        </w:r>
        <w:r w:rsidR="00B83D88" w:rsidRPr="00F754CF" w:rsidDel="00DC2E97">
          <w:rPr>
            <w:rFonts w:eastAsia="Times New Roman"/>
            <w:color w:val="0000FF"/>
            <w:sz w:val="24"/>
            <w:szCs w:val="24"/>
            <w:rPrChange w:id="68" w:author="Kai Liu" w:date="2018-10-09T16:01:00Z">
              <w:rPr>
                <w:rFonts w:eastAsia="Times New Roman"/>
                <w:sz w:val="24"/>
                <w:szCs w:val="24"/>
              </w:rPr>
            </w:rPrChange>
          </w:rPr>
          <w:fldChar w:fldCharType="end"/>
        </w:r>
      </w:del>
      <w:r w:rsidRPr="00F754CF">
        <w:rPr>
          <w:rFonts w:eastAsia="Times New Roman"/>
          <w:color w:val="0000FF"/>
          <w:sz w:val="24"/>
          <w:szCs w:val="24"/>
          <w:rPrChange w:id="69" w:author="Kai Liu" w:date="2018-10-09T16:01:00Z">
            <w:rPr>
              <w:rFonts w:eastAsia="Times New Roman"/>
              <w:sz w:val="24"/>
              <w:szCs w:val="24"/>
            </w:rPr>
          </w:rPrChange>
        </w:rPr>
        <w:t xml:space="preserve"> the doping level is fixed during synthesis via chemical substitution or post-growth annealing</w:t>
      </w:r>
      <w:ins w:id="70" w:author="Kai Liu" w:date="2018-10-09T15:44:00Z">
        <w:r w:rsidR="00DC2E97" w:rsidRPr="00F754CF">
          <w:rPr>
            <w:rFonts w:eastAsia="Times New Roman"/>
            <w:color w:val="0000FF"/>
            <w:sz w:val="24"/>
            <w:szCs w:val="24"/>
            <w:rPrChange w:id="71" w:author="Kai Liu" w:date="2018-10-09T16:01:00Z">
              <w:rPr>
                <w:rFonts w:eastAsia="Times New Roman"/>
                <w:sz w:val="24"/>
                <w:szCs w:val="24"/>
              </w:rPr>
            </w:rPrChange>
          </w:rPr>
          <w:t xml:space="preserve"> </w:t>
        </w:r>
        <w:r w:rsidR="00DC2E97" w:rsidRPr="00F754CF">
          <w:rPr>
            <w:rFonts w:eastAsia="Times New Roman"/>
            <w:color w:val="0000FF"/>
            <w:sz w:val="24"/>
            <w:szCs w:val="24"/>
            <w:rPrChange w:id="72" w:author="Kai Liu" w:date="2018-10-09T16:01:00Z">
              <w:rPr>
                <w:rFonts w:eastAsia="Times New Roman"/>
                <w:sz w:val="24"/>
                <w:szCs w:val="24"/>
              </w:rPr>
            </w:rPrChange>
          </w:rPr>
          <w:fldChar w:fldCharType="begin" w:fldLock="1"/>
        </w:r>
        <w:r w:rsidR="00DC2E97" w:rsidRPr="00F754CF">
          <w:rPr>
            <w:rFonts w:eastAsia="Times New Roman"/>
            <w:color w:val="0000FF"/>
            <w:sz w:val="24"/>
            <w:szCs w:val="24"/>
            <w:rPrChange w:id="73" w:author="Kai Liu" w:date="2018-10-09T16:01:00Z">
              <w:rPr>
                <w:rFonts w:eastAsia="Times New Roman"/>
                <w:sz w:val="24"/>
                <w:szCs w:val="24"/>
              </w:rPr>
            </w:rPrChange>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T&lt;sub&gt;c&lt;/sub&gt; in Bi and Tl superconductors","type":"article-journal","volume":"176"},"uris":["http://www.mendeley.com/documents/?uuid=22f996cc-77c3-4891-811e-410179d33841"]},{"id":"ITEM-2","itemData":{"ISBN":"0034-6861","ISSN":"00346861","abstract":"This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F754CF">
          <w:rPr>
            <w:rFonts w:eastAsia="Times New Roman"/>
            <w:color w:val="0000FF"/>
            <w:sz w:val="24"/>
            <w:szCs w:val="24"/>
            <w:rPrChange w:id="74" w:author="Kai Liu" w:date="2018-10-09T16:01:00Z">
              <w:rPr>
                <w:rFonts w:eastAsia="Times New Roman"/>
                <w:sz w:val="24"/>
                <w:szCs w:val="24"/>
              </w:rPr>
            </w:rPrChange>
          </w:rPr>
          <w:fldChar w:fldCharType="separate"/>
        </w:r>
        <w:r w:rsidR="00DC2E97" w:rsidRPr="00F754CF">
          <w:rPr>
            <w:rFonts w:eastAsia="Times New Roman"/>
            <w:noProof/>
            <w:color w:val="0000FF"/>
            <w:sz w:val="24"/>
            <w:szCs w:val="24"/>
            <w:rPrChange w:id="75" w:author="Kai Liu" w:date="2018-10-09T16:01:00Z">
              <w:rPr>
                <w:rFonts w:eastAsia="Times New Roman"/>
                <w:noProof/>
                <w:sz w:val="24"/>
                <w:szCs w:val="24"/>
              </w:rPr>
            </w:rPrChange>
          </w:rPr>
          <w:t>(</w:t>
        </w:r>
        <w:r w:rsidR="00DC2E97" w:rsidRPr="00F754CF">
          <w:rPr>
            <w:rFonts w:eastAsia="Times New Roman"/>
            <w:i/>
            <w:noProof/>
            <w:color w:val="0000FF"/>
            <w:sz w:val="24"/>
            <w:szCs w:val="24"/>
            <w:rPrChange w:id="76" w:author="Kai Liu" w:date="2018-10-09T16:01:00Z">
              <w:rPr>
                <w:rFonts w:eastAsia="Times New Roman"/>
                <w:i/>
                <w:noProof/>
                <w:sz w:val="24"/>
                <w:szCs w:val="24"/>
              </w:rPr>
            </w:rPrChange>
          </w:rPr>
          <w:t>3</w:t>
        </w:r>
        <w:r w:rsidR="00DC2E97" w:rsidRPr="00F754CF">
          <w:rPr>
            <w:rFonts w:eastAsia="Times New Roman"/>
            <w:noProof/>
            <w:color w:val="0000FF"/>
            <w:sz w:val="24"/>
            <w:szCs w:val="24"/>
            <w:rPrChange w:id="77" w:author="Kai Liu" w:date="2018-10-09T16:01:00Z">
              <w:rPr>
                <w:rFonts w:eastAsia="Times New Roman"/>
                <w:noProof/>
                <w:sz w:val="24"/>
                <w:szCs w:val="24"/>
              </w:rPr>
            </w:rPrChange>
          </w:rPr>
          <w:t>–</w:t>
        </w:r>
        <w:r w:rsidR="00DC2E97" w:rsidRPr="00F754CF">
          <w:rPr>
            <w:rFonts w:eastAsia="Times New Roman"/>
            <w:i/>
            <w:noProof/>
            <w:color w:val="0000FF"/>
            <w:sz w:val="24"/>
            <w:szCs w:val="24"/>
            <w:rPrChange w:id="78" w:author="Kai Liu" w:date="2018-10-09T16:01:00Z">
              <w:rPr>
                <w:rFonts w:eastAsia="Times New Roman"/>
                <w:i/>
                <w:noProof/>
                <w:sz w:val="24"/>
                <w:szCs w:val="24"/>
              </w:rPr>
            </w:rPrChange>
          </w:rPr>
          <w:t>6</w:t>
        </w:r>
        <w:r w:rsidR="00DC2E97" w:rsidRPr="00F754CF">
          <w:rPr>
            <w:rFonts w:eastAsia="Times New Roman"/>
            <w:noProof/>
            <w:color w:val="0000FF"/>
            <w:sz w:val="24"/>
            <w:szCs w:val="24"/>
            <w:rPrChange w:id="79" w:author="Kai Liu" w:date="2018-10-09T16:01:00Z">
              <w:rPr>
                <w:rFonts w:eastAsia="Times New Roman"/>
                <w:noProof/>
                <w:sz w:val="24"/>
                <w:szCs w:val="24"/>
              </w:rPr>
            </w:rPrChange>
          </w:rPr>
          <w:t>)</w:t>
        </w:r>
        <w:r w:rsidR="00DC2E97" w:rsidRPr="00F754CF">
          <w:rPr>
            <w:rFonts w:eastAsia="Times New Roman"/>
            <w:color w:val="0000FF"/>
            <w:sz w:val="24"/>
            <w:szCs w:val="24"/>
            <w:rPrChange w:id="80" w:author="Kai Liu" w:date="2018-10-09T16:01:00Z">
              <w:rPr>
                <w:rFonts w:eastAsia="Times New Roman"/>
                <w:sz w:val="24"/>
                <w:szCs w:val="24"/>
              </w:rPr>
            </w:rPrChange>
          </w:rPr>
          <w:fldChar w:fldCharType="end"/>
        </w:r>
      </w:ins>
      <w:r w:rsidRPr="00F754CF">
        <w:rPr>
          <w:rFonts w:eastAsia="Times New Roman"/>
          <w:color w:val="0000FF"/>
          <w:sz w:val="24"/>
          <w:szCs w:val="24"/>
          <w:rPrChange w:id="81" w:author="Kai Liu" w:date="2018-10-09T16:01:00Z">
            <w:rPr>
              <w:rFonts w:eastAsia="Times New Roman"/>
              <w:sz w:val="24"/>
              <w:szCs w:val="24"/>
            </w:rPr>
          </w:rPrChange>
        </w:rPr>
        <w:t xml:space="preserve">, </w:t>
      </w:r>
      <w:del w:id="82" w:author="Kai Liu" w:date="2018-10-09T15:54:00Z">
        <w:r w:rsidRPr="00F754CF" w:rsidDel="00BC236B">
          <w:rPr>
            <w:rFonts w:eastAsia="Times New Roman"/>
            <w:color w:val="0000FF"/>
            <w:sz w:val="24"/>
            <w:szCs w:val="24"/>
            <w:rPrChange w:id="83" w:author="Kai Liu" w:date="2018-10-09T16:01:00Z">
              <w:rPr>
                <w:rFonts w:eastAsia="Times New Roman"/>
                <w:sz w:val="24"/>
                <w:szCs w:val="24"/>
              </w:rPr>
            </w:rPrChange>
          </w:rPr>
          <w:delText>recently several</w:delText>
        </w:r>
      </w:del>
      <w:ins w:id="84" w:author="Kai Liu" w:date="2018-10-09T15:54:00Z">
        <w:r w:rsidR="00BC236B" w:rsidRPr="00F754CF">
          <w:rPr>
            <w:rFonts w:eastAsia="Times New Roman"/>
            <w:color w:val="0000FF"/>
            <w:sz w:val="24"/>
            <w:szCs w:val="24"/>
            <w:rPrChange w:id="85" w:author="Kai Liu" w:date="2018-10-09T16:01:00Z">
              <w:rPr>
                <w:rFonts w:eastAsia="Times New Roman"/>
                <w:sz w:val="24"/>
                <w:szCs w:val="24"/>
              </w:rPr>
            </w:rPrChange>
          </w:rPr>
          <w:t>a number of recent</w:t>
        </w:r>
      </w:ins>
      <w:r w:rsidRPr="00F754CF">
        <w:rPr>
          <w:rFonts w:eastAsia="Times New Roman"/>
          <w:color w:val="0000FF"/>
          <w:sz w:val="24"/>
          <w:szCs w:val="24"/>
          <w:rPrChange w:id="86" w:author="Kai Liu" w:date="2018-10-09T16:01:00Z">
            <w:rPr>
              <w:rFonts w:eastAsia="Times New Roman"/>
              <w:sz w:val="24"/>
              <w:szCs w:val="24"/>
            </w:rPr>
          </w:rPrChange>
        </w:rPr>
        <w:t xml:space="preserve"> </w:t>
      </w:r>
      <w:del w:id="87" w:author="Kai Liu" w:date="2018-10-09T15:49:00Z">
        <w:r w:rsidRPr="00F754CF" w:rsidDel="00E448F8">
          <w:rPr>
            <w:rFonts w:eastAsia="Times New Roman"/>
            <w:color w:val="0000FF"/>
            <w:sz w:val="24"/>
            <w:szCs w:val="24"/>
            <w:rPrChange w:id="88" w:author="Kai Liu" w:date="2018-10-09T16:01:00Z">
              <w:rPr>
                <w:rFonts w:eastAsia="Times New Roman"/>
                <w:sz w:val="24"/>
                <w:szCs w:val="24"/>
              </w:rPr>
            </w:rPrChange>
          </w:rPr>
          <w:delText>techniques have demonstrated</w:delText>
        </w:r>
      </w:del>
      <w:r w:rsidRPr="00F754CF">
        <w:rPr>
          <w:rFonts w:eastAsia="Times New Roman"/>
          <w:color w:val="0000FF"/>
          <w:sz w:val="24"/>
          <w:szCs w:val="24"/>
          <w:rPrChange w:id="89" w:author="Kai Liu" w:date="2018-10-09T16:01:00Z">
            <w:rPr>
              <w:rFonts w:eastAsia="Times New Roman"/>
              <w:sz w:val="24"/>
              <w:szCs w:val="24"/>
            </w:rPr>
          </w:rPrChange>
        </w:rPr>
        <w:t xml:space="preserve"> approaches </w:t>
      </w:r>
      <w:ins w:id="90" w:author="Kai Liu" w:date="2018-10-09T15:49:00Z">
        <w:r w:rsidR="00E448F8" w:rsidRPr="00F754CF">
          <w:rPr>
            <w:rFonts w:eastAsia="Times New Roman"/>
            <w:color w:val="0000FF"/>
            <w:sz w:val="24"/>
            <w:szCs w:val="24"/>
            <w:rPrChange w:id="91" w:author="Kai Liu" w:date="2018-10-09T16:01:00Z">
              <w:rPr>
                <w:rFonts w:eastAsia="Times New Roman"/>
                <w:sz w:val="24"/>
                <w:szCs w:val="24"/>
              </w:rPr>
            </w:rPrChange>
          </w:rPr>
          <w:t xml:space="preserve">have demonstrated </w:t>
        </w:r>
      </w:ins>
      <w:del w:id="92" w:author="Kai Liu" w:date="2018-10-09T15:49:00Z">
        <w:r w:rsidRPr="00F754CF" w:rsidDel="00E448F8">
          <w:rPr>
            <w:rFonts w:eastAsia="Times New Roman"/>
            <w:color w:val="0000FF"/>
            <w:sz w:val="24"/>
            <w:szCs w:val="24"/>
            <w:rPrChange w:id="93" w:author="Kai Liu" w:date="2018-10-09T16:01:00Z">
              <w:rPr>
                <w:rFonts w:eastAsia="Times New Roman"/>
                <w:sz w:val="24"/>
                <w:szCs w:val="24"/>
              </w:rPr>
            </w:rPrChange>
          </w:rPr>
          <w:delText xml:space="preserve">which allow for </w:delText>
        </w:r>
      </w:del>
      <w:r w:rsidRPr="00F754CF">
        <w:rPr>
          <w:rFonts w:eastAsia="Times New Roman"/>
          <w:color w:val="0000FF"/>
          <w:sz w:val="24"/>
          <w:szCs w:val="24"/>
          <w:rPrChange w:id="94" w:author="Kai Liu" w:date="2018-10-09T16:01:00Z">
            <w:rPr>
              <w:rFonts w:eastAsia="Times New Roman"/>
              <w:sz w:val="24"/>
              <w:szCs w:val="24"/>
            </w:rPr>
          </w:rPrChange>
        </w:rPr>
        <w:t>on-demand control</w:t>
      </w:r>
      <w:ins w:id="95" w:author="Kai Liu" w:date="2018-10-09T15:49:00Z">
        <w:r w:rsidR="00E448F8" w:rsidRPr="00F754CF">
          <w:rPr>
            <w:rFonts w:eastAsia="Times New Roman"/>
            <w:color w:val="0000FF"/>
            <w:sz w:val="24"/>
            <w:szCs w:val="24"/>
            <w:rPrChange w:id="96" w:author="Kai Liu" w:date="2018-10-09T16:01:00Z">
              <w:rPr>
                <w:rFonts w:eastAsia="Times New Roman"/>
                <w:sz w:val="24"/>
                <w:szCs w:val="24"/>
              </w:rPr>
            </w:rPrChange>
          </w:rPr>
          <w:t xml:space="preserve"> of the doping level</w:t>
        </w:r>
      </w:ins>
      <w:r w:rsidRPr="00F754CF">
        <w:rPr>
          <w:rFonts w:eastAsia="Times New Roman"/>
          <w:color w:val="0000FF"/>
          <w:sz w:val="24"/>
          <w:szCs w:val="24"/>
          <w:rPrChange w:id="97" w:author="Kai Liu" w:date="2018-10-09T16:01:00Z">
            <w:rPr>
              <w:rFonts w:eastAsia="Times New Roman"/>
              <w:sz w:val="24"/>
              <w:szCs w:val="24"/>
            </w:rPr>
          </w:rPrChange>
        </w:rPr>
        <w:t>. By leveraging electrolytic double layer techniques, gating experiments</w:t>
      </w:r>
      <w:r w:rsidR="00B83D88" w:rsidRPr="00F754CF">
        <w:rPr>
          <w:rFonts w:eastAsia="Times New Roman"/>
          <w:color w:val="0000FF"/>
          <w:sz w:val="24"/>
          <w:szCs w:val="24"/>
          <w:rPrChange w:id="98" w:author="Kai Liu" w:date="2018-10-09T16:01:00Z">
            <w:rPr>
              <w:rFonts w:eastAsia="Times New Roman"/>
              <w:sz w:val="24"/>
              <w:szCs w:val="24"/>
            </w:rPr>
          </w:rPrChange>
        </w:rPr>
        <w:t xml:space="preserve"> </w:t>
      </w:r>
      <w:r w:rsidR="00B83D88" w:rsidRPr="00F754CF">
        <w:rPr>
          <w:rFonts w:eastAsia="Times New Roman"/>
          <w:color w:val="0000FF"/>
          <w:sz w:val="24"/>
          <w:szCs w:val="24"/>
          <w:rPrChange w:id="99" w:author="Kai Liu" w:date="2018-10-09T16:01:00Z">
            <w:rPr>
              <w:rFonts w:eastAsia="Times New Roman"/>
              <w:sz w:val="24"/>
              <w:szCs w:val="24"/>
            </w:rPr>
          </w:rPrChange>
        </w:rPr>
        <w:fldChar w:fldCharType="begin" w:fldLock="1"/>
      </w:r>
      <w:r w:rsidR="00B83D88" w:rsidRPr="00F754CF">
        <w:rPr>
          <w:rFonts w:eastAsia="Times New Roman"/>
          <w:color w:val="0000FF"/>
          <w:sz w:val="24"/>
          <w:szCs w:val="24"/>
          <w:rPrChange w:id="100" w:author="Kai Liu" w:date="2018-10-09T16:01:00Z">
            <w:rPr>
              <w:rFonts w:eastAsia="Times New Roman"/>
              <w:sz w:val="24"/>
              <w:szCs w:val="24"/>
            </w:rPr>
          </w:rPrChange>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F754CF">
        <w:rPr>
          <w:rFonts w:eastAsia="Times New Roman"/>
          <w:color w:val="0000FF"/>
          <w:sz w:val="24"/>
          <w:szCs w:val="24"/>
          <w:rPrChange w:id="101" w:author="Kai Liu" w:date="2018-10-09T16:01:00Z">
            <w:rPr>
              <w:rFonts w:eastAsia="Times New Roman"/>
              <w:sz w:val="24"/>
              <w:szCs w:val="24"/>
            </w:rPr>
          </w:rPrChange>
        </w:rPr>
        <w:fldChar w:fldCharType="separate"/>
      </w:r>
      <w:r w:rsidR="00B83D88" w:rsidRPr="00F754CF">
        <w:rPr>
          <w:rFonts w:eastAsia="Times New Roman"/>
          <w:noProof/>
          <w:color w:val="0000FF"/>
          <w:sz w:val="24"/>
          <w:szCs w:val="24"/>
          <w:rPrChange w:id="102" w:author="Kai Liu" w:date="2018-10-09T16:01:00Z">
            <w:rPr>
              <w:rFonts w:eastAsia="Times New Roman"/>
              <w:noProof/>
              <w:sz w:val="24"/>
              <w:szCs w:val="24"/>
            </w:rPr>
          </w:rPrChange>
        </w:rPr>
        <w:t>(</w:t>
      </w:r>
      <w:r w:rsidR="00B83D88" w:rsidRPr="00F754CF">
        <w:rPr>
          <w:rFonts w:eastAsia="Times New Roman"/>
          <w:i/>
          <w:noProof/>
          <w:color w:val="0000FF"/>
          <w:sz w:val="24"/>
          <w:szCs w:val="24"/>
          <w:rPrChange w:id="103" w:author="Kai Liu" w:date="2018-10-09T16:01:00Z">
            <w:rPr>
              <w:rFonts w:eastAsia="Times New Roman"/>
              <w:i/>
              <w:noProof/>
              <w:sz w:val="24"/>
              <w:szCs w:val="24"/>
            </w:rPr>
          </w:rPrChange>
        </w:rPr>
        <w:t>7</w:t>
      </w:r>
      <w:r w:rsidR="00B83D88" w:rsidRPr="00F754CF">
        <w:rPr>
          <w:rFonts w:eastAsia="Times New Roman"/>
          <w:noProof/>
          <w:color w:val="0000FF"/>
          <w:sz w:val="24"/>
          <w:szCs w:val="24"/>
          <w:rPrChange w:id="104" w:author="Kai Liu" w:date="2018-10-09T16:01:00Z">
            <w:rPr>
              <w:rFonts w:eastAsia="Times New Roman"/>
              <w:noProof/>
              <w:sz w:val="24"/>
              <w:szCs w:val="24"/>
            </w:rPr>
          </w:rPrChange>
        </w:rPr>
        <w:t xml:space="preserve">, </w:t>
      </w:r>
      <w:r w:rsidR="00B83D88" w:rsidRPr="00F754CF">
        <w:rPr>
          <w:rFonts w:eastAsia="Times New Roman"/>
          <w:i/>
          <w:noProof/>
          <w:color w:val="0000FF"/>
          <w:sz w:val="24"/>
          <w:szCs w:val="24"/>
          <w:rPrChange w:id="105" w:author="Kai Liu" w:date="2018-10-09T16:01:00Z">
            <w:rPr>
              <w:rFonts w:eastAsia="Times New Roman"/>
              <w:i/>
              <w:noProof/>
              <w:sz w:val="24"/>
              <w:szCs w:val="24"/>
            </w:rPr>
          </w:rPrChange>
        </w:rPr>
        <w:t>8</w:t>
      </w:r>
      <w:r w:rsidR="00B83D88" w:rsidRPr="00F754CF">
        <w:rPr>
          <w:rFonts w:eastAsia="Times New Roman"/>
          <w:noProof/>
          <w:color w:val="0000FF"/>
          <w:sz w:val="24"/>
          <w:szCs w:val="24"/>
          <w:rPrChange w:id="106" w:author="Kai Liu" w:date="2018-10-09T16:01:00Z">
            <w:rPr>
              <w:rFonts w:eastAsia="Times New Roman"/>
              <w:noProof/>
              <w:sz w:val="24"/>
              <w:szCs w:val="24"/>
            </w:rPr>
          </w:rPrChange>
        </w:rPr>
        <w:t>)</w:t>
      </w:r>
      <w:r w:rsidR="00B83D88" w:rsidRPr="00F754CF">
        <w:rPr>
          <w:rFonts w:eastAsia="Times New Roman"/>
          <w:color w:val="0000FF"/>
          <w:sz w:val="24"/>
          <w:szCs w:val="24"/>
          <w:rPrChange w:id="107" w:author="Kai Liu" w:date="2018-10-09T16:01:00Z">
            <w:rPr>
              <w:rFonts w:eastAsia="Times New Roman"/>
              <w:sz w:val="24"/>
              <w:szCs w:val="24"/>
            </w:rPr>
          </w:rPrChange>
        </w:rPr>
        <w:fldChar w:fldCharType="end"/>
      </w:r>
      <w:r w:rsidRPr="00F754CF">
        <w:rPr>
          <w:rFonts w:eastAsia="Times New Roman"/>
          <w:color w:val="0000FF"/>
          <w:sz w:val="24"/>
          <w:szCs w:val="24"/>
          <w:rPrChange w:id="108" w:author="Kai Liu" w:date="2018-10-09T16:01:00Z">
            <w:rPr>
              <w:rFonts w:eastAsia="Times New Roman"/>
              <w:sz w:val="24"/>
              <w:szCs w:val="24"/>
            </w:rPr>
          </w:rPrChange>
        </w:rPr>
        <w:t xml:space="preserve"> on RBa</w:t>
      </w:r>
      <w:r w:rsidRPr="00F754CF">
        <w:rPr>
          <w:rFonts w:eastAsia="Times New Roman"/>
          <w:color w:val="0000FF"/>
          <w:sz w:val="24"/>
          <w:szCs w:val="24"/>
          <w:vertAlign w:val="subscript"/>
          <w:rPrChange w:id="109" w:author="Kai Liu" w:date="2018-10-09T16:01:00Z">
            <w:rPr>
              <w:rFonts w:eastAsia="Times New Roman"/>
              <w:sz w:val="24"/>
              <w:szCs w:val="24"/>
              <w:vertAlign w:val="subscript"/>
            </w:rPr>
          </w:rPrChange>
        </w:rPr>
        <w:t>2</w:t>
      </w:r>
      <w:r w:rsidRPr="00F754CF">
        <w:rPr>
          <w:rFonts w:eastAsia="Times New Roman"/>
          <w:color w:val="0000FF"/>
          <w:sz w:val="24"/>
          <w:szCs w:val="24"/>
          <w:rPrChange w:id="110" w:author="Kai Liu" w:date="2018-10-09T16:01:00Z">
            <w:rPr>
              <w:rFonts w:eastAsia="Times New Roman"/>
              <w:sz w:val="24"/>
              <w:szCs w:val="24"/>
            </w:rPr>
          </w:rPrChange>
        </w:rPr>
        <w:t>Cu</w:t>
      </w:r>
      <w:r w:rsidRPr="00F754CF">
        <w:rPr>
          <w:rFonts w:eastAsia="Times New Roman"/>
          <w:color w:val="0000FF"/>
          <w:sz w:val="24"/>
          <w:szCs w:val="24"/>
          <w:vertAlign w:val="subscript"/>
          <w:rPrChange w:id="111" w:author="Kai Liu" w:date="2018-10-09T16:01:00Z">
            <w:rPr>
              <w:rFonts w:eastAsia="Times New Roman"/>
              <w:sz w:val="24"/>
              <w:szCs w:val="24"/>
              <w:vertAlign w:val="subscript"/>
            </w:rPr>
          </w:rPrChange>
        </w:rPr>
        <w:t>3</w:t>
      </w:r>
      <w:r w:rsidRPr="00F754CF">
        <w:rPr>
          <w:rFonts w:eastAsia="Times New Roman"/>
          <w:color w:val="0000FF"/>
          <w:sz w:val="24"/>
          <w:szCs w:val="24"/>
          <w:rPrChange w:id="112" w:author="Kai Liu" w:date="2018-10-09T16:01:00Z">
            <w:rPr>
              <w:rFonts w:eastAsia="Times New Roman"/>
              <w:sz w:val="24"/>
              <w:szCs w:val="24"/>
            </w:rPr>
          </w:rPrChange>
        </w:rPr>
        <w:t>O</w:t>
      </w:r>
      <w:r w:rsidRPr="00F754CF">
        <w:rPr>
          <w:rFonts w:eastAsia="Times New Roman"/>
          <w:color w:val="0000FF"/>
          <w:sz w:val="24"/>
          <w:szCs w:val="24"/>
          <w:vertAlign w:val="subscript"/>
          <w:rPrChange w:id="113" w:author="Kai Liu" w:date="2018-10-09T16:01:00Z">
            <w:rPr>
              <w:rFonts w:eastAsia="Times New Roman"/>
              <w:sz w:val="24"/>
              <w:szCs w:val="24"/>
              <w:vertAlign w:val="subscript"/>
            </w:rPr>
          </w:rPrChange>
        </w:rPr>
        <w:t>7-δ</w:t>
      </w:r>
      <w:r w:rsidRPr="00F754CF">
        <w:rPr>
          <w:rFonts w:eastAsia="Times New Roman"/>
          <w:color w:val="0000FF"/>
          <w:sz w:val="24"/>
          <w:szCs w:val="24"/>
          <w:rPrChange w:id="114" w:author="Kai Liu" w:date="2018-10-09T16:01:00Z">
            <w:rPr>
              <w:rFonts w:eastAsia="Times New Roman"/>
              <w:sz w:val="24"/>
              <w:szCs w:val="24"/>
            </w:rPr>
          </w:rPrChange>
        </w:rPr>
        <w:t xml:space="preserve"> (R=Y, </w:t>
      </w:r>
      <w:proofErr w:type="spellStart"/>
      <w:r w:rsidRPr="00F754CF">
        <w:rPr>
          <w:rFonts w:eastAsia="Times New Roman"/>
          <w:color w:val="0000FF"/>
          <w:sz w:val="24"/>
          <w:szCs w:val="24"/>
          <w:rPrChange w:id="115" w:author="Kai Liu" w:date="2018-10-09T16:01:00Z">
            <w:rPr>
              <w:rFonts w:eastAsia="Times New Roman"/>
              <w:sz w:val="24"/>
              <w:szCs w:val="24"/>
            </w:rPr>
          </w:rPrChange>
        </w:rPr>
        <w:t>Nd</w:t>
      </w:r>
      <w:proofErr w:type="spellEnd"/>
      <w:r w:rsidRPr="00F754CF">
        <w:rPr>
          <w:rFonts w:eastAsia="Times New Roman"/>
          <w:color w:val="0000FF"/>
          <w:sz w:val="24"/>
          <w:szCs w:val="24"/>
          <w:rPrChange w:id="116" w:author="Kai Liu" w:date="2018-10-09T16:01:00Z">
            <w:rPr>
              <w:rFonts w:eastAsia="Times New Roman"/>
              <w:sz w:val="24"/>
              <w:szCs w:val="24"/>
            </w:rPr>
          </w:rPrChange>
        </w:rPr>
        <w:t xml:space="preserve">) thin films have achieved control over the Cu-site doping level, which determines the dominant electronic order, by introducing oxygen vacancies into the film </w:t>
      </w:r>
      <w:r w:rsidRPr="00F754CF">
        <w:rPr>
          <w:rFonts w:eastAsia="Times New Roman"/>
          <w:color w:val="0000FF"/>
          <w:sz w:val="24"/>
          <w:szCs w:val="24"/>
          <w:rPrChange w:id="117" w:author="Kai Liu" w:date="2018-10-09T16:01:00Z">
            <w:rPr>
              <w:rFonts w:eastAsia="Times New Roman"/>
              <w:sz w:val="24"/>
              <w:szCs w:val="24"/>
            </w:rPr>
          </w:rPrChange>
        </w:rPr>
        <w:lastRenderedPageBreak/>
        <w:t>under electric fields. In these materials, O</w:t>
      </w:r>
      <w:r w:rsidRPr="00F754CF">
        <w:rPr>
          <w:rFonts w:eastAsia="Times New Roman"/>
          <w:color w:val="0000FF"/>
          <w:sz w:val="24"/>
          <w:szCs w:val="24"/>
          <w:vertAlign w:val="superscript"/>
          <w:rPrChange w:id="118" w:author="Kai Liu" w:date="2018-10-09T16:01:00Z">
            <w:rPr>
              <w:rFonts w:eastAsia="Times New Roman"/>
              <w:sz w:val="24"/>
              <w:szCs w:val="24"/>
              <w:vertAlign w:val="superscript"/>
            </w:rPr>
          </w:rPrChange>
        </w:rPr>
        <w:t>2-</w:t>
      </w:r>
      <w:r w:rsidRPr="00F754CF">
        <w:rPr>
          <w:rFonts w:eastAsia="Times New Roman"/>
          <w:color w:val="0000FF"/>
          <w:sz w:val="24"/>
          <w:szCs w:val="24"/>
          <w:rPrChange w:id="119" w:author="Kai Liu" w:date="2018-10-09T16:01:00Z">
            <w:rPr>
              <w:rFonts w:eastAsia="Times New Roman"/>
              <w:sz w:val="24"/>
              <w:szCs w:val="24"/>
            </w:rPr>
          </w:rPrChange>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Cu valence and reducing the </w:t>
      </w:r>
      <w:proofErr w:type="gramStart"/>
      <w:r w:rsidRPr="00F754CF">
        <w:rPr>
          <w:rFonts w:eastAsia="Times New Roman"/>
          <w:color w:val="0000FF"/>
          <w:sz w:val="24"/>
          <w:szCs w:val="24"/>
          <w:rPrChange w:id="120" w:author="Kai Liu" w:date="2018-10-09T16:01:00Z">
            <w:rPr>
              <w:rFonts w:eastAsia="Times New Roman"/>
              <w:sz w:val="24"/>
              <w:szCs w:val="24"/>
            </w:rPr>
          </w:rPrChange>
        </w:rPr>
        <w:t>hole</w:t>
      </w:r>
      <w:proofErr w:type="gramEnd"/>
      <w:r w:rsidRPr="00F754CF">
        <w:rPr>
          <w:rFonts w:eastAsia="Times New Roman"/>
          <w:color w:val="0000FF"/>
          <w:sz w:val="24"/>
          <w:szCs w:val="24"/>
          <w:rPrChange w:id="121" w:author="Kai Liu" w:date="2018-10-09T16:01:00Z">
            <w:rPr>
              <w:rFonts w:eastAsia="Times New Roman"/>
              <w:sz w:val="24"/>
              <w:szCs w:val="24"/>
            </w:rPr>
          </w:rPrChange>
        </w:rPr>
        <w:t xml:space="preserve"> concentration of the oxide. </w:t>
      </w:r>
      <w:commentRangeStart w:id="122"/>
      <w:del w:id="123" w:author="Kai Liu" w:date="2018-10-10T01:50:00Z">
        <w:r w:rsidRPr="00F754CF" w:rsidDel="00147755">
          <w:rPr>
            <w:rFonts w:eastAsia="Times New Roman"/>
            <w:color w:val="0000FF"/>
            <w:sz w:val="24"/>
            <w:szCs w:val="24"/>
            <w:rPrChange w:id="124" w:author="Kai Liu" w:date="2018-10-09T16:01:00Z">
              <w:rPr>
                <w:rFonts w:eastAsia="Times New Roman"/>
                <w:sz w:val="24"/>
                <w:szCs w:val="24"/>
              </w:rPr>
            </w:rPrChange>
          </w:rPr>
          <w:delText>Signatures of the</w:delText>
        </w:r>
      </w:del>
      <w:ins w:id="125" w:author="Kai Liu" w:date="2018-10-10T01:50:00Z">
        <w:r w:rsidR="00147755">
          <w:rPr>
            <w:rFonts w:eastAsia="Times New Roman"/>
            <w:color w:val="0000FF"/>
            <w:sz w:val="24"/>
            <w:szCs w:val="24"/>
          </w:rPr>
          <w:t>These interfacial</w:t>
        </w:r>
      </w:ins>
      <w:r w:rsidRPr="00F754CF">
        <w:rPr>
          <w:rFonts w:eastAsia="Times New Roman"/>
          <w:color w:val="0000FF"/>
          <w:sz w:val="24"/>
          <w:szCs w:val="24"/>
          <w:rPrChange w:id="126" w:author="Kai Liu" w:date="2018-10-09T16:01:00Z">
            <w:rPr>
              <w:rFonts w:eastAsia="Times New Roman"/>
              <w:sz w:val="24"/>
              <w:szCs w:val="24"/>
            </w:rPr>
          </w:rPrChange>
        </w:rPr>
        <w:t xml:space="preserve"> effects </w:t>
      </w:r>
      <w:ins w:id="127" w:author="Kai Liu" w:date="2018-10-10T01:50:00Z">
        <w:r w:rsidR="00147755">
          <w:rPr>
            <w:rFonts w:eastAsia="Times New Roman"/>
            <w:color w:val="0000FF"/>
            <w:sz w:val="24"/>
            <w:szCs w:val="24"/>
          </w:rPr>
          <w:t>have profound im</w:t>
        </w:r>
      </w:ins>
      <w:ins w:id="128" w:author="Kai Liu" w:date="2018-10-10T01:51:00Z">
        <w:r w:rsidR="00147755">
          <w:rPr>
            <w:rFonts w:eastAsia="Times New Roman"/>
            <w:color w:val="0000FF"/>
            <w:sz w:val="24"/>
            <w:szCs w:val="24"/>
          </w:rPr>
          <w:t xml:space="preserve">pacts </w:t>
        </w:r>
      </w:ins>
      <w:r w:rsidRPr="00F754CF">
        <w:rPr>
          <w:rFonts w:eastAsia="Times New Roman"/>
          <w:color w:val="0000FF"/>
          <w:sz w:val="24"/>
          <w:szCs w:val="24"/>
          <w:rPrChange w:id="129" w:author="Kai Liu" w:date="2018-10-09T16:01:00Z">
            <w:rPr>
              <w:rFonts w:eastAsia="Times New Roman"/>
              <w:sz w:val="24"/>
              <w:szCs w:val="24"/>
            </w:rPr>
          </w:rPrChange>
        </w:rPr>
        <w:t>on the electronic order in these materials</w:t>
      </w:r>
      <w:del w:id="130" w:author="Kai Liu" w:date="2018-10-10T01:51:00Z">
        <w:r w:rsidRPr="00F754CF" w:rsidDel="00147755">
          <w:rPr>
            <w:rFonts w:eastAsia="Times New Roman"/>
            <w:color w:val="0000FF"/>
            <w:sz w:val="24"/>
            <w:szCs w:val="24"/>
            <w:rPrChange w:id="131" w:author="Kai Liu" w:date="2018-10-09T16:01:00Z">
              <w:rPr>
                <w:rFonts w:eastAsia="Times New Roman"/>
                <w:sz w:val="24"/>
                <w:szCs w:val="24"/>
              </w:rPr>
            </w:rPrChange>
          </w:rPr>
          <w:delText xml:space="preserve"> are profound</w:delText>
        </w:r>
      </w:del>
      <w:r w:rsidRPr="00F754CF">
        <w:rPr>
          <w:rFonts w:eastAsia="Times New Roman"/>
          <w:color w:val="0000FF"/>
          <w:sz w:val="24"/>
          <w:szCs w:val="24"/>
          <w:rPrChange w:id="132" w:author="Kai Liu" w:date="2018-10-09T16:01:00Z">
            <w:rPr>
              <w:rFonts w:eastAsia="Times New Roman"/>
              <w:sz w:val="24"/>
              <w:szCs w:val="24"/>
            </w:rPr>
          </w:rPrChange>
        </w:rPr>
        <w:t xml:space="preserve">, and point to the efficacy of oxygen migration and vacancy formation in manipulating the properties of the </w:t>
      </w:r>
      <w:proofErr w:type="spellStart"/>
      <w:r w:rsidRPr="00F754CF">
        <w:rPr>
          <w:rFonts w:eastAsia="Times New Roman"/>
          <w:color w:val="0000FF"/>
          <w:sz w:val="24"/>
          <w:szCs w:val="24"/>
          <w:rPrChange w:id="133" w:author="Kai Liu" w:date="2018-10-09T16:01:00Z">
            <w:rPr>
              <w:rFonts w:eastAsia="Times New Roman"/>
              <w:sz w:val="24"/>
              <w:szCs w:val="24"/>
            </w:rPr>
          </w:rPrChange>
        </w:rPr>
        <w:t>cuprate</w:t>
      </w:r>
      <w:proofErr w:type="spellEnd"/>
      <w:r w:rsidRPr="00F754CF">
        <w:rPr>
          <w:rFonts w:eastAsia="Times New Roman"/>
          <w:color w:val="0000FF"/>
          <w:sz w:val="24"/>
          <w:szCs w:val="24"/>
          <w:rPrChange w:id="134" w:author="Kai Liu" w:date="2018-10-09T16:01:00Z">
            <w:rPr>
              <w:rFonts w:eastAsia="Times New Roman"/>
              <w:sz w:val="24"/>
              <w:szCs w:val="24"/>
            </w:rPr>
          </w:rPrChange>
        </w:rPr>
        <w:t xml:space="preserve"> </w:t>
      </w:r>
      <w:r w:rsidRPr="00671B37">
        <w:rPr>
          <w:rFonts w:eastAsia="Times New Roman"/>
          <w:color w:val="0000FF"/>
          <w:sz w:val="24"/>
          <w:szCs w:val="24"/>
          <w:rPrChange w:id="135" w:author="Kai Liu" w:date="2018-10-10T01:56:00Z">
            <w:rPr>
              <w:rFonts w:eastAsia="Times New Roman"/>
              <w:sz w:val="24"/>
              <w:szCs w:val="24"/>
            </w:rPr>
          </w:rPrChange>
        </w:rPr>
        <w:t>superconductors</w:t>
      </w:r>
      <w:commentRangeEnd w:id="122"/>
      <w:r w:rsidR="00F754CF" w:rsidRPr="00671B37">
        <w:rPr>
          <w:rStyle w:val="CommentReference"/>
          <w:rFonts w:eastAsia="Times New Roman"/>
          <w:color w:val="0000FF"/>
          <w:rPrChange w:id="136" w:author="Kai Liu" w:date="2018-10-10T01:56:00Z">
            <w:rPr>
              <w:rStyle w:val="CommentReference"/>
              <w:rFonts w:eastAsia="Times New Roman"/>
            </w:rPr>
          </w:rPrChange>
        </w:rPr>
        <w:commentReference w:id="122"/>
      </w:r>
      <w:r w:rsidRPr="00671B37">
        <w:rPr>
          <w:rFonts w:eastAsia="Times New Roman"/>
          <w:color w:val="0000FF"/>
          <w:sz w:val="24"/>
          <w:szCs w:val="24"/>
          <w:rPrChange w:id="137" w:author="Kai Liu" w:date="2018-10-10T01:56:00Z">
            <w:rPr>
              <w:rFonts w:eastAsia="Times New Roman"/>
              <w:sz w:val="24"/>
              <w:szCs w:val="24"/>
            </w:rPr>
          </w:rPrChange>
        </w:rPr>
        <w:t xml:space="preserve">. Recently, </w:t>
      </w:r>
      <w:ins w:id="138" w:author="Kai Liu" w:date="2018-10-09T19:03:00Z">
        <w:r w:rsidR="00B179DE" w:rsidRPr="00671B37">
          <w:rPr>
            <w:rFonts w:eastAsia="Times New Roman"/>
            <w:color w:val="0000FF"/>
            <w:sz w:val="24"/>
            <w:szCs w:val="24"/>
            <w:rPrChange w:id="139" w:author="Kai Liu" w:date="2018-10-10T01:56:00Z">
              <w:rPr>
                <w:rFonts w:eastAsia="Times New Roman"/>
                <w:sz w:val="24"/>
                <w:szCs w:val="24"/>
              </w:rPr>
            </w:rPrChange>
          </w:rPr>
          <w:t>a</w:t>
        </w:r>
      </w:ins>
      <w:ins w:id="140" w:author="Kai Liu" w:date="2018-10-10T01:52:00Z">
        <w:r w:rsidR="00147755" w:rsidRPr="00671B37">
          <w:rPr>
            <w:rFonts w:eastAsia="Times New Roman"/>
            <w:color w:val="0000FF"/>
            <w:sz w:val="24"/>
            <w:szCs w:val="24"/>
            <w:rPrChange w:id="141" w:author="Kai Liu" w:date="2018-10-10T01:56:00Z">
              <w:rPr>
                <w:rFonts w:eastAsia="Times New Roman"/>
                <w:sz w:val="24"/>
                <w:szCs w:val="24"/>
              </w:rPr>
            </w:rPrChange>
          </w:rPr>
          <w:t>nother</w:t>
        </w:r>
      </w:ins>
      <w:ins w:id="142" w:author="Kai Liu" w:date="2018-10-09T19:03:00Z">
        <w:r w:rsidR="00B179DE" w:rsidRPr="00671B37">
          <w:rPr>
            <w:rFonts w:eastAsia="Times New Roman"/>
            <w:color w:val="0000FF"/>
            <w:sz w:val="24"/>
            <w:szCs w:val="24"/>
            <w:rPrChange w:id="143" w:author="Kai Liu" w:date="2018-10-10T01:56:00Z">
              <w:rPr>
                <w:rFonts w:eastAsia="Times New Roman"/>
                <w:sz w:val="24"/>
                <w:szCs w:val="24"/>
              </w:rPr>
            </w:rPrChange>
          </w:rPr>
          <w:t xml:space="preserve"> solid state approach of </w:t>
        </w:r>
      </w:ins>
      <w:ins w:id="144" w:author="Kai Liu" w:date="2018-10-09T17:00:00Z">
        <w:r w:rsidR="00B80EEB" w:rsidRPr="00671B37">
          <w:rPr>
            <w:rFonts w:eastAsia="Times New Roman"/>
            <w:color w:val="0000FF"/>
            <w:sz w:val="24"/>
            <w:szCs w:val="24"/>
            <w:rPrChange w:id="145" w:author="Kai Liu" w:date="2018-10-10T01:56:00Z">
              <w:rPr>
                <w:rFonts w:eastAsia="Times New Roman"/>
                <w:sz w:val="24"/>
                <w:szCs w:val="24"/>
              </w:rPr>
            </w:rPrChange>
          </w:rPr>
          <w:t>magneto-ionic control of interface magnetism ha</w:t>
        </w:r>
      </w:ins>
      <w:ins w:id="146" w:author="Kai Liu" w:date="2018-10-09T17:01:00Z">
        <w:r w:rsidR="00B80EEB" w:rsidRPr="00671B37">
          <w:rPr>
            <w:rFonts w:eastAsia="Times New Roman"/>
            <w:color w:val="0000FF"/>
            <w:sz w:val="24"/>
            <w:szCs w:val="24"/>
            <w:rPrChange w:id="147" w:author="Kai Liu" w:date="2018-10-10T01:56:00Z">
              <w:rPr>
                <w:rFonts w:eastAsia="Times New Roman"/>
                <w:sz w:val="24"/>
                <w:szCs w:val="24"/>
              </w:rPr>
            </w:rPrChange>
          </w:rPr>
          <w:t>s</w:t>
        </w:r>
      </w:ins>
      <w:ins w:id="148" w:author="Kai Liu" w:date="2018-10-09T17:00:00Z">
        <w:r w:rsidR="00B80EEB" w:rsidRPr="00671B37">
          <w:rPr>
            <w:rFonts w:eastAsia="Times New Roman"/>
            <w:color w:val="0000FF"/>
            <w:sz w:val="24"/>
            <w:szCs w:val="24"/>
            <w:rPrChange w:id="149" w:author="Kai Liu" w:date="2018-10-10T01:56:00Z">
              <w:rPr>
                <w:rFonts w:eastAsia="Times New Roman"/>
                <w:sz w:val="24"/>
                <w:szCs w:val="24"/>
              </w:rPr>
            </w:rPrChange>
          </w:rPr>
          <w:t xml:space="preserve"> been demonstrated in a number of systems</w:t>
        </w:r>
      </w:ins>
      <w:ins w:id="150" w:author="Kai Liu" w:date="2018-10-09T19:02:00Z">
        <w:r w:rsidR="00B179DE" w:rsidRPr="00671B37">
          <w:rPr>
            <w:rFonts w:eastAsia="Times New Roman"/>
            <w:color w:val="0000FF"/>
            <w:sz w:val="24"/>
            <w:szCs w:val="24"/>
            <w:rPrChange w:id="151" w:author="Kai Liu" w:date="2018-10-10T01:56:00Z">
              <w:rPr>
                <w:rFonts w:eastAsia="Times New Roman"/>
                <w:sz w:val="24"/>
                <w:szCs w:val="24"/>
              </w:rPr>
            </w:rPrChange>
          </w:rPr>
          <w:t>,</w:t>
        </w:r>
      </w:ins>
      <w:commentRangeStart w:id="152"/>
      <w:r w:rsidR="00B80EEB" w:rsidRPr="00671B37">
        <w:rPr>
          <w:rFonts w:eastAsia="Times New Roman"/>
          <w:color w:val="0000FF"/>
          <w:sz w:val="24"/>
          <w:szCs w:val="24"/>
          <w:rPrChange w:id="153" w:author="Kai Liu" w:date="2018-10-10T01:56:00Z">
            <w:rPr>
              <w:rFonts w:eastAsia="Times New Roman"/>
              <w:sz w:val="24"/>
              <w:szCs w:val="24"/>
            </w:rPr>
          </w:rPrChange>
        </w:rPr>
        <w:fldChar w:fldCharType="begin">
          <w:fldData xml:space="preserve">PEVuZE5vdGU+PENpdGU+PEF1dGhvcj5CYXVlcjwvQXV0aG9yPjxZZWFyPjIwMTI8L1llYXI+PFJl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</w:fldData>
        </w:fldChar>
      </w:r>
      <w:r w:rsidR="00B80EEB" w:rsidRPr="00671B37">
        <w:rPr>
          <w:rFonts w:eastAsia="Times New Roman"/>
          <w:color w:val="0000FF"/>
          <w:sz w:val="24"/>
          <w:szCs w:val="24"/>
          <w:rPrChange w:id="154" w:author="Kai Liu" w:date="2018-10-10T01:56:00Z">
            <w:rPr>
              <w:rFonts w:eastAsia="Times New Roman"/>
              <w:sz w:val="24"/>
              <w:szCs w:val="24"/>
            </w:rPr>
          </w:rPrChange>
        </w:rPr>
        <w:instrText xml:space="preserve"> ADDIN EN.CITE </w:instrText>
      </w:r>
      <w:r w:rsidR="00B80EEB" w:rsidRPr="00671B37">
        <w:rPr>
          <w:rFonts w:eastAsia="Times New Roman"/>
          <w:color w:val="0000FF"/>
          <w:sz w:val="24"/>
          <w:szCs w:val="24"/>
          <w:rPrChange w:id="155" w:author="Kai Liu" w:date="2018-10-10T01:56:00Z">
            <w:rPr>
              <w:rFonts w:eastAsia="Times New Roman"/>
              <w:sz w:val="24"/>
              <w:szCs w:val="24"/>
            </w:rPr>
          </w:rPrChange>
        </w:rPr>
        <w:fldChar w:fldCharType="begin">
          <w:fldData xml:space="preserve">PEVuZE5vdGU+PENpdGU+PEF1dGhvcj5CYXVlcjwvQXV0aG9yPjxZZWFyPjIwMTI8L1llYXI+PFJl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</w:fldData>
        </w:fldChar>
      </w:r>
      <w:r w:rsidR="00B80EEB" w:rsidRPr="00671B37">
        <w:rPr>
          <w:rFonts w:eastAsia="Times New Roman"/>
          <w:color w:val="0000FF"/>
          <w:sz w:val="24"/>
          <w:szCs w:val="24"/>
          <w:rPrChange w:id="156" w:author="Kai Liu" w:date="2018-10-10T01:56:00Z">
            <w:rPr>
              <w:rFonts w:eastAsia="Times New Roman"/>
              <w:sz w:val="24"/>
              <w:szCs w:val="24"/>
            </w:rPr>
          </w:rPrChange>
        </w:rPr>
        <w:instrText xml:space="preserve"> ADDIN EN.CITE.DATA </w:instrText>
      </w:r>
      <w:r w:rsidR="00B80EEB" w:rsidRPr="00671B37">
        <w:rPr>
          <w:rFonts w:eastAsia="Times New Roman"/>
          <w:color w:val="0000FF"/>
          <w:sz w:val="24"/>
          <w:szCs w:val="24"/>
          <w:rPrChange w:id="157" w:author="Kai Liu" w:date="2018-10-10T01:56:00Z">
            <w:rPr>
              <w:rFonts w:eastAsia="Times New Roman"/>
              <w:color w:val="0000FF"/>
              <w:sz w:val="24"/>
              <w:szCs w:val="24"/>
            </w:rPr>
          </w:rPrChange>
        </w:rPr>
      </w:r>
      <w:r w:rsidR="00B80EEB" w:rsidRPr="00671B37">
        <w:rPr>
          <w:rFonts w:eastAsia="Times New Roman"/>
          <w:color w:val="0000FF"/>
          <w:sz w:val="24"/>
          <w:szCs w:val="24"/>
          <w:rPrChange w:id="158" w:author="Kai Liu" w:date="2018-10-10T01:56:00Z">
            <w:rPr>
              <w:rFonts w:eastAsia="Times New Roman"/>
              <w:sz w:val="24"/>
              <w:szCs w:val="24"/>
            </w:rPr>
          </w:rPrChange>
        </w:rPr>
        <w:fldChar w:fldCharType="end"/>
      </w:r>
      <w:r w:rsidR="00B80EEB" w:rsidRPr="00671B37">
        <w:rPr>
          <w:rFonts w:eastAsia="Times New Roman"/>
          <w:color w:val="0000FF"/>
          <w:sz w:val="24"/>
          <w:szCs w:val="24"/>
          <w:rPrChange w:id="159" w:author="Kai Liu" w:date="2018-10-10T01:56:00Z">
            <w:rPr>
              <w:rFonts w:eastAsia="Times New Roman"/>
              <w:color w:val="0000FF"/>
              <w:sz w:val="24"/>
              <w:szCs w:val="24"/>
            </w:rPr>
          </w:rPrChange>
        </w:rPr>
      </w:r>
      <w:r w:rsidR="00B80EEB" w:rsidRPr="00671B37">
        <w:rPr>
          <w:rFonts w:eastAsia="Times New Roman"/>
          <w:color w:val="0000FF"/>
          <w:sz w:val="24"/>
          <w:szCs w:val="24"/>
          <w:rPrChange w:id="160" w:author="Kai Liu" w:date="2018-10-10T01:56:00Z">
            <w:rPr>
              <w:rFonts w:eastAsia="Times New Roman"/>
              <w:sz w:val="24"/>
              <w:szCs w:val="24"/>
            </w:rPr>
          </w:rPrChange>
        </w:rPr>
        <w:fldChar w:fldCharType="separate"/>
      </w:r>
      <w:r w:rsidR="00B80EEB" w:rsidRPr="00671B37">
        <w:rPr>
          <w:rFonts w:eastAsia="Times New Roman"/>
          <w:noProof/>
          <w:color w:val="0000FF"/>
          <w:sz w:val="24"/>
          <w:szCs w:val="24"/>
          <w:vertAlign w:val="superscript"/>
          <w:rPrChange w:id="161" w:author="Kai Liu" w:date="2018-10-10T01:56:00Z">
            <w:rPr>
              <w:rFonts w:eastAsia="Times New Roman"/>
              <w:noProof/>
              <w:sz w:val="24"/>
              <w:szCs w:val="24"/>
              <w:vertAlign w:val="superscript"/>
            </w:rPr>
          </w:rPrChange>
        </w:rPr>
        <w:t>1-4</w:t>
      </w:r>
      <w:r w:rsidR="00B80EEB" w:rsidRPr="00671B37">
        <w:rPr>
          <w:rFonts w:eastAsia="Times New Roman"/>
          <w:color w:val="0000FF"/>
          <w:sz w:val="24"/>
          <w:szCs w:val="24"/>
          <w:rPrChange w:id="162" w:author="Kai Liu" w:date="2018-10-10T01:56:00Z">
            <w:rPr>
              <w:rFonts w:eastAsia="Times New Roman"/>
              <w:sz w:val="24"/>
              <w:szCs w:val="24"/>
            </w:rPr>
          </w:rPrChange>
        </w:rPr>
        <w:fldChar w:fldCharType="end"/>
      </w:r>
      <w:commentRangeEnd w:id="152"/>
      <w:r w:rsidR="00147755" w:rsidRPr="00671B37">
        <w:rPr>
          <w:rStyle w:val="CommentReference"/>
          <w:rFonts w:eastAsia="Times New Roman"/>
          <w:color w:val="0000FF"/>
          <w:rPrChange w:id="163" w:author="Kai Liu" w:date="2018-10-10T01:56:00Z">
            <w:rPr>
              <w:rStyle w:val="CommentReference"/>
              <w:rFonts w:eastAsia="Times New Roman"/>
            </w:rPr>
          </w:rPrChange>
        </w:rPr>
        <w:commentReference w:id="152"/>
      </w:r>
      <w:ins w:id="164" w:author="Kai Liu" w:date="2018-10-09T19:04:00Z">
        <w:r w:rsidR="00B179DE" w:rsidRPr="00671B37">
          <w:rPr>
            <w:rFonts w:eastAsia="Times New Roman"/>
            <w:color w:val="0000FF"/>
            <w:sz w:val="24"/>
            <w:szCs w:val="24"/>
            <w:rPrChange w:id="165" w:author="Kai Liu" w:date="2018-10-10T01:56:00Z">
              <w:rPr>
                <w:rFonts w:eastAsia="Times New Roman"/>
                <w:sz w:val="24"/>
                <w:szCs w:val="24"/>
              </w:rPr>
            </w:rPrChange>
          </w:rPr>
          <w:fldChar w:fldCharType="begin" w:fldLock="1"/>
        </w:r>
        <w:r w:rsidR="00B179DE" w:rsidRPr="00671B37">
          <w:rPr>
            <w:rFonts w:eastAsia="Times New Roman"/>
            <w:color w:val="0000FF"/>
            <w:sz w:val="24"/>
            <w:szCs w:val="24"/>
            <w:rPrChange w:id="166" w:author="Kai Liu" w:date="2018-10-10T01:56:00Z">
              <w:rPr>
                <w:rFonts w:eastAsia="Times New Roman"/>
                <w:sz w:val="24"/>
                <w:szCs w:val="24"/>
              </w:rPr>
            </w:rPrChange>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migration","type":"article-journal","volume":"108"},"uris":["http://www.mendeley.com/documents/?uuid=6bafc414-584a-4c17-be5f-f0195c859772"]},{"id":"ITEM-3","itemData":{"DOI":"10.1038/ncomms12264","ISBN":"2041-1723","ISSN":"2041-1723","abstract":"Electric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mendeley":{"formattedCitation":"(&lt;i&gt;9&lt;/i&gt;–&lt;i&gt;11&lt;/i&gt;)","plainTextFormattedCitation":"(9–11)","previouslyFormattedCitation":"(&lt;i&gt;9&lt;/i&gt;–&lt;i&gt;11&lt;/i&gt;)"},"properties":{"noteIndex":0},"schema":"https://github.com/citation-style-language/schema/raw/master/csl-citation.json"}</w:instrText>
        </w:r>
        <w:r w:rsidR="00B179DE" w:rsidRPr="00671B37">
          <w:rPr>
            <w:rFonts w:eastAsia="Times New Roman"/>
            <w:color w:val="0000FF"/>
            <w:sz w:val="24"/>
            <w:szCs w:val="24"/>
            <w:rPrChange w:id="167" w:author="Kai Liu" w:date="2018-10-10T01:56:00Z">
              <w:rPr>
                <w:rFonts w:eastAsia="Times New Roman"/>
                <w:sz w:val="24"/>
                <w:szCs w:val="24"/>
              </w:rPr>
            </w:rPrChange>
          </w:rPr>
          <w:fldChar w:fldCharType="separate"/>
        </w:r>
        <w:r w:rsidR="00B179DE" w:rsidRPr="00671B37">
          <w:rPr>
            <w:rFonts w:eastAsia="Times New Roman"/>
            <w:noProof/>
            <w:color w:val="0000FF"/>
            <w:sz w:val="24"/>
            <w:szCs w:val="24"/>
            <w:rPrChange w:id="168" w:author="Kai Liu" w:date="2018-10-10T01:56:00Z">
              <w:rPr>
                <w:rFonts w:eastAsia="Times New Roman"/>
                <w:noProof/>
                <w:sz w:val="24"/>
                <w:szCs w:val="24"/>
              </w:rPr>
            </w:rPrChange>
          </w:rPr>
          <w:t>(</w:t>
        </w:r>
        <w:r w:rsidR="00B179DE" w:rsidRPr="00671B37">
          <w:rPr>
            <w:rFonts w:eastAsia="Times New Roman"/>
            <w:i/>
            <w:noProof/>
            <w:color w:val="0000FF"/>
            <w:sz w:val="24"/>
            <w:szCs w:val="24"/>
            <w:rPrChange w:id="169" w:author="Kai Liu" w:date="2018-10-10T01:56:00Z">
              <w:rPr>
                <w:rFonts w:eastAsia="Times New Roman"/>
                <w:i/>
                <w:noProof/>
                <w:sz w:val="24"/>
                <w:szCs w:val="24"/>
              </w:rPr>
            </w:rPrChange>
          </w:rPr>
          <w:t>9</w:t>
        </w:r>
        <w:r w:rsidR="00B179DE" w:rsidRPr="00671B37">
          <w:rPr>
            <w:rFonts w:eastAsia="Times New Roman"/>
            <w:noProof/>
            <w:color w:val="0000FF"/>
            <w:sz w:val="24"/>
            <w:szCs w:val="24"/>
            <w:rPrChange w:id="170" w:author="Kai Liu" w:date="2018-10-10T01:56:00Z">
              <w:rPr>
                <w:rFonts w:eastAsia="Times New Roman"/>
                <w:noProof/>
                <w:sz w:val="24"/>
                <w:szCs w:val="24"/>
              </w:rPr>
            </w:rPrChange>
          </w:rPr>
          <w:t>–</w:t>
        </w:r>
        <w:r w:rsidR="00B179DE" w:rsidRPr="00671B37">
          <w:rPr>
            <w:rFonts w:eastAsia="Times New Roman"/>
            <w:i/>
            <w:noProof/>
            <w:color w:val="0000FF"/>
            <w:sz w:val="24"/>
            <w:szCs w:val="24"/>
            <w:rPrChange w:id="171" w:author="Kai Liu" w:date="2018-10-10T01:56:00Z">
              <w:rPr>
                <w:rFonts w:eastAsia="Times New Roman"/>
                <w:i/>
                <w:noProof/>
                <w:sz w:val="24"/>
                <w:szCs w:val="24"/>
              </w:rPr>
            </w:rPrChange>
          </w:rPr>
          <w:t>11</w:t>
        </w:r>
        <w:r w:rsidR="00B179DE" w:rsidRPr="00671B37">
          <w:rPr>
            <w:rFonts w:eastAsia="Times New Roman"/>
            <w:noProof/>
            <w:color w:val="0000FF"/>
            <w:sz w:val="24"/>
            <w:szCs w:val="24"/>
            <w:rPrChange w:id="172" w:author="Kai Liu" w:date="2018-10-10T01:56:00Z">
              <w:rPr>
                <w:rFonts w:eastAsia="Times New Roman"/>
                <w:noProof/>
                <w:sz w:val="24"/>
                <w:szCs w:val="24"/>
              </w:rPr>
            </w:rPrChange>
          </w:rPr>
          <w:t>)</w:t>
        </w:r>
        <w:r w:rsidR="00B179DE" w:rsidRPr="00671B37">
          <w:rPr>
            <w:rFonts w:eastAsia="Times New Roman"/>
            <w:color w:val="0000FF"/>
            <w:sz w:val="24"/>
            <w:szCs w:val="24"/>
            <w:rPrChange w:id="173" w:author="Kai Liu" w:date="2018-10-10T01:56:00Z">
              <w:rPr>
                <w:rFonts w:eastAsia="Times New Roman"/>
                <w:sz w:val="24"/>
                <w:szCs w:val="24"/>
              </w:rPr>
            </w:rPrChange>
          </w:rPr>
          <w:fldChar w:fldCharType="end"/>
        </w:r>
      </w:ins>
      <w:ins w:id="174" w:author="Kai Liu" w:date="2018-10-09T19:02:00Z">
        <w:r w:rsidR="00B179DE" w:rsidRPr="00671B37">
          <w:rPr>
            <w:rFonts w:eastAsia="Times New Roman"/>
            <w:color w:val="0000FF"/>
            <w:sz w:val="24"/>
            <w:szCs w:val="24"/>
            <w:rPrChange w:id="175" w:author="Kai Liu" w:date="2018-10-10T01:56:00Z">
              <w:rPr>
                <w:rFonts w:eastAsia="Times New Roman"/>
                <w:sz w:val="24"/>
                <w:szCs w:val="24"/>
              </w:rPr>
            </w:rPrChange>
          </w:rPr>
          <w:t xml:space="preserve"> utilizing the oxygen ion/</w:t>
        </w:r>
      </w:ins>
      <w:ins w:id="176" w:author="Kai Liu" w:date="2018-10-09T19:03:00Z">
        <w:r w:rsidR="00B179DE" w:rsidRPr="00671B37">
          <w:rPr>
            <w:rFonts w:eastAsia="Times New Roman"/>
            <w:color w:val="0000FF"/>
            <w:sz w:val="24"/>
            <w:szCs w:val="24"/>
            <w:rPrChange w:id="177" w:author="Kai Liu" w:date="2018-10-10T01:56:00Z">
              <w:rPr>
                <w:rFonts w:eastAsia="Times New Roman"/>
                <w:sz w:val="24"/>
                <w:szCs w:val="24"/>
              </w:rPr>
            </w:rPrChange>
          </w:rPr>
          <w:t xml:space="preserve">vacancy transport across the metal/oxide interface. </w:t>
        </w:r>
      </w:ins>
      <w:ins w:id="178" w:author="Kai Liu" w:date="2018-10-10T01:55:00Z">
        <w:r w:rsidR="00671B37" w:rsidRPr="00671B37">
          <w:rPr>
            <w:rFonts w:eastAsia="Times New Roman"/>
            <w:color w:val="0000FF"/>
            <w:sz w:val="24"/>
            <w:szCs w:val="24"/>
            <w:rPrChange w:id="179" w:author="Kai Liu" w:date="2018-10-10T01:56:00Z">
              <w:rPr>
                <w:rFonts w:eastAsia="Times New Roman"/>
                <w:sz w:val="24"/>
                <w:szCs w:val="24"/>
              </w:rPr>
            </w:rPrChange>
          </w:rPr>
          <w:t>For example</w:t>
        </w:r>
      </w:ins>
      <w:ins w:id="180" w:author="Kai Liu" w:date="2018-10-09T19:06:00Z">
        <w:r w:rsidR="00B179DE" w:rsidRPr="00671B37">
          <w:rPr>
            <w:rFonts w:eastAsia="Times New Roman"/>
            <w:color w:val="0000FF"/>
            <w:sz w:val="24"/>
            <w:szCs w:val="24"/>
            <w:rPrChange w:id="181" w:author="Kai Liu" w:date="2018-10-10T01:56:00Z">
              <w:rPr>
                <w:rFonts w:eastAsia="Times New Roman"/>
                <w:sz w:val="24"/>
                <w:szCs w:val="24"/>
              </w:rPr>
            </w:rPrChange>
          </w:rPr>
          <w:t xml:space="preserve">, we have </w:t>
        </w:r>
      </w:ins>
      <w:del w:id="182" w:author="Kai Liu" w:date="2018-10-09T19:06:00Z">
        <w:r w:rsidRPr="00671B37" w:rsidDel="00B179DE">
          <w:rPr>
            <w:rFonts w:eastAsia="Times New Roman"/>
            <w:color w:val="0000FF"/>
            <w:sz w:val="24"/>
            <w:szCs w:val="24"/>
            <w:rPrChange w:id="183" w:author="Kai Liu" w:date="2018-10-10T01:56:00Z">
              <w:rPr>
                <w:rFonts w:eastAsia="Times New Roman"/>
                <w:sz w:val="24"/>
                <w:szCs w:val="24"/>
              </w:rPr>
            </w:rPrChange>
          </w:rPr>
          <w:delText xml:space="preserve">we </w:delText>
        </w:r>
      </w:del>
      <w:del w:id="184" w:author="Kai Liu" w:date="2018-10-10T01:52:00Z">
        <w:r w:rsidRPr="00671B37" w:rsidDel="00147755">
          <w:rPr>
            <w:rFonts w:eastAsia="Times New Roman"/>
            <w:color w:val="0000FF"/>
            <w:sz w:val="24"/>
            <w:szCs w:val="24"/>
            <w:rPrChange w:id="185" w:author="Kai Liu" w:date="2018-10-10T01:56:00Z">
              <w:rPr>
                <w:rFonts w:eastAsia="Times New Roman"/>
                <w:sz w:val="24"/>
                <w:szCs w:val="24"/>
              </w:rPr>
            </w:rPrChange>
          </w:rPr>
          <w:delText>demonstrated</w:delText>
        </w:r>
      </w:del>
      <w:ins w:id="186" w:author="Kai Liu" w:date="2018-10-10T01:52:00Z">
        <w:r w:rsidR="00147755" w:rsidRPr="00671B37">
          <w:rPr>
            <w:rFonts w:eastAsia="Times New Roman"/>
            <w:color w:val="0000FF"/>
            <w:sz w:val="24"/>
            <w:szCs w:val="24"/>
            <w:rPrChange w:id="187" w:author="Kai Liu" w:date="2018-10-10T01:56:00Z">
              <w:rPr>
                <w:rFonts w:eastAsia="Times New Roman"/>
                <w:sz w:val="24"/>
                <w:szCs w:val="24"/>
              </w:rPr>
            </w:rPrChange>
          </w:rPr>
          <w:t>shown</w:t>
        </w:r>
      </w:ins>
      <w:r w:rsidRPr="00671B37">
        <w:rPr>
          <w:rFonts w:eastAsia="Times New Roman"/>
          <w:color w:val="0000FF"/>
          <w:sz w:val="24"/>
          <w:szCs w:val="24"/>
          <w:rPrChange w:id="188" w:author="Kai Liu" w:date="2018-10-10T01:56:00Z">
            <w:rPr>
              <w:rFonts w:eastAsia="Times New Roman"/>
              <w:sz w:val="24"/>
              <w:szCs w:val="24"/>
            </w:rPr>
          </w:rPrChange>
        </w:rPr>
        <w:t xml:space="preserve"> </w:t>
      </w:r>
      <w:ins w:id="189" w:author="Kai Liu" w:date="2018-10-09T19:07:00Z">
        <w:r w:rsidR="00B179DE" w:rsidRPr="00671B37">
          <w:rPr>
            <w:rFonts w:eastAsia="Times New Roman"/>
            <w:color w:val="0000FF"/>
            <w:sz w:val="24"/>
            <w:szCs w:val="24"/>
            <w:rPrChange w:id="190" w:author="Kai Liu" w:date="2018-10-10T01:56:00Z">
              <w:rPr>
                <w:rFonts w:eastAsia="Times New Roman"/>
                <w:sz w:val="24"/>
                <w:szCs w:val="24"/>
              </w:rPr>
            </w:rPrChange>
          </w:rPr>
          <w:t xml:space="preserve">effective manipulation of </w:t>
        </w:r>
      </w:ins>
      <w:del w:id="191" w:author="Kai Liu" w:date="2018-10-09T19:07:00Z">
        <w:r w:rsidRPr="00671B37" w:rsidDel="00B179DE">
          <w:rPr>
            <w:rFonts w:eastAsia="Times New Roman"/>
            <w:color w:val="0000FF"/>
            <w:sz w:val="24"/>
            <w:szCs w:val="24"/>
            <w:rPrChange w:id="192" w:author="Kai Liu" w:date="2018-10-10T01:56:00Z">
              <w:rPr>
                <w:rFonts w:eastAsia="Times New Roman"/>
                <w:sz w:val="24"/>
                <w:szCs w:val="24"/>
              </w:rPr>
            </w:rPrChange>
          </w:rPr>
          <w:delText xml:space="preserve">a different, solid-state approach to manipulate </w:delText>
        </w:r>
      </w:del>
      <w:r w:rsidRPr="00671B37">
        <w:rPr>
          <w:rFonts w:eastAsia="Times New Roman"/>
          <w:color w:val="0000FF"/>
          <w:sz w:val="24"/>
          <w:szCs w:val="24"/>
          <w:rPrChange w:id="193" w:author="Kai Liu" w:date="2018-10-10T01:56:00Z">
            <w:rPr>
              <w:rFonts w:eastAsia="Times New Roman"/>
              <w:sz w:val="24"/>
              <w:szCs w:val="24"/>
            </w:rPr>
          </w:rPrChange>
        </w:rPr>
        <w:t xml:space="preserve">ionic distributions in oxide thin films by using a </w:t>
      </w:r>
      <w:ins w:id="194" w:author="Kai Liu" w:date="2018-10-09T16:04:00Z">
        <w:r w:rsidR="00F754CF" w:rsidRPr="00671B37">
          <w:rPr>
            <w:rFonts w:eastAsia="Times New Roman"/>
            <w:color w:val="0000FF"/>
            <w:sz w:val="24"/>
            <w:szCs w:val="24"/>
            <w:rPrChange w:id="195" w:author="Kai Liu" w:date="2018-10-10T01:56:00Z">
              <w:rPr>
                <w:rFonts w:eastAsia="Times New Roman"/>
                <w:sz w:val="24"/>
                <w:szCs w:val="24"/>
              </w:rPr>
            </w:rPrChange>
          </w:rPr>
          <w:t xml:space="preserve">getter </w:t>
        </w:r>
      </w:ins>
      <w:del w:id="196" w:author="Kai Liu" w:date="2018-10-09T16:03:00Z">
        <w:r w:rsidRPr="00671B37" w:rsidDel="00F754CF">
          <w:rPr>
            <w:rFonts w:eastAsia="Times New Roman"/>
            <w:color w:val="0000FF"/>
            <w:sz w:val="24"/>
            <w:szCs w:val="24"/>
            <w:rPrChange w:id="197" w:author="Kai Liu" w:date="2018-10-10T01:56:00Z">
              <w:rPr>
                <w:rFonts w:eastAsia="Times New Roman"/>
                <w:sz w:val="24"/>
                <w:szCs w:val="24"/>
              </w:rPr>
            </w:rPrChange>
          </w:rPr>
          <w:delText xml:space="preserve">reactive </w:delText>
        </w:r>
      </w:del>
      <w:proofErr w:type="spellStart"/>
      <w:r w:rsidRPr="00671B37">
        <w:rPr>
          <w:rFonts w:eastAsia="Times New Roman"/>
          <w:color w:val="0000FF"/>
          <w:sz w:val="24"/>
          <w:szCs w:val="24"/>
          <w:rPrChange w:id="198" w:author="Kai Liu" w:date="2018-10-10T01:56:00Z">
            <w:rPr>
              <w:rFonts w:eastAsia="Times New Roman"/>
              <w:sz w:val="24"/>
              <w:szCs w:val="24"/>
            </w:rPr>
          </w:rPrChange>
        </w:rPr>
        <w:t>Gd</w:t>
      </w:r>
      <w:proofErr w:type="spellEnd"/>
      <w:r w:rsidRPr="00671B37">
        <w:rPr>
          <w:rFonts w:eastAsia="Times New Roman"/>
          <w:color w:val="0000FF"/>
          <w:sz w:val="24"/>
          <w:szCs w:val="24"/>
          <w:rPrChange w:id="199" w:author="Kai Liu" w:date="2018-10-10T01:56:00Z">
            <w:rPr>
              <w:rFonts w:eastAsia="Times New Roman"/>
              <w:sz w:val="24"/>
              <w:szCs w:val="24"/>
            </w:rPr>
          </w:rPrChange>
        </w:rPr>
        <w:t xml:space="preserve"> capping layer </w:t>
      </w:r>
      <w:del w:id="200" w:author="Kai Liu" w:date="2018-10-09T19:07:00Z">
        <w:r w:rsidRPr="00671B37" w:rsidDel="00B179DE">
          <w:rPr>
            <w:rFonts w:eastAsia="Times New Roman"/>
            <w:color w:val="0000FF"/>
            <w:sz w:val="24"/>
            <w:szCs w:val="24"/>
            <w:rPrChange w:id="201" w:author="Kai Liu" w:date="2018-10-10T01:56:00Z">
              <w:rPr>
                <w:rFonts w:eastAsia="Times New Roman"/>
                <w:sz w:val="24"/>
                <w:szCs w:val="24"/>
              </w:rPr>
            </w:rPrChange>
          </w:rPr>
          <w:delText>and thus achieved ionic control of magnetism</w:delText>
        </w:r>
        <w:r w:rsidR="00B83D88" w:rsidRPr="00671B37" w:rsidDel="00B179DE">
          <w:rPr>
            <w:rFonts w:eastAsia="Times New Roman"/>
            <w:color w:val="0000FF"/>
            <w:sz w:val="24"/>
            <w:szCs w:val="24"/>
            <w:rPrChange w:id="202" w:author="Kai Liu" w:date="2018-10-10T01:56:00Z">
              <w:rPr>
                <w:rFonts w:eastAsia="Times New Roman"/>
                <w:sz w:val="24"/>
                <w:szCs w:val="24"/>
              </w:rPr>
            </w:rPrChange>
          </w:rPr>
          <w:delText xml:space="preserve"> </w:delText>
        </w:r>
      </w:del>
      <w:r w:rsidR="00B83D88" w:rsidRPr="00671B37">
        <w:rPr>
          <w:rFonts w:eastAsia="Times New Roman"/>
          <w:color w:val="0000FF"/>
          <w:sz w:val="24"/>
          <w:szCs w:val="24"/>
          <w:rPrChange w:id="203" w:author="Kai Liu" w:date="2018-10-10T01:56:00Z">
            <w:rPr>
              <w:rFonts w:eastAsia="Times New Roman"/>
              <w:sz w:val="24"/>
              <w:szCs w:val="24"/>
            </w:rPr>
          </w:rPrChange>
        </w:rPr>
        <w:fldChar w:fldCharType="begin" w:fldLock="1"/>
      </w:r>
      <w:r w:rsidR="00875D05" w:rsidRPr="00671B37">
        <w:rPr>
          <w:rFonts w:eastAsia="Times New Roman"/>
          <w:color w:val="0000FF"/>
          <w:sz w:val="24"/>
          <w:szCs w:val="24"/>
          <w:rPrChange w:id="204" w:author="Kai Liu" w:date="2018-10-10T01:56:00Z">
            <w:rPr>
              <w:rFonts w:eastAsia="Times New Roman"/>
              <w:sz w:val="24"/>
              <w:szCs w:val="24"/>
            </w:rPr>
          </w:rPrChange>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migration","type":"article-journal","volume":"108"},"uris":["http://www.mendeley.com/documents/?uuid=6bafc414-584a-4c17-be5f-f0195c859772"]},{"id":"ITEM-3","itemData":{"DOI":"10.1038/ncomms12264","ISBN":"2041-1723","ISSN":"2041-1723","abstract":"Electric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mendeley":{"formattedCitation":"(&lt;i&gt;9&lt;/i&gt;–&lt;i&gt;11&lt;/i&gt;)","plainTextFormattedCitation":"(9–11)","previouslyFormattedCitation":"(&lt;i&gt;9&lt;/i&gt;–&lt;i&gt;11&lt;/i&gt;)"},"properties":{"noteIndex":0},"schema":"https://github.com/citation-style-language/schema/raw/master/csl-citation.json"}</w:instrText>
      </w:r>
      <w:r w:rsidR="00B83D88" w:rsidRPr="00671B37">
        <w:rPr>
          <w:rFonts w:eastAsia="Times New Roman"/>
          <w:color w:val="0000FF"/>
          <w:sz w:val="24"/>
          <w:szCs w:val="24"/>
          <w:rPrChange w:id="205" w:author="Kai Liu" w:date="2018-10-10T01:56:00Z">
            <w:rPr>
              <w:rFonts w:eastAsia="Times New Roman"/>
              <w:sz w:val="24"/>
              <w:szCs w:val="24"/>
            </w:rPr>
          </w:rPrChange>
        </w:rPr>
        <w:fldChar w:fldCharType="separate"/>
      </w:r>
      <w:r w:rsidR="00B83D88" w:rsidRPr="00671B37">
        <w:rPr>
          <w:rFonts w:eastAsia="Times New Roman"/>
          <w:noProof/>
          <w:color w:val="0000FF"/>
          <w:sz w:val="24"/>
          <w:szCs w:val="24"/>
          <w:rPrChange w:id="206" w:author="Kai Liu" w:date="2018-10-10T01:56:00Z">
            <w:rPr>
              <w:rFonts w:eastAsia="Times New Roman"/>
              <w:noProof/>
              <w:sz w:val="24"/>
              <w:szCs w:val="24"/>
            </w:rPr>
          </w:rPrChange>
        </w:rPr>
        <w:t>(</w:t>
      </w:r>
      <w:r w:rsidR="00B83D88" w:rsidRPr="00671B37">
        <w:rPr>
          <w:rFonts w:eastAsia="Times New Roman"/>
          <w:i/>
          <w:noProof/>
          <w:color w:val="0000FF"/>
          <w:sz w:val="24"/>
          <w:szCs w:val="24"/>
          <w:rPrChange w:id="207" w:author="Kai Liu" w:date="2018-10-10T01:56:00Z">
            <w:rPr>
              <w:rFonts w:eastAsia="Times New Roman"/>
              <w:i/>
              <w:noProof/>
              <w:sz w:val="24"/>
              <w:szCs w:val="24"/>
            </w:rPr>
          </w:rPrChange>
        </w:rPr>
        <w:t>9</w:t>
      </w:r>
      <w:r w:rsidR="00B83D88" w:rsidRPr="00671B37">
        <w:rPr>
          <w:rFonts w:eastAsia="Times New Roman"/>
          <w:noProof/>
          <w:color w:val="0000FF"/>
          <w:sz w:val="24"/>
          <w:szCs w:val="24"/>
          <w:rPrChange w:id="208" w:author="Kai Liu" w:date="2018-10-10T01:56:00Z">
            <w:rPr>
              <w:rFonts w:eastAsia="Times New Roman"/>
              <w:noProof/>
              <w:sz w:val="24"/>
              <w:szCs w:val="24"/>
            </w:rPr>
          </w:rPrChange>
        </w:rPr>
        <w:t>–</w:t>
      </w:r>
      <w:r w:rsidR="00B83D88" w:rsidRPr="00671B37">
        <w:rPr>
          <w:rFonts w:eastAsia="Times New Roman"/>
          <w:i/>
          <w:noProof/>
          <w:color w:val="0000FF"/>
          <w:sz w:val="24"/>
          <w:szCs w:val="24"/>
          <w:rPrChange w:id="209" w:author="Kai Liu" w:date="2018-10-10T01:56:00Z">
            <w:rPr>
              <w:rFonts w:eastAsia="Times New Roman"/>
              <w:i/>
              <w:noProof/>
              <w:sz w:val="24"/>
              <w:szCs w:val="24"/>
            </w:rPr>
          </w:rPrChange>
        </w:rPr>
        <w:t>11</w:t>
      </w:r>
      <w:r w:rsidR="00B83D88" w:rsidRPr="00671B37">
        <w:rPr>
          <w:rFonts w:eastAsia="Times New Roman"/>
          <w:noProof/>
          <w:color w:val="0000FF"/>
          <w:sz w:val="24"/>
          <w:szCs w:val="24"/>
          <w:rPrChange w:id="210" w:author="Kai Liu" w:date="2018-10-10T01:56:00Z">
            <w:rPr>
              <w:rFonts w:eastAsia="Times New Roman"/>
              <w:noProof/>
              <w:sz w:val="24"/>
              <w:szCs w:val="24"/>
            </w:rPr>
          </w:rPrChange>
        </w:rPr>
        <w:t>)</w:t>
      </w:r>
      <w:r w:rsidR="00B83D88" w:rsidRPr="00671B37">
        <w:rPr>
          <w:rFonts w:eastAsia="Times New Roman"/>
          <w:color w:val="0000FF"/>
          <w:sz w:val="24"/>
          <w:szCs w:val="24"/>
          <w:rPrChange w:id="211" w:author="Kai Liu" w:date="2018-10-10T01:56:00Z">
            <w:rPr>
              <w:rFonts w:eastAsia="Times New Roman"/>
              <w:sz w:val="24"/>
              <w:szCs w:val="24"/>
            </w:rPr>
          </w:rPrChange>
        </w:rPr>
        <w:fldChar w:fldCharType="end"/>
      </w:r>
      <w:commentRangeStart w:id="212"/>
      <w:r w:rsidR="00147755" w:rsidRPr="00671B37">
        <w:rPr>
          <w:rFonts w:eastAsia="Times New Roman"/>
          <w:color w:val="0000FF"/>
          <w:sz w:val="24"/>
          <w:szCs w:val="24"/>
          <w:rPrChange w:id="213" w:author="Kai Liu" w:date="2018-10-10T01:56:00Z">
            <w:rPr>
              <w:rFonts w:eastAsia="Times New Roman"/>
              <w:sz w:val="24"/>
              <w:szCs w:val="24"/>
            </w:rPr>
          </w:rPrChange>
        </w:rPr>
        <w:fldChar w:fldCharType="begin"/>
      </w:r>
      <w:r w:rsidR="00147755" w:rsidRPr="00671B37">
        <w:rPr>
          <w:rFonts w:eastAsia="Times New Roman"/>
          <w:color w:val="0000FF"/>
          <w:sz w:val="24"/>
          <w:szCs w:val="24"/>
          <w:rPrChange w:id="214" w:author="Kai Liu" w:date="2018-10-10T01:56:00Z">
            <w:rPr>
              <w:rFonts w:eastAsia="Times New Roman"/>
              <w:sz w:val="24"/>
              <w:szCs w:val="24"/>
            </w:rPr>
          </w:rPrChange>
        </w:rPr>
        <w:instrText xml:space="preserve"> ADDIN EN.CITE &lt;EndNote&gt;&lt;Cite&gt;&lt;Author&gt;Gilbert&lt;/Author&gt;&lt;Year&gt;2018&lt;/Year&gt;&lt;RecNum&gt;393&lt;/RecNum&gt;&lt;DisplayText&gt;&lt;style face="superscript"&gt;5&lt;/style&gt;&lt;/DisplayText&gt;&lt;record&gt;&lt;rec-number&gt;393&lt;/rec-number&gt;&lt;foreign-keys&gt;&lt;key app="EN" db-id="sr9rea0pgfrdsnes5dx5t5szrs50vfeas5a5" timestamp="1539150828"&gt;393&lt;/key&gt;&lt;/foreign-keys&gt;&lt;ref-type name="Journal Article"&gt;17&lt;/ref-type&gt;&lt;contributors&gt;&lt;authors&gt;&lt;author&gt;Gilbert, Dustin A.&lt;/author&gt;&lt;author&gt;Grutter, Alexander J.&lt;/author&gt;&lt;author&gt;Murray, Peyton D.&lt;/author&gt;&lt;author&gt;Chopdekar, Rajesh V.&lt;/author&gt;&lt;author&gt;Kane, Alexander M.&lt;/author&gt;&lt;author&gt;Ionin, Aleksey L.&lt;/author&gt;&lt;author&gt;Lee, Michael S.&lt;/author&gt;&lt;author&gt;Spurgeon, Steven R.&lt;/author&gt;&lt;author&gt;Kirby, Brian J.&lt;/author&gt;&lt;author&gt;Maranville, Brian B.&lt;/author&gt;&lt;author&gt;N’Diaye, Alpha T.&lt;/author&gt;&lt;author&gt;Mehta, Apurva&lt;/author&gt;&lt;author&gt;Arenholz, Elke&lt;/author&gt;&lt;author&gt;Liu, Kai&lt;/author&gt;&lt;author&gt;Takamura, Yayoi&lt;/author&gt;&lt;author&gt;Borchers, Julie A.&lt;/author&gt;&lt;/authors&gt;&lt;/contributors&gt;&lt;titles&gt;&lt;title&gt;Ionic tuning of cobaltites at the nanoscale&lt;/title&gt;&lt;secondary-title&gt;Phys. Rev. Mater.&lt;/secondary-title&gt;&lt;/titles&gt;&lt;periodical&gt;&lt;full-title&gt;Phys. Rev. Mater.&lt;/full-title&gt;&lt;/periodical&gt;&lt;pages&gt;104402&lt;/pages&gt;&lt;volume&gt;2&lt;/volume&gt;&lt;number&gt;10&lt;/number&gt;&lt;dates&gt;&lt;year&gt;2018&lt;/year&gt;&lt;pub-dates&gt;&lt;date&gt;10/03/&lt;/date&gt;&lt;/pub-dates&gt;&lt;/dates&gt;&lt;publisher&gt;American Physical Society&lt;/publisher&gt;&lt;urls&gt;&lt;related-urls&gt;&lt;url&gt;&lt;style face="underline" font="default" size="100%"&gt;https://link.aps.org/doi/10.1103/PhysRevMaterials.2.104402&lt;/style&gt;&lt;/url&gt;&lt;/related-urls&gt;&lt;/urls&gt;&lt;electronic-resource-num&gt;10.1103/PhysRevMaterials.2.104402&lt;/electronic-resource-num&gt;&lt;/record&gt;&lt;/Cite&gt;&lt;/EndNote&gt;</w:instrText>
      </w:r>
      <w:r w:rsidR="00147755" w:rsidRPr="00671B37">
        <w:rPr>
          <w:rFonts w:eastAsia="Times New Roman"/>
          <w:color w:val="0000FF"/>
          <w:sz w:val="24"/>
          <w:szCs w:val="24"/>
          <w:rPrChange w:id="215" w:author="Kai Liu" w:date="2018-10-10T01:56:00Z">
            <w:rPr>
              <w:rFonts w:eastAsia="Times New Roman"/>
              <w:sz w:val="24"/>
              <w:szCs w:val="24"/>
            </w:rPr>
          </w:rPrChange>
        </w:rPr>
        <w:fldChar w:fldCharType="separate"/>
      </w:r>
      <w:r w:rsidR="00147755" w:rsidRPr="00671B37">
        <w:rPr>
          <w:rFonts w:eastAsia="Times New Roman"/>
          <w:noProof/>
          <w:color w:val="0000FF"/>
          <w:sz w:val="24"/>
          <w:szCs w:val="24"/>
          <w:vertAlign w:val="superscript"/>
          <w:rPrChange w:id="216" w:author="Kai Liu" w:date="2018-10-10T01:56:00Z">
            <w:rPr>
              <w:rFonts w:eastAsia="Times New Roman"/>
              <w:noProof/>
              <w:sz w:val="24"/>
              <w:szCs w:val="24"/>
              <w:vertAlign w:val="superscript"/>
            </w:rPr>
          </w:rPrChange>
        </w:rPr>
        <w:t>5</w:t>
      </w:r>
      <w:r w:rsidR="00147755" w:rsidRPr="00671B37">
        <w:rPr>
          <w:rFonts w:eastAsia="Times New Roman"/>
          <w:color w:val="0000FF"/>
          <w:sz w:val="24"/>
          <w:szCs w:val="24"/>
          <w:rPrChange w:id="217" w:author="Kai Liu" w:date="2018-10-10T01:56:00Z">
            <w:rPr>
              <w:rFonts w:eastAsia="Times New Roman"/>
              <w:sz w:val="24"/>
              <w:szCs w:val="24"/>
            </w:rPr>
          </w:rPrChange>
        </w:rPr>
        <w:fldChar w:fldCharType="end"/>
      </w:r>
      <w:commentRangeEnd w:id="212"/>
      <w:r w:rsidR="00147755" w:rsidRPr="00671B37">
        <w:rPr>
          <w:rStyle w:val="CommentReference"/>
          <w:rFonts w:eastAsia="Times New Roman"/>
          <w:color w:val="0000FF"/>
          <w:rPrChange w:id="218" w:author="Kai Liu" w:date="2018-10-10T01:56:00Z">
            <w:rPr>
              <w:rStyle w:val="CommentReference"/>
              <w:rFonts w:eastAsia="Times New Roman"/>
            </w:rPr>
          </w:rPrChange>
        </w:rPr>
        <w:commentReference w:id="212"/>
      </w:r>
      <w:r w:rsidRPr="00671B37">
        <w:rPr>
          <w:rFonts w:eastAsia="Times New Roman"/>
          <w:color w:val="0000FF"/>
          <w:sz w:val="24"/>
          <w:szCs w:val="24"/>
          <w:rPrChange w:id="219" w:author="Kai Liu" w:date="2018-10-10T01:56:00Z">
            <w:rPr>
              <w:rFonts w:eastAsia="Times New Roman"/>
              <w:sz w:val="24"/>
              <w:szCs w:val="24"/>
            </w:rPr>
          </w:rPrChange>
        </w:rPr>
        <w:t xml:space="preserve">. Leveraging the reactivity of </w:t>
      </w:r>
      <w:proofErr w:type="spellStart"/>
      <w:r w:rsidRPr="00671B37">
        <w:rPr>
          <w:rFonts w:eastAsia="Times New Roman"/>
          <w:color w:val="0000FF"/>
          <w:sz w:val="24"/>
          <w:szCs w:val="24"/>
          <w:rPrChange w:id="220" w:author="Kai Liu" w:date="2018-10-10T01:56:00Z">
            <w:rPr>
              <w:rFonts w:eastAsia="Times New Roman"/>
              <w:sz w:val="24"/>
              <w:szCs w:val="24"/>
            </w:rPr>
          </w:rPrChange>
        </w:rPr>
        <w:t>Gd</w:t>
      </w:r>
      <w:proofErr w:type="spellEnd"/>
      <w:r w:rsidRPr="00671B37">
        <w:rPr>
          <w:rFonts w:eastAsia="Times New Roman"/>
          <w:color w:val="0000FF"/>
          <w:sz w:val="24"/>
          <w:szCs w:val="24"/>
          <w:rPrChange w:id="221" w:author="Kai Liu" w:date="2018-10-10T01:56:00Z">
            <w:rPr>
              <w:rFonts w:eastAsia="Times New Roman"/>
              <w:sz w:val="24"/>
              <w:szCs w:val="24"/>
            </w:rPr>
          </w:rPrChange>
        </w:rPr>
        <w:t xml:space="preserve">, these capping layers can extract oxygen from an adjacent oxide </w:t>
      </w:r>
      <w:r w:rsidRPr="0083332D">
        <w:rPr>
          <w:rFonts w:eastAsia="Times New Roman"/>
          <w:color w:val="0000FF"/>
          <w:sz w:val="24"/>
          <w:szCs w:val="24"/>
          <w:rPrChange w:id="222" w:author="Kai Liu" w:date="2018-10-10T02:15:00Z">
            <w:rPr>
              <w:rFonts w:eastAsia="Times New Roman"/>
              <w:sz w:val="24"/>
              <w:szCs w:val="24"/>
            </w:rPr>
          </w:rPrChange>
        </w:rPr>
        <w:t xml:space="preserve">film, with the level of oxygen depletion controlled by the thickness of the </w:t>
      </w:r>
      <w:proofErr w:type="spellStart"/>
      <w:r w:rsidRPr="0083332D">
        <w:rPr>
          <w:rFonts w:eastAsia="Times New Roman"/>
          <w:color w:val="0000FF"/>
          <w:sz w:val="24"/>
          <w:szCs w:val="24"/>
          <w:rPrChange w:id="223" w:author="Kai Liu" w:date="2018-10-10T02:15:00Z">
            <w:rPr>
              <w:rFonts w:eastAsia="Times New Roman"/>
              <w:sz w:val="24"/>
              <w:szCs w:val="24"/>
            </w:rPr>
          </w:rPrChange>
        </w:rPr>
        <w:t>Gd</w:t>
      </w:r>
      <w:proofErr w:type="spellEnd"/>
      <w:r w:rsidRPr="0083332D">
        <w:rPr>
          <w:rFonts w:eastAsia="Times New Roman"/>
          <w:color w:val="0000FF"/>
          <w:sz w:val="24"/>
          <w:szCs w:val="24"/>
          <w:rPrChange w:id="224" w:author="Kai Liu" w:date="2018-10-10T02:15:00Z">
            <w:rPr>
              <w:rFonts w:eastAsia="Times New Roman"/>
              <w:sz w:val="24"/>
              <w:szCs w:val="24"/>
            </w:rPr>
          </w:rPrChange>
        </w:rPr>
        <w:t xml:space="preserve"> and the ion mobility in the oxide, often at room-temperature. </w:t>
      </w:r>
      <w:ins w:id="225" w:author="Kai Liu" w:date="2018-10-10T01:56:00Z">
        <w:r w:rsidR="00671B37" w:rsidRPr="0083332D">
          <w:rPr>
            <w:rFonts w:eastAsia="Times New Roman"/>
            <w:color w:val="0000FF"/>
            <w:sz w:val="24"/>
            <w:szCs w:val="24"/>
            <w:rPrChange w:id="226" w:author="Kai Liu" w:date="2018-10-10T02:15:00Z">
              <w:rPr>
                <w:rFonts w:eastAsia="Times New Roman"/>
                <w:sz w:val="24"/>
                <w:szCs w:val="24"/>
              </w:rPr>
            </w:rPrChange>
          </w:rPr>
          <w:t xml:space="preserve">Interestingly, this </w:t>
        </w:r>
      </w:ins>
      <w:ins w:id="227" w:author="Kai Liu" w:date="2018-10-10T01:57:00Z">
        <w:r w:rsidR="00671B37" w:rsidRPr="0083332D">
          <w:rPr>
            <w:rFonts w:eastAsia="Times New Roman"/>
            <w:color w:val="0000FF"/>
            <w:sz w:val="24"/>
            <w:szCs w:val="24"/>
            <w:rPrChange w:id="228" w:author="Kai Liu" w:date="2018-10-10T02:15:00Z">
              <w:rPr>
                <w:rFonts w:eastAsia="Times New Roman"/>
                <w:sz w:val="24"/>
                <w:szCs w:val="24"/>
              </w:rPr>
            </w:rPrChange>
          </w:rPr>
          <w:t xml:space="preserve">ionic </w:t>
        </w:r>
      </w:ins>
      <w:ins w:id="229" w:author="Kai Liu" w:date="2018-10-10T01:56:00Z">
        <w:r w:rsidR="00671B37" w:rsidRPr="0083332D">
          <w:rPr>
            <w:rFonts w:eastAsia="Times New Roman"/>
            <w:color w:val="0000FF"/>
            <w:sz w:val="24"/>
            <w:szCs w:val="24"/>
            <w:rPrChange w:id="230" w:author="Kai Liu" w:date="2018-10-10T02:15:00Z">
              <w:rPr>
                <w:rFonts w:eastAsia="Times New Roman"/>
                <w:sz w:val="24"/>
                <w:szCs w:val="24"/>
              </w:rPr>
            </w:rPrChange>
          </w:rPr>
          <w:t>approach offers the possibility to manipulat</w:t>
        </w:r>
      </w:ins>
      <w:ins w:id="231" w:author="Kai Liu" w:date="2018-10-10T01:57:00Z">
        <w:r w:rsidR="00671B37" w:rsidRPr="0083332D">
          <w:rPr>
            <w:rFonts w:eastAsia="Times New Roman"/>
            <w:color w:val="0000FF"/>
            <w:sz w:val="24"/>
            <w:szCs w:val="24"/>
            <w:rPrChange w:id="232" w:author="Kai Liu" w:date="2018-10-10T02:15:00Z">
              <w:rPr>
                <w:rFonts w:eastAsia="Times New Roman"/>
                <w:sz w:val="24"/>
                <w:szCs w:val="24"/>
              </w:rPr>
            </w:rPrChange>
          </w:rPr>
          <w:t xml:space="preserve">e the material properties </w:t>
        </w:r>
      </w:ins>
      <w:ins w:id="233" w:author="Kai Liu" w:date="2018-10-10T01:59:00Z">
        <w:r w:rsidR="00671B37" w:rsidRPr="0083332D">
          <w:rPr>
            <w:rFonts w:eastAsia="Times New Roman"/>
            <w:color w:val="0000FF"/>
            <w:sz w:val="24"/>
            <w:szCs w:val="24"/>
            <w:rPrChange w:id="234" w:author="Kai Liu" w:date="2018-10-10T02:15:00Z">
              <w:rPr>
                <w:rFonts w:eastAsia="Times New Roman"/>
                <w:sz w:val="24"/>
                <w:szCs w:val="24"/>
              </w:rPr>
            </w:rPrChange>
          </w:rPr>
          <w:t xml:space="preserve">into the bulk of the oxide films, </w:t>
        </w:r>
      </w:ins>
      <w:ins w:id="235" w:author="Kai Liu" w:date="2018-10-10T01:58:00Z">
        <w:r w:rsidR="00671B37" w:rsidRPr="0083332D">
          <w:rPr>
            <w:rFonts w:eastAsia="Times New Roman"/>
            <w:color w:val="0000FF"/>
            <w:sz w:val="24"/>
            <w:szCs w:val="24"/>
            <w:rPrChange w:id="236" w:author="Kai Liu" w:date="2018-10-10T02:15:00Z">
              <w:rPr>
                <w:rFonts w:eastAsia="Times New Roman"/>
                <w:sz w:val="24"/>
                <w:szCs w:val="24"/>
              </w:rPr>
            </w:rPrChange>
          </w:rPr>
          <w:t>well beyond the metal/oxide interface region</w:t>
        </w:r>
      </w:ins>
      <w:commentRangeStart w:id="237"/>
      <w:ins w:id="238" w:author="Kai Liu" w:date="2018-10-10T01:59:00Z">
        <w:r w:rsidR="00671B37" w:rsidRPr="0083332D">
          <w:rPr>
            <w:rFonts w:eastAsia="Times New Roman"/>
            <w:color w:val="0000FF"/>
            <w:sz w:val="24"/>
            <w:szCs w:val="24"/>
            <w:rPrChange w:id="239" w:author="Kai Liu" w:date="2018-10-10T02:15:00Z">
              <w:rPr>
                <w:rFonts w:eastAsia="Times New Roman"/>
                <w:sz w:val="24"/>
                <w:szCs w:val="24"/>
              </w:rPr>
            </w:rPrChange>
          </w:rPr>
          <w:t>.</w:t>
        </w:r>
      </w:ins>
      <w:commentRangeEnd w:id="237"/>
      <w:ins w:id="240" w:author="Kai Liu" w:date="2018-10-10T02:00:00Z">
        <w:r w:rsidR="00671B37" w:rsidRPr="0083332D">
          <w:rPr>
            <w:rStyle w:val="CommentReference"/>
            <w:rFonts w:eastAsia="Times New Roman"/>
            <w:color w:val="0000FF"/>
            <w:rPrChange w:id="241" w:author="Kai Liu" w:date="2018-10-10T02:15:00Z">
              <w:rPr>
                <w:rStyle w:val="CommentReference"/>
                <w:rFonts w:eastAsia="Times New Roman"/>
              </w:rPr>
            </w:rPrChange>
          </w:rPr>
          <w:commentReference w:id="237"/>
        </w:r>
      </w:ins>
    </w:p>
    <w:p w14:paraId="787095A5" w14:textId="08E80E95" w:rsidR="00033AD2" w:rsidRPr="0083332D" w:rsidDel="00671B37" w:rsidRDefault="00671B37" w:rsidP="00033AD2">
      <w:pPr>
        <w:spacing w:after="160" w:line="480" w:lineRule="auto"/>
        <w:ind w:firstLine="720"/>
        <w:jc w:val="both"/>
        <w:rPr>
          <w:del w:id="242" w:author="Kai Liu" w:date="2018-10-10T02:05:00Z"/>
          <w:rFonts w:ascii="Calibri" w:hAnsi="Calibri" w:cs="Calibri"/>
          <w:color w:val="0000FF"/>
          <w:sz w:val="24"/>
          <w:szCs w:val="24"/>
          <w:rPrChange w:id="243" w:author="Kai Liu" w:date="2018-10-10T02:15:00Z">
            <w:rPr>
              <w:del w:id="244" w:author="Kai Liu" w:date="2018-10-10T02:05:00Z"/>
              <w:rFonts w:ascii="Calibri" w:hAnsi="Calibri" w:cs="Calibri"/>
              <w:sz w:val="24"/>
              <w:szCs w:val="24"/>
            </w:rPr>
          </w:rPrChange>
        </w:rPr>
      </w:pPr>
      <w:ins w:id="245" w:author="Kai Liu" w:date="2018-10-10T02:02:00Z">
        <w:r w:rsidRPr="0083332D">
          <w:rPr>
            <w:rFonts w:eastAsia="Times New Roman"/>
            <w:color w:val="0000FF"/>
            <w:sz w:val="24"/>
            <w:szCs w:val="24"/>
            <w:rPrChange w:id="246" w:author="Kai Liu" w:date="2018-10-10T02:15:00Z">
              <w:rPr>
                <w:rFonts w:eastAsia="Times New Roman"/>
                <w:sz w:val="24"/>
                <w:szCs w:val="24"/>
              </w:rPr>
            </w:rPrChange>
          </w:rPr>
          <w:t xml:space="preserve">In this work, we demonstrate </w:t>
        </w:r>
        <w:r w:rsidRPr="0083332D">
          <w:rPr>
            <w:color w:val="0000FF"/>
            <w:sz w:val="24"/>
            <w:szCs w:val="24"/>
            <w:rPrChange w:id="247" w:author="Kai Liu" w:date="2018-10-10T02:15:00Z">
              <w:rPr>
                <w:sz w:val="24"/>
                <w:szCs w:val="24"/>
              </w:rPr>
            </w:rPrChange>
          </w:rPr>
          <w:t xml:space="preserve">interfacial-redox-induced tuning of superconductivity in 100nm thick </w:t>
        </w:r>
      </w:ins>
      <w:del w:id="248" w:author="Kai Liu" w:date="2018-10-10T02:03:00Z">
        <w:r w:rsidR="00033AD2" w:rsidRPr="0083332D" w:rsidDel="00671B37">
          <w:rPr>
            <w:rFonts w:eastAsia="Times New Roman"/>
            <w:color w:val="0000FF"/>
            <w:sz w:val="24"/>
            <w:szCs w:val="24"/>
            <w:rPrChange w:id="249" w:author="Kai Liu" w:date="2018-10-10T02:15:00Z">
              <w:rPr>
                <w:rFonts w:eastAsia="Times New Roman"/>
                <w:sz w:val="24"/>
                <w:szCs w:val="24"/>
              </w:rPr>
            </w:rPrChange>
          </w:rPr>
          <w:delText xml:space="preserve">Superconducting </w:delText>
        </w:r>
      </w:del>
      <w:r w:rsidR="00033AD2" w:rsidRPr="0083332D">
        <w:rPr>
          <w:rFonts w:eastAsia="Times New Roman"/>
          <w:color w:val="0000FF"/>
          <w:sz w:val="24"/>
          <w:szCs w:val="24"/>
          <w:rPrChange w:id="250" w:author="Kai Liu" w:date="2018-10-10T02:15:00Z">
            <w:rPr>
              <w:rFonts w:eastAsia="Times New Roman"/>
              <w:sz w:val="24"/>
              <w:szCs w:val="24"/>
            </w:rPr>
          </w:rPrChange>
        </w:rPr>
        <w:t>YBa</w:t>
      </w:r>
      <w:r w:rsidR="00033AD2" w:rsidRPr="0083332D">
        <w:rPr>
          <w:rFonts w:eastAsia="Times New Roman"/>
          <w:color w:val="0000FF"/>
          <w:sz w:val="24"/>
          <w:szCs w:val="24"/>
          <w:vertAlign w:val="subscript"/>
          <w:rPrChange w:id="251" w:author="Kai Liu" w:date="2018-10-10T02:15:00Z">
            <w:rPr>
              <w:rFonts w:eastAsia="Times New Roman"/>
              <w:sz w:val="24"/>
              <w:szCs w:val="24"/>
              <w:vertAlign w:val="subscript"/>
            </w:rPr>
          </w:rPrChange>
        </w:rPr>
        <w:t>2</w:t>
      </w:r>
      <w:r w:rsidR="00033AD2" w:rsidRPr="0083332D">
        <w:rPr>
          <w:rFonts w:eastAsia="Times New Roman"/>
          <w:color w:val="0000FF"/>
          <w:sz w:val="24"/>
          <w:szCs w:val="24"/>
          <w:rPrChange w:id="252" w:author="Kai Liu" w:date="2018-10-10T02:15:00Z">
            <w:rPr>
              <w:rFonts w:eastAsia="Times New Roman"/>
              <w:sz w:val="24"/>
              <w:szCs w:val="24"/>
            </w:rPr>
          </w:rPrChange>
        </w:rPr>
        <w:t>Cu</w:t>
      </w:r>
      <w:r w:rsidR="00033AD2" w:rsidRPr="0083332D">
        <w:rPr>
          <w:rFonts w:eastAsia="Times New Roman"/>
          <w:color w:val="0000FF"/>
          <w:sz w:val="24"/>
          <w:szCs w:val="24"/>
          <w:vertAlign w:val="subscript"/>
          <w:rPrChange w:id="253" w:author="Kai Liu" w:date="2018-10-10T02:15:00Z">
            <w:rPr>
              <w:rFonts w:eastAsia="Times New Roman"/>
              <w:sz w:val="24"/>
              <w:szCs w:val="24"/>
              <w:vertAlign w:val="subscript"/>
            </w:rPr>
          </w:rPrChange>
        </w:rPr>
        <w:t>3</w:t>
      </w:r>
      <w:r w:rsidR="00033AD2" w:rsidRPr="0083332D">
        <w:rPr>
          <w:rFonts w:eastAsia="Times New Roman"/>
          <w:color w:val="0000FF"/>
          <w:sz w:val="24"/>
          <w:szCs w:val="24"/>
          <w:rPrChange w:id="254" w:author="Kai Liu" w:date="2018-10-10T02:15:00Z">
            <w:rPr>
              <w:rFonts w:eastAsia="Times New Roman"/>
              <w:sz w:val="24"/>
              <w:szCs w:val="24"/>
            </w:rPr>
          </w:rPrChange>
        </w:rPr>
        <w:t>O</w:t>
      </w:r>
      <w:r w:rsidR="00033AD2" w:rsidRPr="0083332D">
        <w:rPr>
          <w:rFonts w:eastAsia="Times New Roman"/>
          <w:color w:val="0000FF"/>
          <w:sz w:val="24"/>
          <w:szCs w:val="24"/>
          <w:vertAlign w:val="subscript"/>
          <w:rPrChange w:id="255" w:author="Kai Liu" w:date="2018-10-10T02:15:00Z">
            <w:rPr>
              <w:rFonts w:eastAsia="Times New Roman"/>
              <w:sz w:val="24"/>
              <w:szCs w:val="24"/>
              <w:vertAlign w:val="subscript"/>
            </w:rPr>
          </w:rPrChange>
        </w:rPr>
        <w:t>7-δ</w:t>
      </w:r>
      <w:r w:rsidR="00033AD2" w:rsidRPr="0083332D">
        <w:rPr>
          <w:rFonts w:eastAsia="Times New Roman"/>
          <w:color w:val="0000FF"/>
          <w:sz w:val="24"/>
          <w:szCs w:val="24"/>
          <w:rPrChange w:id="256" w:author="Kai Liu" w:date="2018-10-10T02:15:00Z">
            <w:rPr>
              <w:rFonts w:eastAsia="Times New Roman"/>
              <w:sz w:val="24"/>
              <w:szCs w:val="24"/>
            </w:rPr>
          </w:rPrChange>
        </w:rPr>
        <w:t xml:space="preserve"> (YBCO)</w:t>
      </w:r>
      <w:ins w:id="257" w:author="Kai Liu" w:date="2018-10-10T02:04:00Z">
        <w:r w:rsidRPr="0083332D">
          <w:rPr>
            <w:rFonts w:eastAsia="Times New Roman"/>
            <w:color w:val="0000FF"/>
            <w:sz w:val="24"/>
            <w:szCs w:val="24"/>
            <w:rPrChange w:id="258" w:author="Kai Liu" w:date="2018-10-10T02:15:00Z">
              <w:rPr>
                <w:rFonts w:eastAsia="Times New Roman"/>
                <w:sz w:val="24"/>
                <w:szCs w:val="24"/>
              </w:rPr>
            </w:rPrChange>
          </w:rPr>
          <w:t>.</w:t>
        </w:r>
      </w:ins>
      <w:ins w:id="259" w:author="Kai Liu" w:date="2018-10-10T02:03:00Z">
        <w:r w:rsidRPr="0083332D">
          <w:rPr>
            <w:rFonts w:eastAsia="Times New Roman"/>
            <w:color w:val="0000FF"/>
            <w:sz w:val="24"/>
            <w:szCs w:val="24"/>
            <w:rPrChange w:id="260" w:author="Kai Liu" w:date="2018-10-10T02:15:00Z">
              <w:rPr>
                <w:rFonts w:eastAsia="Times New Roman"/>
                <w:sz w:val="24"/>
                <w:szCs w:val="24"/>
              </w:rPr>
            </w:rPrChange>
          </w:rPr>
          <w:t xml:space="preserve"> </w:t>
        </w:r>
      </w:ins>
      <w:ins w:id="261" w:author="Kai Liu" w:date="2018-10-10T02:04:00Z">
        <w:r w:rsidRPr="0083332D">
          <w:rPr>
            <w:rFonts w:eastAsia="Times New Roman"/>
            <w:color w:val="0000FF"/>
            <w:sz w:val="24"/>
            <w:szCs w:val="24"/>
            <w:rPrChange w:id="262" w:author="Kai Liu" w:date="2018-10-10T02:15:00Z">
              <w:rPr>
                <w:rFonts w:eastAsia="Times New Roman"/>
                <w:sz w:val="24"/>
                <w:szCs w:val="24"/>
              </w:rPr>
            </w:rPrChange>
          </w:rPr>
          <w:t xml:space="preserve">YBCO </w:t>
        </w:r>
      </w:ins>
      <w:del w:id="263" w:author="Kai Liu" w:date="2018-10-10T02:04:00Z">
        <w:r w:rsidR="00033AD2" w:rsidRPr="0083332D" w:rsidDel="00671B37">
          <w:rPr>
            <w:rFonts w:eastAsia="Times New Roman"/>
            <w:color w:val="0000FF"/>
            <w:sz w:val="24"/>
            <w:szCs w:val="24"/>
            <w:rPrChange w:id="264" w:author="Kai Liu" w:date="2018-10-10T02:15:00Z">
              <w:rPr>
                <w:rFonts w:eastAsia="Times New Roman"/>
                <w:sz w:val="24"/>
                <w:szCs w:val="24"/>
              </w:rPr>
            </w:rPrChange>
          </w:rPr>
          <w:delText xml:space="preserve"> </w:delText>
        </w:r>
      </w:del>
      <w:r w:rsidR="00033AD2" w:rsidRPr="0083332D">
        <w:rPr>
          <w:rFonts w:eastAsia="Times New Roman"/>
          <w:color w:val="0000FF"/>
          <w:sz w:val="24"/>
          <w:szCs w:val="24"/>
          <w:rPrChange w:id="265" w:author="Kai Liu" w:date="2018-10-10T02:15:00Z">
            <w:rPr>
              <w:rFonts w:eastAsia="Times New Roman"/>
              <w:sz w:val="24"/>
              <w:szCs w:val="24"/>
            </w:rPr>
          </w:rPrChange>
        </w:rPr>
        <w:t>is a prototypical example of the high-</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Change w:id="266" w:author="Kai Liu" w:date="2018-10-10T02:15:00Z">
                  <w:rPr>
                    <w:rFonts w:ascii="Cambria Math" w:eastAsia="Cambria" w:hAnsi="Cambria Math" w:cs="Cambria"/>
                    <w:sz w:val="24"/>
                    <w:szCs w:val="24"/>
                  </w:rPr>
                </w:rPrChange>
              </w:rPr>
              <m:t>T</m:t>
            </m:r>
          </m:e>
          <m:sub>
            <m:r>
              <w:rPr>
                <w:rFonts w:ascii="Cambria Math" w:eastAsia="Cambria" w:hAnsi="Cambria Math" w:cs="Cambria"/>
                <w:color w:val="0000FF"/>
                <w:sz w:val="24"/>
                <w:szCs w:val="24"/>
                <w:rPrChange w:id="267" w:author="Kai Liu" w:date="2018-10-10T02:15:00Z">
                  <w:rPr>
                    <w:rFonts w:ascii="Cambria Math" w:eastAsia="Cambria" w:hAnsi="Cambria Math" w:cs="Cambria"/>
                    <w:sz w:val="24"/>
                    <w:szCs w:val="24"/>
                  </w:rPr>
                </w:rPrChange>
              </w:rPr>
              <m:t>c</m:t>
            </m:r>
          </m:sub>
        </m:sSub>
      </m:oMath>
      <w:r w:rsidR="00033AD2" w:rsidRPr="0083332D">
        <w:rPr>
          <w:rFonts w:eastAsia="Times New Roman"/>
          <w:color w:val="0000FF"/>
          <w:sz w:val="24"/>
          <w:szCs w:val="24"/>
          <w:rPrChange w:id="268" w:author="Kai Liu" w:date="2018-10-10T02:15:00Z">
            <w:rPr>
              <w:rFonts w:eastAsia="Times New Roman"/>
              <w:sz w:val="24"/>
              <w:szCs w:val="24"/>
            </w:rPr>
          </w:rPrChange>
        </w:rPr>
        <w:t xml:space="preserve"> cuprates, with crystal structure and electronic ordering sensitive to oxygen stoichiometry. Combined w</w:t>
      </w:r>
      <w:proofErr w:type="spellStart"/>
      <w:r w:rsidR="00033AD2" w:rsidRPr="0083332D">
        <w:rPr>
          <w:rFonts w:eastAsia="Times New Roman"/>
          <w:color w:val="0000FF"/>
          <w:sz w:val="24"/>
          <w:szCs w:val="24"/>
          <w:rPrChange w:id="269" w:author="Kai Liu" w:date="2018-10-10T02:15:00Z">
            <w:rPr>
              <w:rFonts w:eastAsia="Times New Roman"/>
              <w:sz w:val="24"/>
              <w:szCs w:val="24"/>
            </w:rPr>
          </w:rPrChange>
        </w:rPr>
        <w:t>ith</w:t>
      </w:r>
      <w:proofErr w:type="spellEnd"/>
      <w:r w:rsidR="00033AD2" w:rsidRPr="0083332D">
        <w:rPr>
          <w:rFonts w:eastAsia="Times New Roman"/>
          <w:color w:val="0000FF"/>
          <w:sz w:val="24"/>
          <w:szCs w:val="24"/>
          <w:rPrChange w:id="270" w:author="Kai Liu" w:date="2018-10-10T02:15:00Z">
            <w:rPr>
              <w:rFonts w:eastAsia="Times New Roman"/>
              <w:sz w:val="24"/>
              <w:szCs w:val="24"/>
            </w:rPr>
          </w:rPrChange>
        </w:rPr>
        <w:t xml:space="preserve"> its high ionic conductivity</w:t>
      </w:r>
      <w:r w:rsidR="00B83D88" w:rsidRPr="0083332D">
        <w:rPr>
          <w:rFonts w:eastAsia="Times New Roman"/>
          <w:color w:val="0000FF"/>
          <w:sz w:val="24"/>
          <w:szCs w:val="24"/>
          <w:rPrChange w:id="271" w:author="Kai Liu" w:date="2018-10-10T02:15:00Z">
            <w:rPr>
              <w:rFonts w:eastAsia="Times New Roman"/>
              <w:sz w:val="24"/>
              <w:szCs w:val="24"/>
            </w:rPr>
          </w:rPrChange>
        </w:rPr>
        <w:t xml:space="preserve"> </w:t>
      </w:r>
      <w:r w:rsidR="00B83D88" w:rsidRPr="0083332D">
        <w:rPr>
          <w:rFonts w:eastAsia="Times New Roman"/>
          <w:color w:val="0000FF"/>
          <w:sz w:val="24"/>
          <w:szCs w:val="24"/>
          <w:rPrChange w:id="272" w:author="Kai Liu" w:date="2018-10-10T02:15:00Z">
            <w:rPr>
              <w:rFonts w:eastAsia="Times New Roman"/>
              <w:sz w:val="24"/>
              <w:szCs w:val="24"/>
            </w:rPr>
          </w:rPrChange>
        </w:rPr>
        <w:fldChar w:fldCharType="begin" w:fldLock="1"/>
      </w:r>
      <w:r w:rsidR="00875D05" w:rsidRPr="0083332D">
        <w:rPr>
          <w:rFonts w:eastAsia="Times New Roman"/>
          <w:color w:val="0000FF"/>
          <w:sz w:val="24"/>
          <w:szCs w:val="24"/>
          <w:rPrChange w:id="273" w:author="Kai Liu" w:date="2018-10-10T02:15:00Z">
            <w:rPr>
              <w:rFonts w:eastAsia="Times New Roman"/>
              <w:sz w:val="24"/>
              <w:szCs w:val="24"/>
            </w:rPr>
          </w:rPrChange>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B83D88" w:rsidRPr="0083332D">
        <w:rPr>
          <w:rFonts w:eastAsia="Times New Roman"/>
          <w:color w:val="0000FF"/>
          <w:sz w:val="24"/>
          <w:szCs w:val="24"/>
          <w:rPrChange w:id="274" w:author="Kai Liu" w:date="2018-10-10T02:15:00Z">
            <w:rPr>
              <w:rFonts w:eastAsia="Times New Roman"/>
              <w:sz w:val="24"/>
              <w:szCs w:val="24"/>
            </w:rPr>
          </w:rPrChange>
        </w:rPr>
        <w:fldChar w:fldCharType="separate"/>
      </w:r>
      <w:r w:rsidR="00B83D88" w:rsidRPr="0083332D">
        <w:rPr>
          <w:rFonts w:eastAsia="Times New Roman"/>
          <w:noProof/>
          <w:color w:val="0000FF"/>
          <w:sz w:val="24"/>
          <w:szCs w:val="24"/>
          <w:rPrChange w:id="275" w:author="Kai Liu" w:date="2018-10-10T02:15:00Z">
            <w:rPr>
              <w:rFonts w:eastAsia="Times New Roman"/>
              <w:noProof/>
              <w:sz w:val="24"/>
              <w:szCs w:val="24"/>
            </w:rPr>
          </w:rPrChange>
        </w:rPr>
        <w:t>(</w:t>
      </w:r>
      <w:r w:rsidR="00B83D88" w:rsidRPr="0083332D">
        <w:rPr>
          <w:rFonts w:eastAsia="Times New Roman"/>
          <w:i/>
          <w:noProof/>
          <w:color w:val="0000FF"/>
          <w:sz w:val="24"/>
          <w:szCs w:val="24"/>
          <w:rPrChange w:id="276" w:author="Kai Liu" w:date="2018-10-10T02:15:00Z">
            <w:rPr>
              <w:rFonts w:eastAsia="Times New Roman"/>
              <w:i/>
              <w:noProof/>
              <w:sz w:val="24"/>
              <w:szCs w:val="24"/>
            </w:rPr>
          </w:rPrChange>
        </w:rPr>
        <w:t>12</w:t>
      </w:r>
      <w:r w:rsidR="00B83D88" w:rsidRPr="0083332D">
        <w:rPr>
          <w:rFonts w:eastAsia="Times New Roman"/>
          <w:noProof/>
          <w:color w:val="0000FF"/>
          <w:sz w:val="24"/>
          <w:szCs w:val="24"/>
          <w:rPrChange w:id="277" w:author="Kai Liu" w:date="2018-10-10T02:15:00Z">
            <w:rPr>
              <w:rFonts w:eastAsia="Times New Roman"/>
              <w:noProof/>
              <w:sz w:val="24"/>
              <w:szCs w:val="24"/>
            </w:rPr>
          </w:rPrChange>
        </w:rPr>
        <w:t xml:space="preserve">, </w:t>
      </w:r>
      <w:r w:rsidR="00B83D88" w:rsidRPr="0083332D">
        <w:rPr>
          <w:rFonts w:eastAsia="Times New Roman"/>
          <w:i/>
          <w:noProof/>
          <w:color w:val="0000FF"/>
          <w:sz w:val="24"/>
          <w:szCs w:val="24"/>
          <w:rPrChange w:id="278" w:author="Kai Liu" w:date="2018-10-10T02:15:00Z">
            <w:rPr>
              <w:rFonts w:eastAsia="Times New Roman"/>
              <w:i/>
              <w:noProof/>
              <w:sz w:val="24"/>
              <w:szCs w:val="24"/>
            </w:rPr>
          </w:rPrChange>
        </w:rPr>
        <w:t>13</w:t>
      </w:r>
      <w:r w:rsidR="00B83D88" w:rsidRPr="0083332D">
        <w:rPr>
          <w:rFonts w:eastAsia="Times New Roman"/>
          <w:noProof/>
          <w:color w:val="0000FF"/>
          <w:sz w:val="24"/>
          <w:szCs w:val="24"/>
          <w:rPrChange w:id="279" w:author="Kai Liu" w:date="2018-10-10T02:15:00Z">
            <w:rPr>
              <w:rFonts w:eastAsia="Times New Roman"/>
              <w:noProof/>
              <w:sz w:val="24"/>
              <w:szCs w:val="24"/>
            </w:rPr>
          </w:rPrChange>
        </w:rPr>
        <w:t>)</w:t>
      </w:r>
      <w:r w:rsidR="00B83D88" w:rsidRPr="0083332D">
        <w:rPr>
          <w:rFonts w:eastAsia="Times New Roman"/>
          <w:color w:val="0000FF"/>
          <w:sz w:val="24"/>
          <w:szCs w:val="24"/>
          <w:rPrChange w:id="280" w:author="Kai Liu" w:date="2018-10-10T02:15:00Z">
            <w:rPr>
              <w:rFonts w:eastAsia="Times New Roman"/>
              <w:sz w:val="24"/>
              <w:szCs w:val="24"/>
            </w:rPr>
          </w:rPrChange>
        </w:rPr>
        <w:fldChar w:fldCharType="end"/>
      </w:r>
      <w:r w:rsidR="00033AD2" w:rsidRPr="0083332D">
        <w:rPr>
          <w:rFonts w:eastAsia="Times New Roman"/>
          <w:color w:val="0000FF"/>
          <w:sz w:val="24"/>
          <w:szCs w:val="24"/>
          <w:rPrChange w:id="281" w:author="Kai Liu" w:date="2018-10-10T02:15:00Z">
            <w:rPr>
              <w:rFonts w:eastAsia="Times New Roman"/>
              <w:sz w:val="24"/>
              <w:szCs w:val="24"/>
            </w:rPr>
          </w:rPrChange>
        </w:rPr>
        <w:t>, these properties make it an ideal candidate material to explore with this method.</w:t>
      </w:r>
    </w:p>
    <w:p w14:paraId="6B6C5BE0" w14:textId="2ED2F39F" w:rsidR="00033AD2" w:rsidRPr="00033AD2" w:rsidRDefault="00671B37" w:rsidP="003154F3">
      <w:pPr>
        <w:spacing w:after="160" w:line="480" w:lineRule="auto"/>
        <w:ind w:firstLine="720"/>
        <w:jc w:val="both"/>
        <w:rPr>
          <w:rFonts w:eastAsia="Times New Roman"/>
          <w:sz w:val="24"/>
          <w:szCs w:val="24"/>
        </w:rPr>
      </w:pPr>
      <w:ins w:id="282" w:author="Kai Liu" w:date="2018-10-10T02:05:00Z">
        <w:r w:rsidRPr="0083332D">
          <w:rPr>
            <w:rFonts w:eastAsia="Times New Roman"/>
            <w:color w:val="0000FF"/>
            <w:sz w:val="24"/>
            <w:szCs w:val="24"/>
            <w:rPrChange w:id="283" w:author="Kai Liu" w:date="2018-10-10T02:15:00Z">
              <w:rPr>
                <w:rFonts w:eastAsia="Times New Roman"/>
                <w:sz w:val="24"/>
                <w:szCs w:val="24"/>
              </w:rPr>
            </w:rPrChange>
          </w:rPr>
          <w:t xml:space="preserve"> </w:t>
        </w:r>
      </w:ins>
      <w:del w:id="284" w:author="Kai Liu" w:date="2018-10-10T02:06:00Z">
        <w:r w:rsidR="00033AD2" w:rsidRPr="0083332D" w:rsidDel="0083332D">
          <w:rPr>
            <w:rFonts w:eastAsia="Times New Roman"/>
            <w:color w:val="0000FF"/>
            <w:sz w:val="24"/>
            <w:szCs w:val="24"/>
            <w:rPrChange w:id="285" w:author="Kai Liu" w:date="2018-10-10T02:15:00Z">
              <w:rPr>
                <w:rFonts w:eastAsia="Times New Roman"/>
                <w:sz w:val="24"/>
                <w:szCs w:val="24"/>
              </w:rPr>
            </w:rPrChange>
          </w:rPr>
          <w:delText>In this study</w:delText>
        </w:r>
      </w:del>
      <w:ins w:id="286" w:author="Kai Liu" w:date="2018-10-10T02:06:00Z">
        <w:r w:rsidR="0083332D" w:rsidRPr="0083332D">
          <w:rPr>
            <w:rFonts w:eastAsia="Times New Roman"/>
            <w:color w:val="0000FF"/>
            <w:sz w:val="24"/>
            <w:szCs w:val="24"/>
            <w:rPrChange w:id="287" w:author="Kai Liu" w:date="2018-10-10T02:15:00Z">
              <w:rPr>
                <w:rFonts w:eastAsia="Times New Roman"/>
                <w:sz w:val="24"/>
                <w:szCs w:val="24"/>
              </w:rPr>
            </w:rPrChange>
          </w:rPr>
          <w:t xml:space="preserve">We </w:t>
        </w:r>
      </w:ins>
      <w:ins w:id="288" w:author="Kai Liu" w:date="2018-10-10T02:07:00Z">
        <w:r w:rsidR="0083332D" w:rsidRPr="0083332D">
          <w:rPr>
            <w:rFonts w:eastAsia="Times New Roman"/>
            <w:color w:val="0000FF"/>
            <w:sz w:val="24"/>
            <w:szCs w:val="24"/>
            <w:rPrChange w:id="289" w:author="Kai Liu" w:date="2018-10-10T02:15:00Z">
              <w:rPr>
                <w:rFonts w:eastAsia="Times New Roman"/>
                <w:sz w:val="24"/>
                <w:szCs w:val="24"/>
              </w:rPr>
            </w:rPrChange>
          </w:rPr>
          <w:t>find</w:t>
        </w:r>
      </w:ins>
      <w:ins w:id="290" w:author="Kai Liu" w:date="2018-10-10T02:06:00Z">
        <w:r w:rsidR="0083332D" w:rsidRPr="0083332D">
          <w:rPr>
            <w:rFonts w:eastAsia="Times New Roman"/>
            <w:color w:val="0000FF"/>
            <w:sz w:val="24"/>
            <w:szCs w:val="24"/>
            <w:rPrChange w:id="291" w:author="Kai Liu" w:date="2018-10-10T02:15:00Z">
              <w:rPr>
                <w:rFonts w:eastAsia="Times New Roman"/>
                <w:sz w:val="24"/>
                <w:szCs w:val="24"/>
              </w:rPr>
            </w:rPrChange>
          </w:rPr>
          <w:t xml:space="preserve"> that</w:t>
        </w:r>
      </w:ins>
      <w:r w:rsidR="00033AD2" w:rsidRPr="0083332D">
        <w:rPr>
          <w:rFonts w:eastAsia="Times New Roman"/>
          <w:color w:val="0000FF"/>
          <w:sz w:val="24"/>
          <w:szCs w:val="24"/>
          <w:rPrChange w:id="292" w:author="Kai Liu" w:date="2018-10-10T02:15:00Z">
            <w:rPr>
              <w:rFonts w:eastAsia="Times New Roman"/>
              <w:sz w:val="24"/>
              <w:szCs w:val="24"/>
            </w:rPr>
          </w:rPrChange>
        </w:rPr>
        <w:t xml:space="preserve"> </w:t>
      </w:r>
      <w:proofErr w:type="spellStart"/>
      <w:r w:rsidR="00033AD2" w:rsidRPr="0083332D">
        <w:rPr>
          <w:rFonts w:eastAsia="Times New Roman"/>
          <w:color w:val="0000FF"/>
          <w:sz w:val="24"/>
          <w:szCs w:val="24"/>
          <w:rPrChange w:id="293" w:author="Kai Liu" w:date="2018-10-10T02:15:00Z">
            <w:rPr>
              <w:rFonts w:eastAsia="Times New Roman"/>
              <w:sz w:val="24"/>
              <w:szCs w:val="24"/>
            </w:rPr>
          </w:rPrChange>
        </w:rPr>
        <w:t>Gd</w:t>
      </w:r>
      <w:proofErr w:type="spellEnd"/>
      <w:r w:rsidR="00033AD2" w:rsidRPr="0083332D">
        <w:rPr>
          <w:rFonts w:eastAsia="Times New Roman"/>
          <w:color w:val="0000FF"/>
          <w:sz w:val="24"/>
          <w:szCs w:val="24"/>
          <w:rPrChange w:id="294" w:author="Kai Liu" w:date="2018-10-10T02:15:00Z">
            <w:rPr>
              <w:rFonts w:eastAsia="Times New Roman"/>
              <w:sz w:val="24"/>
              <w:szCs w:val="24"/>
            </w:rPr>
          </w:rPrChange>
        </w:rPr>
        <w:t xml:space="preserve"> capping layers</w:t>
      </w:r>
      <w:ins w:id="295" w:author="Kai Liu" w:date="2018-10-10T02:08:00Z">
        <w:r w:rsidR="0083332D" w:rsidRPr="0083332D">
          <w:rPr>
            <w:rFonts w:eastAsia="Times New Roman"/>
            <w:color w:val="0000FF"/>
            <w:sz w:val="24"/>
            <w:szCs w:val="24"/>
            <w:rPrChange w:id="296" w:author="Kai Liu" w:date="2018-10-10T02:15:00Z">
              <w:rPr>
                <w:rFonts w:eastAsia="Times New Roman"/>
                <w:sz w:val="24"/>
                <w:szCs w:val="24"/>
              </w:rPr>
            </w:rPrChange>
          </w:rPr>
          <w:t xml:space="preserve"> of up to 20nm</w:t>
        </w:r>
      </w:ins>
      <w:ins w:id="297" w:author="Kai Liu" w:date="2018-10-10T02:09:00Z">
        <w:r w:rsidR="0083332D" w:rsidRPr="0083332D">
          <w:rPr>
            <w:rFonts w:eastAsia="Times New Roman"/>
            <w:color w:val="0000FF"/>
            <w:sz w:val="24"/>
            <w:szCs w:val="24"/>
            <w:rPrChange w:id="298" w:author="Kai Liu" w:date="2018-10-10T02:15:00Z">
              <w:rPr>
                <w:rFonts w:eastAsia="Times New Roman"/>
                <w:sz w:val="24"/>
                <w:szCs w:val="24"/>
              </w:rPr>
            </w:rPrChange>
          </w:rPr>
          <w:t xml:space="preserve"> thickness</w:t>
        </w:r>
      </w:ins>
      <w:r w:rsidR="00033AD2" w:rsidRPr="0083332D">
        <w:rPr>
          <w:rFonts w:eastAsia="Times New Roman"/>
          <w:color w:val="0000FF"/>
          <w:sz w:val="24"/>
          <w:szCs w:val="24"/>
          <w:rPrChange w:id="299" w:author="Kai Liu" w:date="2018-10-10T02:15:00Z">
            <w:rPr>
              <w:rFonts w:eastAsia="Times New Roman"/>
              <w:sz w:val="24"/>
              <w:szCs w:val="24"/>
            </w:rPr>
          </w:rPrChange>
        </w:rPr>
        <w:t xml:space="preserve"> </w:t>
      </w:r>
      <w:del w:id="300" w:author="Kai Liu" w:date="2018-10-10T02:06:00Z">
        <w:r w:rsidR="00033AD2" w:rsidRPr="0083332D" w:rsidDel="0083332D">
          <w:rPr>
            <w:rFonts w:eastAsia="Times New Roman"/>
            <w:color w:val="0000FF"/>
            <w:sz w:val="24"/>
            <w:szCs w:val="24"/>
            <w:rPrChange w:id="301" w:author="Kai Liu" w:date="2018-10-10T02:15:00Z">
              <w:rPr>
                <w:rFonts w:eastAsia="Times New Roman"/>
                <w:sz w:val="24"/>
                <w:szCs w:val="24"/>
              </w:rPr>
            </w:rPrChange>
          </w:rPr>
          <w:delText xml:space="preserve">of varying thicknesses are </w:delText>
        </w:r>
      </w:del>
      <w:r w:rsidR="00033AD2" w:rsidRPr="0083332D">
        <w:rPr>
          <w:rFonts w:eastAsia="Times New Roman"/>
          <w:color w:val="0000FF"/>
          <w:sz w:val="24"/>
          <w:szCs w:val="24"/>
          <w:rPrChange w:id="302" w:author="Kai Liu" w:date="2018-10-10T02:15:00Z">
            <w:rPr>
              <w:rFonts w:eastAsia="Times New Roman"/>
              <w:sz w:val="24"/>
              <w:szCs w:val="24"/>
            </w:rPr>
          </w:rPrChange>
        </w:rPr>
        <w:t xml:space="preserve">deposited on 100 nm thick </w:t>
      </w:r>
      <w:del w:id="303" w:author="Kai Liu" w:date="2018-10-10T02:07:00Z">
        <w:r w:rsidR="00033AD2" w:rsidRPr="0083332D" w:rsidDel="0083332D">
          <w:rPr>
            <w:rFonts w:eastAsia="Times New Roman"/>
            <w:color w:val="0000FF"/>
            <w:sz w:val="24"/>
            <w:szCs w:val="24"/>
            <w:rPrChange w:id="304" w:author="Kai Liu" w:date="2018-10-10T02:15:00Z">
              <w:rPr>
                <w:rFonts w:eastAsia="Times New Roman"/>
                <w:sz w:val="24"/>
                <w:szCs w:val="24"/>
              </w:rPr>
            </w:rPrChange>
          </w:rPr>
          <w:delText>YBa</w:delText>
        </w:r>
        <w:r w:rsidR="00033AD2" w:rsidRPr="0083332D" w:rsidDel="0083332D">
          <w:rPr>
            <w:rFonts w:eastAsia="Times New Roman"/>
            <w:color w:val="0000FF"/>
            <w:sz w:val="24"/>
            <w:szCs w:val="24"/>
            <w:vertAlign w:val="subscript"/>
            <w:rPrChange w:id="305" w:author="Kai Liu" w:date="2018-10-10T02:15:00Z">
              <w:rPr>
                <w:rFonts w:eastAsia="Times New Roman"/>
                <w:sz w:val="24"/>
                <w:szCs w:val="24"/>
                <w:vertAlign w:val="subscript"/>
              </w:rPr>
            </w:rPrChange>
          </w:rPr>
          <w:delText>2</w:delText>
        </w:r>
        <w:r w:rsidR="00033AD2" w:rsidRPr="0083332D" w:rsidDel="0083332D">
          <w:rPr>
            <w:rFonts w:eastAsia="Times New Roman"/>
            <w:color w:val="0000FF"/>
            <w:sz w:val="24"/>
            <w:szCs w:val="24"/>
            <w:rPrChange w:id="306" w:author="Kai Liu" w:date="2018-10-10T02:15:00Z">
              <w:rPr>
                <w:rFonts w:eastAsia="Times New Roman"/>
                <w:sz w:val="24"/>
                <w:szCs w:val="24"/>
              </w:rPr>
            </w:rPrChange>
          </w:rPr>
          <w:delText>Cu</w:delText>
        </w:r>
        <w:r w:rsidR="00033AD2" w:rsidRPr="0083332D" w:rsidDel="0083332D">
          <w:rPr>
            <w:rFonts w:eastAsia="Times New Roman"/>
            <w:color w:val="0000FF"/>
            <w:sz w:val="24"/>
            <w:szCs w:val="24"/>
            <w:vertAlign w:val="subscript"/>
            <w:rPrChange w:id="307" w:author="Kai Liu" w:date="2018-10-10T02:15:00Z">
              <w:rPr>
                <w:rFonts w:eastAsia="Times New Roman"/>
                <w:sz w:val="24"/>
                <w:szCs w:val="24"/>
                <w:vertAlign w:val="subscript"/>
              </w:rPr>
            </w:rPrChange>
          </w:rPr>
          <w:delText>3</w:delText>
        </w:r>
        <w:r w:rsidR="00033AD2" w:rsidRPr="0083332D" w:rsidDel="0083332D">
          <w:rPr>
            <w:rFonts w:eastAsia="Times New Roman"/>
            <w:color w:val="0000FF"/>
            <w:sz w:val="24"/>
            <w:szCs w:val="24"/>
            <w:rPrChange w:id="308" w:author="Kai Liu" w:date="2018-10-10T02:15:00Z">
              <w:rPr>
                <w:rFonts w:eastAsia="Times New Roman"/>
                <w:sz w:val="24"/>
                <w:szCs w:val="24"/>
              </w:rPr>
            </w:rPrChange>
          </w:rPr>
          <w:delText>O</w:delText>
        </w:r>
        <w:r w:rsidR="00033AD2" w:rsidRPr="0083332D" w:rsidDel="0083332D">
          <w:rPr>
            <w:rFonts w:eastAsia="Times New Roman"/>
            <w:color w:val="0000FF"/>
            <w:sz w:val="24"/>
            <w:szCs w:val="24"/>
            <w:vertAlign w:val="subscript"/>
            <w:rPrChange w:id="309" w:author="Kai Liu" w:date="2018-10-10T02:15:00Z">
              <w:rPr>
                <w:rFonts w:eastAsia="Times New Roman"/>
                <w:sz w:val="24"/>
                <w:szCs w:val="24"/>
                <w:vertAlign w:val="subscript"/>
              </w:rPr>
            </w:rPrChange>
          </w:rPr>
          <w:delText>7-δ</w:delText>
        </w:r>
      </w:del>
      <w:ins w:id="310" w:author="Kai Liu" w:date="2018-10-10T02:07:00Z">
        <w:r w:rsidR="0083332D" w:rsidRPr="0083332D">
          <w:rPr>
            <w:rFonts w:eastAsia="Times New Roman"/>
            <w:color w:val="0000FF"/>
            <w:sz w:val="24"/>
            <w:szCs w:val="24"/>
            <w:rPrChange w:id="311" w:author="Kai Liu" w:date="2018-10-10T02:15:00Z">
              <w:rPr>
                <w:rFonts w:eastAsia="Times New Roman"/>
                <w:sz w:val="24"/>
                <w:szCs w:val="24"/>
              </w:rPr>
            </w:rPrChange>
          </w:rPr>
          <w:t>YBCO</w:t>
        </w:r>
      </w:ins>
      <w:r w:rsidR="00033AD2" w:rsidRPr="0083332D">
        <w:rPr>
          <w:rFonts w:eastAsia="Times New Roman"/>
          <w:color w:val="0000FF"/>
          <w:sz w:val="24"/>
          <w:szCs w:val="24"/>
          <w:rPrChange w:id="312" w:author="Kai Liu" w:date="2018-10-10T02:15:00Z">
            <w:rPr>
              <w:rFonts w:eastAsia="Times New Roman"/>
              <w:sz w:val="24"/>
              <w:szCs w:val="24"/>
            </w:rPr>
          </w:rPrChange>
        </w:rPr>
        <w:t xml:space="preserve"> films</w:t>
      </w:r>
      <w:del w:id="313" w:author="Kai Liu" w:date="2018-10-10T02:07:00Z">
        <w:r w:rsidR="00033AD2" w:rsidRPr="0083332D" w:rsidDel="0083332D">
          <w:rPr>
            <w:rFonts w:eastAsia="Times New Roman"/>
            <w:color w:val="0000FF"/>
            <w:sz w:val="24"/>
            <w:szCs w:val="24"/>
            <w:rPrChange w:id="314" w:author="Kai Liu" w:date="2018-10-10T02:15:00Z">
              <w:rPr>
                <w:rFonts w:eastAsia="Times New Roman"/>
                <w:sz w:val="24"/>
                <w:szCs w:val="24"/>
              </w:rPr>
            </w:rPrChange>
          </w:rPr>
          <w:delText>,</w:delText>
        </w:r>
      </w:del>
      <w:r w:rsidR="00033AD2" w:rsidRPr="0083332D">
        <w:rPr>
          <w:rFonts w:eastAsia="Times New Roman"/>
          <w:color w:val="0000FF"/>
          <w:sz w:val="24"/>
          <w:szCs w:val="24"/>
          <w:rPrChange w:id="315" w:author="Kai Liu" w:date="2018-10-10T02:15:00Z">
            <w:rPr>
              <w:rFonts w:eastAsia="Times New Roman"/>
              <w:sz w:val="24"/>
              <w:szCs w:val="24"/>
            </w:rPr>
          </w:rPrChange>
        </w:rPr>
        <w:t xml:space="preserve"> </w:t>
      </w:r>
      <w:ins w:id="316" w:author="Kai Liu" w:date="2018-10-10T02:07:00Z">
        <w:r w:rsidR="0083332D" w:rsidRPr="0083332D">
          <w:rPr>
            <w:rFonts w:eastAsia="Times New Roman"/>
            <w:color w:val="0000FF"/>
            <w:sz w:val="24"/>
            <w:szCs w:val="24"/>
            <w:rPrChange w:id="317" w:author="Kai Liu" w:date="2018-10-10T02:15:00Z">
              <w:rPr>
                <w:rFonts w:eastAsia="Times New Roman"/>
                <w:sz w:val="24"/>
                <w:szCs w:val="24"/>
              </w:rPr>
            </w:rPrChange>
          </w:rPr>
          <w:t xml:space="preserve">can </w:t>
        </w:r>
      </w:ins>
      <w:r w:rsidR="00033AD2" w:rsidRPr="0083332D">
        <w:rPr>
          <w:rFonts w:eastAsia="Times New Roman"/>
          <w:color w:val="0000FF"/>
          <w:sz w:val="24"/>
          <w:szCs w:val="24"/>
          <w:rPrChange w:id="318" w:author="Kai Liu" w:date="2018-10-10T02:15:00Z">
            <w:rPr>
              <w:rFonts w:eastAsia="Times New Roman"/>
              <w:sz w:val="24"/>
              <w:szCs w:val="24"/>
            </w:rPr>
          </w:rPrChange>
        </w:rPr>
        <w:t>dramatically alter</w:t>
      </w:r>
      <w:del w:id="319" w:author="Kai Liu" w:date="2018-10-10T02:07:00Z">
        <w:r w:rsidR="00033AD2" w:rsidRPr="0083332D" w:rsidDel="0083332D">
          <w:rPr>
            <w:rFonts w:eastAsia="Times New Roman"/>
            <w:color w:val="0000FF"/>
            <w:sz w:val="24"/>
            <w:szCs w:val="24"/>
            <w:rPrChange w:id="320" w:author="Kai Liu" w:date="2018-10-10T02:15:00Z">
              <w:rPr>
                <w:rFonts w:eastAsia="Times New Roman"/>
                <w:sz w:val="24"/>
                <w:szCs w:val="24"/>
              </w:rPr>
            </w:rPrChange>
          </w:rPr>
          <w:delText>ing</w:delText>
        </w:r>
      </w:del>
      <w:r w:rsidR="00033AD2" w:rsidRPr="0083332D">
        <w:rPr>
          <w:rFonts w:eastAsia="Times New Roman"/>
          <w:color w:val="0000FF"/>
          <w:sz w:val="24"/>
          <w:szCs w:val="24"/>
          <w:rPrChange w:id="321" w:author="Kai Liu" w:date="2018-10-10T02:15:00Z">
            <w:rPr>
              <w:rFonts w:eastAsia="Times New Roman"/>
              <w:sz w:val="24"/>
              <w:szCs w:val="24"/>
            </w:rPr>
          </w:rPrChange>
        </w:rPr>
        <w:t xml:space="preserve"> the oxygen distribution throughout the underlying film without any annealing. As the </w:t>
      </w:r>
      <w:proofErr w:type="spellStart"/>
      <w:r w:rsidR="00033AD2" w:rsidRPr="0083332D">
        <w:rPr>
          <w:rFonts w:eastAsia="Times New Roman"/>
          <w:color w:val="0000FF"/>
          <w:sz w:val="24"/>
          <w:szCs w:val="24"/>
          <w:rPrChange w:id="322" w:author="Kai Liu" w:date="2018-10-10T02:15:00Z">
            <w:rPr>
              <w:rFonts w:eastAsia="Times New Roman"/>
              <w:sz w:val="24"/>
              <w:szCs w:val="24"/>
            </w:rPr>
          </w:rPrChange>
        </w:rPr>
        <w:t>Gd</w:t>
      </w:r>
      <w:proofErr w:type="spellEnd"/>
      <w:r w:rsidR="00033AD2" w:rsidRPr="0083332D">
        <w:rPr>
          <w:rFonts w:eastAsia="Times New Roman"/>
          <w:color w:val="0000FF"/>
          <w:sz w:val="24"/>
          <w:szCs w:val="24"/>
          <w:rPrChange w:id="323" w:author="Kai Liu" w:date="2018-10-10T02:15:00Z">
            <w:rPr>
              <w:rFonts w:eastAsia="Times New Roman"/>
              <w:sz w:val="24"/>
              <w:szCs w:val="24"/>
            </w:rPr>
          </w:rPrChange>
        </w:rPr>
        <w:t xml:space="preserve"> layer thickness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Change w:id="324" w:author="Kai Liu" w:date="2018-10-10T02:15:00Z">
                  <w:rPr>
                    <w:rFonts w:ascii="Cambria Math" w:eastAsia="Cambria" w:hAnsi="Cambria Math" w:cs="Cambria"/>
                    <w:sz w:val="24"/>
                    <w:szCs w:val="24"/>
                  </w:rPr>
                </w:rPrChange>
              </w:rPr>
              <m:t>t</m:t>
            </m:r>
          </m:e>
          <m:sub>
            <m:r>
              <w:rPr>
                <w:rFonts w:ascii="Cambria Math" w:eastAsia="Cambria" w:hAnsi="Cambria Math" w:cs="Cambria"/>
                <w:color w:val="0000FF"/>
                <w:sz w:val="24"/>
                <w:szCs w:val="24"/>
                <w:rPrChange w:id="325" w:author="Kai Liu" w:date="2018-10-10T02:15:00Z">
                  <w:rPr>
                    <w:rFonts w:ascii="Cambria Math" w:eastAsia="Cambria" w:hAnsi="Cambria Math" w:cs="Cambria"/>
                    <w:sz w:val="24"/>
                    <w:szCs w:val="24"/>
                  </w:rPr>
                </w:rPrChange>
              </w:rPr>
              <m:t>Gd</m:t>
            </m:r>
          </m:sub>
        </m:sSub>
      </m:oMath>
      <w:r w:rsidR="00033AD2" w:rsidRPr="0083332D">
        <w:rPr>
          <w:rFonts w:eastAsia="Times New Roman"/>
          <w:color w:val="0000FF"/>
          <w:sz w:val="24"/>
          <w:szCs w:val="24"/>
          <w:rPrChange w:id="326" w:author="Kai Liu" w:date="2018-10-10T02:15:00Z">
            <w:rPr>
              <w:rFonts w:eastAsia="Times New Roman"/>
              <w:sz w:val="24"/>
              <w:szCs w:val="24"/>
            </w:rPr>
          </w:rPrChange>
        </w:rPr>
        <w:t xml:space="preserve">) </w:t>
      </w:r>
      <w:proofErr w:type="gramStart"/>
      <w:r w:rsidR="00033AD2" w:rsidRPr="0083332D">
        <w:rPr>
          <w:rFonts w:eastAsia="Times New Roman"/>
          <w:color w:val="0000FF"/>
          <w:sz w:val="24"/>
          <w:szCs w:val="24"/>
          <w:rPrChange w:id="327" w:author="Kai Liu" w:date="2018-10-10T02:15:00Z">
            <w:rPr>
              <w:rFonts w:eastAsia="Times New Roman"/>
              <w:sz w:val="24"/>
              <w:szCs w:val="24"/>
            </w:rPr>
          </w:rPrChange>
        </w:rPr>
        <w:t>is</w:t>
      </w:r>
      <w:proofErr w:type="gramEnd"/>
      <w:r w:rsidR="00033AD2" w:rsidRPr="0083332D">
        <w:rPr>
          <w:rFonts w:eastAsia="Times New Roman"/>
          <w:color w:val="0000FF"/>
          <w:sz w:val="24"/>
          <w:szCs w:val="24"/>
          <w:rPrChange w:id="328" w:author="Kai Liu" w:date="2018-10-10T02:15:00Z">
            <w:rPr>
              <w:rFonts w:eastAsia="Times New Roman"/>
              <w:sz w:val="24"/>
              <w:szCs w:val="24"/>
            </w:rPr>
          </w:rPrChange>
        </w:rPr>
        <w:t xml:space="preserve"> increased the YBCO layer becomes progressively more oxygen deficient, demonstrating how </w:t>
      </w:r>
      <w:r w:rsidR="00033AD2" w:rsidRPr="0083332D">
        <w:rPr>
          <w:rFonts w:eastAsia="Times New Roman"/>
          <w:color w:val="0000FF"/>
          <w:sz w:val="24"/>
          <w:szCs w:val="24"/>
          <w:rPrChange w:id="329" w:author="Kai Liu" w:date="2018-10-10T02:15:00Z">
            <w:rPr>
              <w:rFonts w:eastAsia="Times New Roman"/>
              <w:sz w:val="24"/>
              <w:szCs w:val="24"/>
            </w:rPr>
          </w:rPrChange>
        </w:rPr>
        <w:lastRenderedPageBreak/>
        <w:t xml:space="preserve">appropriate tuning of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Change w:id="330" w:author="Kai Liu" w:date="2018-10-10T02:15:00Z">
                  <w:rPr>
                    <w:rFonts w:ascii="Cambria Math" w:eastAsia="Cambria" w:hAnsi="Cambria Math" w:cs="Cambria"/>
                    <w:sz w:val="24"/>
                    <w:szCs w:val="24"/>
                  </w:rPr>
                </w:rPrChange>
              </w:rPr>
              <m:t>t</m:t>
            </m:r>
          </m:e>
          <m:sub>
            <m:r>
              <w:rPr>
                <w:rFonts w:ascii="Cambria Math" w:eastAsia="Cambria" w:hAnsi="Cambria Math" w:cs="Cambria"/>
                <w:color w:val="0000FF"/>
                <w:sz w:val="24"/>
                <w:szCs w:val="24"/>
                <w:rPrChange w:id="331" w:author="Kai Liu" w:date="2018-10-10T02:15:00Z">
                  <w:rPr>
                    <w:rFonts w:ascii="Cambria Math" w:eastAsia="Cambria" w:hAnsi="Cambria Math" w:cs="Cambria"/>
                    <w:sz w:val="24"/>
                    <w:szCs w:val="24"/>
                  </w:rPr>
                </w:rPrChange>
              </w:rPr>
              <m:t>Gd</m:t>
            </m:r>
          </m:sub>
        </m:sSub>
      </m:oMath>
      <w:r w:rsidR="00033AD2" w:rsidRPr="0083332D">
        <w:rPr>
          <w:rFonts w:eastAsia="Times New Roman"/>
          <w:color w:val="0000FF"/>
          <w:sz w:val="24"/>
          <w:szCs w:val="24"/>
          <w:rPrChange w:id="332" w:author="Kai Liu" w:date="2018-10-10T02:15:00Z">
            <w:rPr>
              <w:rFonts w:eastAsia="Times New Roman"/>
              <w:sz w:val="24"/>
              <w:szCs w:val="24"/>
            </w:rPr>
          </w:rPrChange>
        </w:rPr>
        <w:t xml:space="preserve"> can precisely control the remaining oxygen content of the </w:t>
      </w:r>
      <w:proofErr w:type="spellStart"/>
      <w:r w:rsidR="00033AD2" w:rsidRPr="0083332D">
        <w:rPr>
          <w:rFonts w:eastAsia="Times New Roman"/>
          <w:color w:val="0000FF"/>
          <w:sz w:val="24"/>
          <w:szCs w:val="24"/>
          <w:rPrChange w:id="333" w:author="Kai Liu" w:date="2018-10-10T02:15:00Z">
            <w:rPr>
              <w:rFonts w:eastAsia="Times New Roman"/>
              <w:sz w:val="24"/>
              <w:szCs w:val="24"/>
            </w:rPr>
          </w:rPrChange>
        </w:rPr>
        <w:t>underlayer</w:t>
      </w:r>
      <w:proofErr w:type="spellEnd"/>
      <w:r w:rsidR="00033AD2" w:rsidRPr="0083332D">
        <w:rPr>
          <w:rFonts w:eastAsia="Times New Roman"/>
          <w:color w:val="0000FF"/>
          <w:sz w:val="24"/>
          <w:szCs w:val="24"/>
          <w:rPrChange w:id="334" w:author="Kai Liu" w:date="2018-10-10T02:15:00Z">
            <w:rPr>
              <w:rFonts w:eastAsia="Times New Roman"/>
              <w:sz w:val="24"/>
              <w:szCs w:val="24"/>
            </w:rPr>
          </w:rPrChange>
        </w:rPr>
        <w:t xml:space="preserve">. The extraction of oxygen from the YBCO alters the superconductivity by reducing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Change w:id="335" w:author="Kai Liu" w:date="2018-10-10T02:15:00Z">
                  <w:rPr>
                    <w:rFonts w:ascii="Cambria Math" w:eastAsia="Cambria" w:hAnsi="Cambria Math" w:cs="Cambria"/>
                    <w:sz w:val="24"/>
                    <w:szCs w:val="24"/>
                  </w:rPr>
                </w:rPrChange>
              </w:rPr>
              <m:t>T</m:t>
            </m:r>
          </m:e>
          <m:sub>
            <m:r>
              <w:rPr>
                <w:rFonts w:ascii="Cambria Math" w:eastAsia="Cambria" w:hAnsi="Cambria Math" w:cs="Cambria"/>
                <w:color w:val="0000FF"/>
                <w:sz w:val="24"/>
                <w:szCs w:val="24"/>
                <w:rPrChange w:id="336" w:author="Kai Liu" w:date="2018-10-10T02:15:00Z">
                  <w:rPr>
                    <w:rFonts w:ascii="Cambria Math" w:eastAsia="Cambria" w:hAnsi="Cambria Math" w:cs="Cambria"/>
                    <w:sz w:val="24"/>
                    <w:szCs w:val="24"/>
                  </w:rPr>
                </w:rPrChange>
              </w:rPr>
              <m:t>c</m:t>
            </m:r>
          </m:sub>
        </m:sSub>
      </m:oMath>
      <w:r w:rsidR="00033AD2" w:rsidRPr="0083332D">
        <w:rPr>
          <w:rFonts w:eastAsia="Times New Roman"/>
          <w:color w:val="0000FF"/>
          <w:sz w:val="24"/>
          <w:szCs w:val="24"/>
          <w:rPrChange w:id="337" w:author="Kai Liu" w:date="2018-10-10T02:15:00Z">
            <w:rPr>
              <w:rFonts w:eastAsia="Times New Roman"/>
              <w:sz w:val="24"/>
              <w:szCs w:val="24"/>
            </w:rPr>
          </w:rPrChange>
        </w:rPr>
        <w:t xml:space="preserve"> and broadening the superconducting transition</w:t>
      </w:r>
      <w:r w:rsidR="006C0955" w:rsidRPr="0083332D">
        <w:rPr>
          <w:rFonts w:eastAsia="Times New Roman"/>
          <w:color w:val="0000FF"/>
          <w:sz w:val="24"/>
          <w:szCs w:val="24"/>
          <w:rPrChange w:id="338" w:author="Kai Liu" w:date="2018-10-10T02:15:00Z">
            <w:rPr>
              <w:rFonts w:eastAsia="Times New Roman"/>
              <w:sz w:val="24"/>
              <w:szCs w:val="24"/>
            </w:rPr>
          </w:rPrChange>
        </w:rPr>
        <w:t>, with s</w:t>
      </w:r>
      <w:r w:rsidR="00033AD2" w:rsidRPr="0083332D">
        <w:rPr>
          <w:rFonts w:eastAsia="Times New Roman"/>
          <w:color w:val="0000FF"/>
          <w:sz w:val="24"/>
          <w:szCs w:val="24"/>
          <w:rPrChange w:id="339" w:author="Kai Liu" w:date="2018-10-10T02:15:00Z">
            <w:rPr>
              <w:rFonts w:eastAsia="Times New Roman"/>
              <w:sz w:val="24"/>
              <w:szCs w:val="24"/>
            </w:rPr>
          </w:rPrChange>
        </w:rPr>
        <w:t xml:space="preserve">uperconductivity </w:t>
      </w:r>
      <w:r w:rsidR="006C0955" w:rsidRPr="0083332D">
        <w:rPr>
          <w:rFonts w:eastAsia="Times New Roman"/>
          <w:color w:val="0000FF"/>
          <w:sz w:val="24"/>
          <w:szCs w:val="24"/>
          <w:rPrChange w:id="340" w:author="Kai Liu" w:date="2018-10-10T02:15:00Z">
            <w:rPr>
              <w:rFonts w:eastAsia="Times New Roman"/>
              <w:sz w:val="24"/>
              <w:szCs w:val="24"/>
            </w:rPr>
          </w:rPrChange>
        </w:rPr>
        <w:t xml:space="preserve">being </w:t>
      </w:r>
      <w:r w:rsidR="00033AD2" w:rsidRPr="0083332D">
        <w:rPr>
          <w:rFonts w:eastAsia="Times New Roman"/>
          <w:color w:val="0000FF"/>
          <w:sz w:val="24"/>
          <w:szCs w:val="24"/>
          <w:rPrChange w:id="341" w:author="Kai Liu" w:date="2018-10-10T02:15:00Z">
            <w:rPr>
              <w:rFonts w:eastAsia="Times New Roman"/>
              <w:sz w:val="24"/>
              <w:szCs w:val="24"/>
            </w:rPr>
          </w:rPrChange>
        </w:rPr>
        <w:t>completely extinguished for the sample</w:t>
      </w:r>
      <w:ins w:id="342" w:author="Kai Liu" w:date="2018-10-10T02:09:00Z">
        <w:r w:rsidR="0083332D" w:rsidRPr="0083332D">
          <w:rPr>
            <w:rFonts w:eastAsia="Times New Roman"/>
            <w:color w:val="0000FF"/>
            <w:sz w:val="24"/>
            <w:szCs w:val="24"/>
            <w:rPrChange w:id="343" w:author="Kai Liu" w:date="2018-10-10T02:15:00Z">
              <w:rPr>
                <w:rFonts w:eastAsia="Times New Roman"/>
                <w:sz w:val="24"/>
                <w:szCs w:val="24"/>
              </w:rPr>
            </w:rPrChange>
          </w:rPr>
          <w:t xml:space="preserve"> capped</w:t>
        </w:r>
      </w:ins>
      <w:r w:rsidR="00033AD2" w:rsidRPr="0083332D">
        <w:rPr>
          <w:rFonts w:eastAsia="Times New Roman"/>
          <w:color w:val="0000FF"/>
          <w:sz w:val="24"/>
          <w:szCs w:val="24"/>
          <w:rPrChange w:id="344" w:author="Kai Liu" w:date="2018-10-10T02:15:00Z">
            <w:rPr>
              <w:rFonts w:eastAsia="Times New Roman"/>
              <w:sz w:val="24"/>
              <w:szCs w:val="24"/>
            </w:rPr>
          </w:rPrChange>
        </w:rPr>
        <w:t xml:space="preserve"> with </w:t>
      </w:r>
      <w:ins w:id="345" w:author="Kai Liu" w:date="2018-10-10T02:09:00Z">
        <w:r w:rsidR="0083332D" w:rsidRPr="0083332D">
          <w:rPr>
            <w:rFonts w:eastAsia="Times New Roman"/>
            <w:color w:val="0000FF"/>
            <w:sz w:val="24"/>
            <w:szCs w:val="24"/>
            <w:rPrChange w:id="346" w:author="Kai Liu" w:date="2018-10-10T02:15:00Z">
              <w:rPr>
                <w:rFonts w:eastAsia="Times New Roman"/>
                <w:sz w:val="24"/>
                <w:szCs w:val="24"/>
              </w:rPr>
            </w:rPrChange>
          </w:rPr>
          <w:t xml:space="preserve">a 20nm </w:t>
        </w:r>
      </w:ins>
      <w:del w:id="347" w:author="Kai Liu" w:date="2018-10-10T02:09:00Z">
        <w:r w:rsidR="00033AD2" w:rsidRPr="0083332D" w:rsidDel="0083332D">
          <w:rPr>
            <w:rFonts w:eastAsia="Times New Roman"/>
            <w:color w:val="0000FF"/>
            <w:sz w:val="24"/>
            <w:szCs w:val="24"/>
            <w:rPrChange w:id="348" w:author="Kai Liu" w:date="2018-10-10T02:15:00Z">
              <w:rPr>
                <w:rFonts w:eastAsia="Times New Roman"/>
                <w:sz w:val="24"/>
                <w:szCs w:val="24"/>
              </w:rPr>
            </w:rPrChange>
          </w:rPr>
          <w:delText>thickest capping</w:delText>
        </w:r>
      </w:del>
      <w:proofErr w:type="spellStart"/>
      <w:ins w:id="349" w:author="Kai Liu" w:date="2018-10-10T02:09:00Z">
        <w:r w:rsidR="0083332D" w:rsidRPr="0083332D">
          <w:rPr>
            <w:rFonts w:eastAsia="Times New Roman"/>
            <w:color w:val="0000FF"/>
            <w:sz w:val="24"/>
            <w:szCs w:val="24"/>
            <w:rPrChange w:id="350" w:author="Kai Liu" w:date="2018-10-10T02:15:00Z">
              <w:rPr>
                <w:rFonts w:eastAsia="Times New Roman"/>
                <w:sz w:val="24"/>
                <w:szCs w:val="24"/>
              </w:rPr>
            </w:rPrChange>
          </w:rPr>
          <w:t>Gd</w:t>
        </w:r>
      </w:ins>
      <w:proofErr w:type="spellEnd"/>
      <w:r w:rsidR="00033AD2" w:rsidRPr="0083332D">
        <w:rPr>
          <w:rFonts w:eastAsia="Times New Roman"/>
          <w:color w:val="0000FF"/>
          <w:sz w:val="24"/>
          <w:szCs w:val="24"/>
          <w:rPrChange w:id="351" w:author="Kai Liu" w:date="2018-10-10T02:15:00Z">
            <w:rPr>
              <w:rFonts w:eastAsia="Times New Roman"/>
              <w:sz w:val="24"/>
              <w:szCs w:val="24"/>
            </w:rPr>
          </w:rPrChange>
        </w:rPr>
        <w:t xml:space="preserve"> layer.</w:t>
      </w:r>
      <w:r w:rsidR="003154F3" w:rsidRPr="0083332D">
        <w:rPr>
          <w:rFonts w:eastAsia="Times New Roman"/>
          <w:color w:val="0000FF"/>
          <w:sz w:val="24"/>
          <w:szCs w:val="24"/>
          <w:rPrChange w:id="352" w:author="Kai Liu" w:date="2018-10-10T02:15:00Z">
            <w:rPr>
              <w:rFonts w:eastAsia="Times New Roman"/>
              <w:sz w:val="24"/>
              <w:szCs w:val="24"/>
            </w:rPr>
          </w:rPrChange>
        </w:rPr>
        <w:t xml:space="preserve"> Differences between the superconducting transitions observed in resistivity and </w:t>
      </w:r>
      <w:proofErr w:type="spellStart"/>
      <w:r w:rsidR="003154F3" w:rsidRPr="0083332D">
        <w:rPr>
          <w:rFonts w:eastAsia="Times New Roman"/>
          <w:color w:val="0000FF"/>
          <w:sz w:val="24"/>
          <w:szCs w:val="24"/>
          <w:rPrChange w:id="353" w:author="Kai Liu" w:date="2018-10-10T02:15:00Z">
            <w:rPr>
              <w:rFonts w:eastAsia="Times New Roman"/>
              <w:sz w:val="24"/>
              <w:szCs w:val="24"/>
            </w:rPr>
          </w:rPrChange>
        </w:rPr>
        <w:t>magnetometry</w:t>
      </w:r>
      <w:proofErr w:type="spellEnd"/>
      <w:r w:rsidR="003154F3" w:rsidRPr="0083332D">
        <w:rPr>
          <w:rFonts w:eastAsia="Times New Roman"/>
          <w:color w:val="0000FF"/>
          <w:sz w:val="24"/>
          <w:szCs w:val="24"/>
          <w:rPrChange w:id="354" w:author="Kai Liu" w:date="2018-10-10T02:15:00Z">
            <w:rPr>
              <w:rFonts w:eastAsia="Times New Roman"/>
              <w:sz w:val="24"/>
              <w:szCs w:val="24"/>
            </w:rPr>
          </w:rPrChange>
        </w:rPr>
        <w:t xml:space="preserve"> suggest the formation of a </w:t>
      </w:r>
      <w:proofErr w:type="spellStart"/>
      <w:r w:rsidR="003154F3" w:rsidRPr="0083332D">
        <w:rPr>
          <w:rFonts w:eastAsia="Times New Roman"/>
          <w:color w:val="0000FF"/>
          <w:sz w:val="24"/>
          <w:szCs w:val="24"/>
          <w:rPrChange w:id="355" w:author="Kai Liu" w:date="2018-10-10T02:15:00Z">
            <w:rPr>
              <w:rFonts w:eastAsia="Times New Roman"/>
              <w:sz w:val="24"/>
              <w:szCs w:val="24"/>
            </w:rPr>
          </w:rPrChange>
        </w:rPr>
        <w:t>percolative</w:t>
      </w:r>
      <w:proofErr w:type="spellEnd"/>
      <w:r w:rsidR="003154F3" w:rsidRPr="0083332D">
        <w:rPr>
          <w:rFonts w:eastAsia="Times New Roman"/>
          <w:color w:val="0000FF"/>
          <w:sz w:val="24"/>
          <w:szCs w:val="24"/>
          <w:rPrChange w:id="356" w:author="Kai Liu" w:date="2018-10-10T02:15:00Z">
            <w:rPr>
              <w:rFonts w:eastAsia="Times New Roman"/>
              <w:sz w:val="24"/>
              <w:szCs w:val="24"/>
            </w:rPr>
          </w:rPrChange>
        </w:rPr>
        <w:t xml:space="preserve"> network of oxygen deficient regions alongside the nominally stoichiometric YBCO. </w:t>
      </w:r>
      <w:r w:rsidR="00821809" w:rsidRPr="0083332D">
        <w:rPr>
          <w:rFonts w:eastAsia="Times New Roman"/>
          <w:color w:val="0000FF"/>
          <w:sz w:val="24"/>
          <w:szCs w:val="24"/>
          <w:rPrChange w:id="357" w:author="Kai Liu" w:date="2018-10-10T02:15:00Z">
            <w:rPr>
              <w:rFonts w:eastAsia="Times New Roman"/>
              <w:sz w:val="24"/>
              <w:szCs w:val="24"/>
            </w:rPr>
          </w:rPrChange>
        </w:rPr>
        <w:t xml:space="preserve">X-ray diffraction (XRD) patterns show an expansion in the </w:t>
      </w:r>
      <w:r w:rsidR="00821809" w:rsidRPr="0083332D">
        <w:rPr>
          <w:rFonts w:eastAsia="Times New Roman"/>
          <w:i/>
          <w:color w:val="0000FF"/>
          <w:sz w:val="24"/>
          <w:szCs w:val="24"/>
          <w:rPrChange w:id="358" w:author="Kai Liu" w:date="2018-10-10T02:15:00Z">
            <w:rPr>
              <w:rFonts w:eastAsia="Times New Roman"/>
              <w:i/>
              <w:sz w:val="24"/>
              <w:szCs w:val="24"/>
            </w:rPr>
          </w:rPrChange>
        </w:rPr>
        <w:t>c</w:t>
      </w:r>
      <w:r w:rsidR="00821809" w:rsidRPr="0083332D">
        <w:rPr>
          <w:rFonts w:eastAsia="Times New Roman"/>
          <w:color w:val="0000FF"/>
          <w:sz w:val="24"/>
          <w:szCs w:val="24"/>
          <w:rPrChange w:id="359" w:author="Kai Liu" w:date="2018-10-10T02:15:00Z">
            <w:rPr>
              <w:rFonts w:eastAsia="Times New Roman"/>
              <w:sz w:val="24"/>
              <w:szCs w:val="24"/>
            </w:rPr>
          </w:rPrChange>
        </w:rPr>
        <w:t>-axis lattice parameter consistent with oxygen depletion, while x</w:t>
      </w:r>
      <w:r w:rsidR="00033AD2" w:rsidRPr="0083332D">
        <w:rPr>
          <w:rFonts w:eastAsia="Times New Roman"/>
          <w:color w:val="0000FF"/>
          <w:sz w:val="24"/>
          <w:szCs w:val="24"/>
          <w:rPrChange w:id="360" w:author="Kai Liu" w:date="2018-10-10T02:15:00Z">
            <w:rPr>
              <w:rFonts w:eastAsia="Times New Roman"/>
              <w:sz w:val="24"/>
              <w:szCs w:val="24"/>
            </w:rPr>
          </w:rPrChange>
        </w:rPr>
        <w:t xml:space="preserve">-ray absorption spectra (XAS) indicate a reduction of Cu valence state consistent with the removal of oxygen from </w:t>
      </w:r>
      <w:r w:rsidR="0062528D" w:rsidRPr="0083332D">
        <w:rPr>
          <w:rFonts w:eastAsia="Times New Roman"/>
          <w:color w:val="0000FF"/>
          <w:sz w:val="24"/>
          <w:szCs w:val="24"/>
          <w:rPrChange w:id="361" w:author="Kai Liu" w:date="2018-10-10T02:15:00Z">
            <w:rPr>
              <w:rFonts w:eastAsia="Times New Roman"/>
              <w:sz w:val="24"/>
              <w:szCs w:val="24"/>
            </w:rPr>
          </w:rPrChange>
        </w:rPr>
        <w:t xml:space="preserve">deep within </w:t>
      </w:r>
      <w:r w:rsidR="00033AD2" w:rsidRPr="0083332D">
        <w:rPr>
          <w:rFonts w:eastAsia="Times New Roman"/>
          <w:color w:val="0000FF"/>
          <w:sz w:val="24"/>
          <w:szCs w:val="24"/>
          <w:rPrChange w:id="362" w:author="Kai Liu" w:date="2018-10-10T02:15:00Z">
            <w:rPr>
              <w:rFonts w:eastAsia="Times New Roman"/>
              <w:sz w:val="24"/>
              <w:szCs w:val="24"/>
            </w:rPr>
          </w:rPrChange>
        </w:rPr>
        <w:t xml:space="preserve">the YBCO film, </w:t>
      </w:r>
      <w:r w:rsidR="0062528D" w:rsidRPr="0083332D">
        <w:rPr>
          <w:rFonts w:eastAsia="Times New Roman"/>
          <w:color w:val="0000FF"/>
          <w:sz w:val="24"/>
          <w:szCs w:val="24"/>
          <w:rPrChange w:id="363" w:author="Kai Liu" w:date="2018-10-10T02:15:00Z">
            <w:rPr>
              <w:rFonts w:eastAsia="Times New Roman"/>
              <w:sz w:val="24"/>
              <w:szCs w:val="24"/>
            </w:rPr>
          </w:rPrChange>
        </w:rPr>
        <w:t xml:space="preserve">and </w:t>
      </w:r>
      <w:r w:rsidR="00033AD2" w:rsidRPr="0083332D">
        <w:rPr>
          <w:rFonts w:eastAsia="Times New Roman"/>
          <w:color w:val="0000FF"/>
          <w:sz w:val="24"/>
          <w:szCs w:val="24"/>
          <w:rPrChange w:id="364" w:author="Kai Liu" w:date="2018-10-10T02:15:00Z">
            <w:rPr>
              <w:rFonts w:eastAsia="Times New Roman"/>
              <w:sz w:val="24"/>
              <w:szCs w:val="24"/>
            </w:rPr>
          </w:rPrChange>
        </w:rPr>
        <w:t xml:space="preserve">particularly from within the </w:t>
      </w:r>
      <w:proofErr w:type="spellStart"/>
      <w:r w:rsidR="00033AD2" w:rsidRPr="0083332D">
        <w:rPr>
          <w:rFonts w:eastAsia="Times New Roman"/>
          <w:color w:val="0000FF"/>
          <w:sz w:val="24"/>
          <w:szCs w:val="24"/>
          <w:rPrChange w:id="365" w:author="Kai Liu" w:date="2018-10-10T02:15:00Z">
            <w:rPr>
              <w:rFonts w:eastAsia="Times New Roman"/>
              <w:sz w:val="24"/>
              <w:szCs w:val="24"/>
            </w:rPr>
          </w:rPrChange>
        </w:rPr>
        <w:t>CuO</w:t>
      </w:r>
      <w:proofErr w:type="spellEnd"/>
      <w:r w:rsidR="00033AD2" w:rsidRPr="0083332D">
        <w:rPr>
          <w:rFonts w:eastAsia="Times New Roman"/>
          <w:color w:val="0000FF"/>
          <w:sz w:val="24"/>
          <w:szCs w:val="24"/>
          <w:rPrChange w:id="366" w:author="Kai Liu" w:date="2018-10-10T02:15:00Z">
            <w:rPr>
              <w:rFonts w:eastAsia="Times New Roman"/>
              <w:sz w:val="24"/>
              <w:szCs w:val="24"/>
            </w:rPr>
          </w:rPrChange>
        </w:rPr>
        <w:t xml:space="preserve"> chains. </w:t>
      </w:r>
      <w:r w:rsidR="00033AD2" w:rsidRPr="00033AD2">
        <w:rPr>
          <w:rFonts w:eastAsia="Times New Roman"/>
          <w:sz w:val="24"/>
          <w:szCs w:val="24"/>
        </w:rPr>
        <w:t xml:space="preserve">Since superconductivity in YBCO relies on charge transfer from the </w:t>
      </w:r>
      <w:proofErr w:type="spellStart"/>
      <w:r w:rsidR="00033AD2" w:rsidRPr="00033AD2">
        <w:rPr>
          <w:rFonts w:eastAsia="Times New Roman"/>
          <w:sz w:val="24"/>
          <w:szCs w:val="24"/>
        </w:rPr>
        <w:t>CuO</w:t>
      </w:r>
      <w:proofErr w:type="spellEnd"/>
      <w:r w:rsidR="00033AD2" w:rsidRPr="00033AD2">
        <w:rPr>
          <w:rFonts w:eastAsia="Times New Roman"/>
          <w:sz w:val="24"/>
          <w:szCs w:val="24"/>
        </w:rPr>
        <w:t xml:space="preserve"> chains to the CuO</w:t>
      </w:r>
      <w:r w:rsidR="00033AD2" w:rsidRPr="00033AD2">
        <w:rPr>
          <w:rFonts w:eastAsia="Times New Roman"/>
          <w:sz w:val="24"/>
          <w:szCs w:val="24"/>
          <w:vertAlign w:val="subscript"/>
        </w:rPr>
        <w:t>2</w:t>
      </w:r>
      <w:r w:rsidR="00033AD2" w:rsidRPr="00033AD2">
        <w:rPr>
          <w:rFonts w:eastAsia="Times New Roman"/>
          <w:sz w:val="24"/>
          <w:szCs w:val="24"/>
        </w:rPr>
        <w:t xml:space="preserve"> planes, the </w:t>
      </w:r>
      <w:del w:id="367" w:author="Kai Liu" w:date="2018-10-10T02:10:00Z">
        <w:r w:rsidR="00033AD2" w:rsidRPr="00033AD2" w:rsidDel="0083332D">
          <w:rPr>
            <w:rFonts w:eastAsia="Times New Roman"/>
            <w:sz w:val="24"/>
            <w:szCs w:val="24"/>
          </w:rPr>
          <w:delText xml:space="preserve">disappearance </w:delText>
        </w:r>
      </w:del>
      <w:ins w:id="368" w:author="Kai Liu" w:date="2018-10-10T02:10:00Z">
        <w:r w:rsidR="0083332D">
          <w:rPr>
            <w:rFonts w:eastAsia="Times New Roman"/>
            <w:sz w:val="24"/>
            <w:szCs w:val="24"/>
          </w:rPr>
          <w:t>suppression</w:t>
        </w:r>
        <w:r w:rsidR="0083332D" w:rsidRPr="00033AD2">
          <w:rPr>
            <w:rFonts w:eastAsia="Times New Roman"/>
            <w:sz w:val="24"/>
            <w:szCs w:val="24"/>
          </w:rPr>
          <w:t xml:space="preserve"> </w:t>
        </w:r>
      </w:ins>
      <w:r w:rsidR="00033AD2" w:rsidRPr="00033AD2">
        <w:rPr>
          <w:rFonts w:eastAsia="Times New Roman"/>
          <w:sz w:val="24"/>
          <w:szCs w:val="24"/>
        </w:rPr>
        <w:t xml:space="preserve">of superconductivity may be </w:t>
      </w:r>
      <w:r w:rsidR="003154F3">
        <w:rPr>
          <w:rFonts w:eastAsia="Times New Roman"/>
          <w:sz w:val="24"/>
          <w:szCs w:val="24"/>
        </w:rPr>
        <w:t>in part due</w:t>
      </w:r>
      <w:r w:rsidR="00033AD2" w:rsidRPr="00033AD2">
        <w:rPr>
          <w:rFonts w:eastAsia="Times New Roman"/>
          <w:sz w:val="24"/>
          <w:szCs w:val="24"/>
        </w:rPr>
        <w:t xml:space="preserve"> to the reduction in </w:t>
      </w:r>
      <w:commentRangeStart w:id="369"/>
      <w:proofErr w:type="gramStart"/>
      <w:r w:rsidR="00033AD2" w:rsidRPr="00033AD2">
        <w:rPr>
          <w:rFonts w:eastAsia="Times New Roman"/>
          <w:sz w:val="24"/>
          <w:szCs w:val="24"/>
        </w:rPr>
        <w:t>hole</w:t>
      </w:r>
      <w:proofErr w:type="gramEnd"/>
      <w:r w:rsidR="00033AD2" w:rsidRPr="00033AD2">
        <w:rPr>
          <w:rFonts w:eastAsia="Times New Roman"/>
          <w:sz w:val="24"/>
          <w:szCs w:val="24"/>
        </w:rPr>
        <w:t xml:space="preserve"> doping level</w:t>
      </w:r>
      <w:commentRangeEnd w:id="369"/>
      <w:r w:rsidR="0083332D">
        <w:rPr>
          <w:rStyle w:val="CommentReference"/>
          <w:rFonts w:eastAsia="Times New Roman"/>
        </w:rPr>
        <w:commentReference w:id="369"/>
      </w:r>
      <w:r w:rsidR="003154F3">
        <w:rPr>
          <w:rFonts w:eastAsia="Times New Roman"/>
          <w:sz w:val="24"/>
          <w:szCs w:val="24"/>
        </w:rPr>
        <w:t xml:space="preserve">. At the same time, STEM images indicate the presence of </w:t>
      </w:r>
      <w:del w:id="370" w:author="Kai Liu" w:date="2018-10-10T02:11:00Z">
        <w:r w:rsidR="003154F3" w:rsidDel="0083332D">
          <w:rPr>
            <w:rFonts w:eastAsia="Times New Roman"/>
            <w:sz w:val="24"/>
            <w:szCs w:val="24"/>
          </w:rPr>
          <w:delText xml:space="preserve">stacking </w:delText>
        </w:r>
      </w:del>
      <w:r w:rsidR="003154F3">
        <w:rPr>
          <w:rFonts w:eastAsia="Times New Roman"/>
          <w:sz w:val="24"/>
          <w:szCs w:val="24"/>
        </w:rPr>
        <w:t xml:space="preserve">defects associated with other structural phases with </w:t>
      </w:r>
      <w:proofErr w:type="gramStart"/>
      <w:r w:rsidR="003154F3">
        <w:rPr>
          <w:rFonts w:eastAsia="Times New Roman"/>
          <w:sz w:val="24"/>
          <w:szCs w:val="24"/>
        </w:rPr>
        <w:t xml:space="preserve">lower </w:t>
      </w:r>
      <w:proofErr w:type="gramEnd"/>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3154F3">
        <w:rPr>
          <w:rFonts w:eastAsia="Times New Roman"/>
          <w:sz w:val="24"/>
          <w:szCs w:val="24"/>
        </w:rPr>
        <w:t>. Whether due to redox-driven electron doping</w:t>
      </w:r>
      <w:r w:rsidR="00033AD2" w:rsidRPr="00033AD2">
        <w:rPr>
          <w:rFonts w:eastAsia="Times New Roman"/>
          <w:sz w:val="24"/>
          <w:szCs w:val="24"/>
        </w:rPr>
        <w:t xml:space="preserve"> or structural changes, both effects </w:t>
      </w:r>
      <w:r w:rsidR="003154F3">
        <w:rPr>
          <w:rFonts w:eastAsia="Times New Roman"/>
          <w:sz w:val="24"/>
          <w:szCs w:val="24"/>
        </w:rPr>
        <w:t xml:space="preserve">are </w:t>
      </w:r>
      <w:r w:rsidR="00033AD2" w:rsidRPr="00033AD2">
        <w:rPr>
          <w:rFonts w:eastAsia="Times New Roman"/>
          <w:sz w:val="24"/>
          <w:szCs w:val="24"/>
        </w:rPr>
        <w:t xml:space="preserve">induced by </w:t>
      </w:r>
      <w:proofErr w:type="spellStart"/>
      <w:r w:rsidR="00033AD2" w:rsidRPr="00033AD2">
        <w:rPr>
          <w:rFonts w:eastAsia="Times New Roman"/>
          <w:sz w:val="24"/>
          <w:szCs w:val="24"/>
        </w:rPr>
        <w:t>Gd</w:t>
      </w:r>
      <w:proofErr w:type="spellEnd"/>
      <w:r w:rsidR="00033AD2" w:rsidRPr="00033AD2">
        <w:rPr>
          <w:rFonts w:eastAsia="Times New Roman"/>
          <w:sz w:val="24"/>
          <w:szCs w:val="24"/>
        </w:rPr>
        <w:t>-driven oxygen migration.</w:t>
      </w:r>
    </w:p>
    <w:p w14:paraId="370D80F5" w14:textId="77777777" w:rsidR="00033AD2" w:rsidRPr="00033AD2" w:rsidRDefault="00033AD2" w:rsidP="00033AD2">
      <w:pPr>
        <w:pBdr>
          <w:top w:val="nil"/>
          <w:left w:val="nil"/>
          <w:bottom w:val="nil"/>
          <w:right w:val="nil"/>
          <w:between w:val="nil"/>
        </w:pBdr>
        <w:spacing w:line="480" w:lineRule="auto"/>
        <w:rPr>
          <w:rFonts w:eastAsia="Times New Roman"/>
          <w:color w:val="000000"/>
          <w:sz w:val="24"/>
          <w:szCs w:val="24"/>
        </w:rPr>
      </w:pPr>
      <w:r w:rsidRPr="00033AD2">
        <w:rPr>
          <w:rFonts w:eastAsia="Times New Roman"/>
          <w:b/>
          <w:color w:val="000000"/>
          <w:sz w:val="24"/>
          <w:szCs w:val="24"/>
        </w:rPr>
        <w:t>Results</w:t>
      </w:r>
    </w:p>
    <w:p w14:paraId="1C191617" w14:textId="573198EA" w:rsidR="00033AD2" w:rsidRPr="009B081B" w:rsidRDefault="00033AD2" w:rsidP="00033AD2">
      <w:pPr>
        <w:spacing w:after="160" w:line="480" w:lineRule="auto"/>
        <w:ind w:firstLine="720"/>
        <w:jc w:val="both"/>
        <w:rPr>
          <w:color w:val="0000FF"/>
          <w:sz w:val="24"/>
        </w:rPr>
      </w:pPr>
      <w:bookmarkStart w:id="371" w:name="_30j0zll" w:colFirst="0" w:colLast="0"/>
      <w:bookmarkEnd w:id="371"/>
      <w:r w:rsidRPr="001D717A">
        <w:rPr>
          <w:color w:val="0000FF"/>
          <w:sz w:val="24"/>
        </w:rPr>
        <w:t xml:space="preserve">Commercially available </w:t>
      </w:r>
      <w:r w:rsidR="000F2002" w:rsidRPr="000F2002">
        <w:rPr>
          <w:rFonts w:eastAsia="Times New Roman"/>
          <w:color w:val="0000FF"/>
          <w:sz w:val="24"/>
          <w:szCs w:val="24"/>
        </w:rPr>
        <w:t xml:space="preserve">epitaxial </w:t>
      </w:r>
      <w:r w:rsidRPr="001D717A">
        <w:rPr>
          <w:color w:val="0000FF"/>
          <w:sz w:val="24"/>
        </w:rPr>
        <w:t>films of pulsed-laser-deposited YBa</w:t>
      </w:r>
      <w:r w:rsidRPr="001D717A">
        <w:rPr>
          <w:color w:val="0000FF"/>
          <w:sz w:val="24"/>
          <w:vertAlign w:val="subscript"/>
        </w:rPr>
        <w:t>2</w:t>
      </w:r>
      <w:r w:rsidRPr="001D717A">
        <w:rPr>
          <w:color w:val="0000FF"/>
          <w:sz w:val="24"/>
        </w:rPr>
        <w:t>Cu</w:t>
      </w:r>
      <w:r w:rsidRPr="001D717A">
        <w:rPr>
          <w:color w:val="0000FF"/>
          <w:sz w:val="24"/>
          <w:vertAlign w:val="subscript"/>
        </w:rPr>
        <w:t>3</w:t>
      </w:r>
      <w:r w:rsidRPr="001D717A">
        <w:rPr>
          <w:color w:val="0000FF"/>
          <w:sz w:val="24"/>
        </w:rPr>
        <w:t>O</w:t>
      </w:r>
      <w:r w:rsidRPr="001D717A">
        <w:rPr>
          <w:color w:val="0000FF"/>
          <w:sz w:val="24"/>
          <w:vertAlign w:val="subscript"/>
        </w:rPr>
        <w:t>7-δ</w:t>
      </w:r>
      <w:r w:rsidRPr="001D717A">
        <w:rPr>
          <w:color w:val="0000FF"/>
          <w:sz w:val="24"/>
        </w:rPr>
        <w:t xml:space="preserve"> (100 nm) grown on (001) SrTiO</w:t>
      </w:r>
      <w:r w:rsidRPr="001D717A">
        <w:rPr>
          <w:color w:val="0000FF"/>
          <w:sz w:val="24"/>
          <w:vertAlign w:val="subscript"/>
        </w:rPr>
        <w:t>3</w:t>
      </w:r>
      <w:r w:rsidRPr="001D717A">
        <w:rPr>
          <w:color w:val="0000FF"/>
          <w:sz w:val="24"/>
        </w:rPr>
        <w:t xml:space="preserve"> (STO) substrates were </w:t>
      </w:r>
      <w:r w:rsidR="000F2002" w:rsidRPr="000F2002">
        <w:rPr>
          <w:rFonts w:eastAsia="Times New Roman"/>
          <w:color w:val="0000FF"/>
          <w:sz w:val="24"/>
          <w:szCs w:val="24"/>
        </w:rPr>
        <w:t>used</w:t>
      </w:r>
      <w:r w:rsidRPr="001D717A">
        <w:rPr>
          <w:color w:val="0000FF"/>
          <w:sz w:val="24"/>
        </w:rPr>
        <w:t xml:space="preserve"> for this </w:t>
      </w:r>
      <w:del w:id="372" w:author="Kai Liu" w:date="2018-10-09T01:16:00Z">
        <w:r w:rsidRPr="001D717A" w:rsidDel="00A44266">
          <w:rPr>
            <w:color w:val="0000FF"/>
            <w:sz w:val="24"/>
          </w:rPr>
          <w:delText xml:space="preserve">experiment </w:delText>
        </w:r>
      </w:del>
      <w:ins w:id="373" w:author="Kai Liu" w:date="2018-10-09T01:16:00Z">
        <w:r w:rsidR="00A44266">
          <w:rPr>
            <w:color w:val="0000FF"/>
            <w:sz w:val="24"/>
          </w:rPr>
          <w:t xml:space="preserve">study </w:t>
        </w:r>
      </w:ins>
      <w:r w:rsidR="00B83D88" w:rsidRPr="001D717A">
        <w:rPr>
          <w:color w:val="0000FF"/>
          <w:sz w:val="24"/>
        </w:rPr>
        <w:fldChar w:fldCharType="begin" w:fldLock="1"/>
      </w:r>
      <w:r w:rsidR="00B83D88" w:rsidRPr="001D717A">
        <w:rPr>
          <w:color w:val="0000FF"/>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i&gt;14&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14</w:t>
      </w:r>
      <w:r w:rsidR="00B83D88" w:rsidRPr="001D717A">
        <w:rPr>
          <w:noProof/>
          <w:color w:val="0000FF"/>
          <w:sz w:val="24"/>
        </w:rPr>
        <w:t>)</w:t>
      </w:r>
      <w:r w:rsidR="00B83D88" w:rsidRPr="001D717A">
        <w:rPr>
          <w:color w:val="0000FF"/>
          <w:sz w:val="24"/>
        </w:rPr>
        <w:fldChar w:fldCharType="end"/>
      </w:r>
      <w:r w:rsidRPr="001D717A">
        <w:rPr>
          <w:color w:val="0000FF"/>
          <w:sz w:val="24"/>
        </w:rPr>
        <w:t>. The high-symmetry STO substrate (cubic, lattice parameter of 3.905 Å) is known to yield YBCO films with 90° twinned domains</w:t>
      </w:r>
      <w:r w:rsidR="00B83D88" w:rsidRPr="001D717A">
        <w:rPr>
          <w:color w:val="0000FF"/>
          <w:sz w:val="24"/>
        </w:rPr>
        <w:t xml:space="preserve"> </w:t>
      </w:r>
      <w:r w:rsidR="00B83D88" w:rsidRPr="001D717A">
        <w:rPr>
          <w:color w:val="0000FF"/>
          <w:sz w:val="24"/>
        </w:rPr>
        <w:fldChar w:fldCharType="begin" w:fldLock="1"/>
      </w:r>
      <w:r w:rsidR="00B83D88" w:rsidRPr="001D717A">
        <w:rPr>
          <w:color w:val="0000FF"/>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i&gt;15&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15</w:t>
      </w:r>
      <w:r w:rsidR="00B83D88" w:rsidRPr="001D717A">
        <w:rPr>
          <w:noProof/>
          <w:color w:val="0000FF"/>
          <w:sz w:val="24"/>
        </w:rPr>
        <w:t>)</w:t>
      </w:r>
      <w:r w:rsidR="00B83D88" w:rsidRPr="001D717A">
        <w:rPr>
          <w:color w:val="0000FF"/>
          <w:sz w:val="24"/>
        </w:rPr>
        <w:fldChar w:fldCharType="end"/>
      </w:r>
      <w:r w:rsidRPr="001D717A">
        <w:rPr>
          <w:color w:val="0000FF"/>
          <w:sz w:val="24"/>
        </w:rPr>
        <w:t xml:space="preserve">, with up-to 2% tensile strain exerted at the interface due to lattice mismatch </w:t>
      </w:r>
      <w:r w:rsidR="00B83D88" w:rsidRPr="001D717A">
        <w:rPr>
          <w:color w:val="0000FF"/>
          <w:sz w:val="24"/>
        </w:rPr>
        <w:fldChar w:fldCharType="begin" w:fldLock="1"/>
      </w:r>
      <w:r w:rsidR="00B83D88" w:rsidRPr="001D717A">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17)","previouslyFormattedCitation":"(&lt;i&gt;16&lt;/i&gt;, &lt;i&gt;17&lt;/i&gt;)"},"properties":{"noteIndex":0},"schema":"https://github.com/citation-style-language/schema/raw/master/csl-citation.json"}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16</w:t>
      </w:r>
      <w:r w:rsidR="00B83D88" w:rsidRPr="001D717A">
        <w:rPr>
          <w:noProof/>
          <w:color w:val="0000FF"/>
          <w:sz w:val="24"/>
        </w:rPr>
        <w:t xml:space="preserve">, </w:t>
      </w:r>
      <w:r w:rsidR="00B83D88" w:rsidRPr="001D717A">
        <w:rPr>
          <w:i/>
          <w:noProof/>
          <w:color w:val="0000FF"/>
          <w:sz w:val="24"/>
        </w:rPr>
        <w:t>17</w:t>
      </w:r>
      <w:r w:rsidR="00B83D88" w:rsidRPr="001D717A">
        <w:rPr>
          <w:noProof/>
          <w:color w:val="0000FF"/>
          <w:sz w:val="24"/>
        </w:rPr>
        <w:t>)</w:t>
      </w:r>
      <w:r w:rsidR="00B83D88" w:rsidRPr="001D717A">
        <w:rPr>
          <w:color w:val="0000FF"/>
          <w:sz w:val="24"/>
        </w:rPr>
        <w:fldChar w:fldCharType="end"/>
      </w:r>
      <w:r w:rsidRPr="001D717A">
        <w:rPr>
          <w:color w:val="0000FF"/>
          <w:sz w:val="24"/>
        </w:rPr>
        <w:t xml:space="preserve"> (bulk lattice parameters of YBCO are </w:t>
      </w:r>
      <w:r w:rsidRPr="001D717A">
        <w:rPr>
          <w:i/>
          <w:color w:val="0000FF"/>
          <w:sz w:val="24"/>
        </w:rPr>
        <w:t>a</w:t>
      </w:r>
      <w:r w:rsidRPr="001D717A">
        <w:rPr>
          <w:color w:val="0000FF"/>
          <w:sz w:val="24"/>
        </w:rPr>
        <w:t xml:space="preserve"> = 3.827 Å, </w:t>
      </w:r>
      <w:r w:rsidRPr="001D717A">
        <w:rPr>
          <w:i/>
          <w:color w:val="0000FF"/>
          <w:sz w:val="24"/>
        </w:rPr>
        <w:t>b</w:t>
      </w:r>
      <w:r w:rsidRPr="001D717A">
        <w:rPr>
          <w:color w:val="0000FF"/>
          <w:sz w:val="24"/>
        </w:rPr>
        <w:t xml:space="preserve"> = 3.893 Å, and </w:t>
      </w:r>
      <w:r w:rsidRPr="001D717A">
        <w:rPr>
          <w:i/>
          <w:color w:val="0000FF"/>
          <w:sz w:val="24"/>
        </w:rPr>
        <w:t>c</w:t>
      </w:r>
      <w:r w:rsidRPr="001D717A">
        <w:rPr>
          <w:color w:val="0000FF"/>
          <w:sz w:val="24"/>
        </w:rPr>
        <w:t xml:space="preserve"> = 11.699 Å </w:t>
      </w:r>
      <w:r w:rsidR="00B83D88" w:rsidRPr="001D717A">
        <w:rPr>
          <w:color w:val="0000FF"/>
          <w:sz w:val="24"/>
        </w:rPr>
        <w:fldChar w:fldCharType="begin" w:fldLock="1"/>
      </w:r>
      <w:r w:rsidR="00B83D88" w:rsidRPr="001D717A">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18</w:t>
      </w:r>
      <w:r w:rsidR="00B83D88" w:rsidRPr="001D717A">
        <w:rPr>
          <w:noProof/>
          <w:color w:val="0000FF"/>
          <w:sz w:val="24"/>
        </w:rPr>
        <w:t>)</w:t>
      </w:r>
      <w:r w:rsidR="00B83D88" w:rsidRPr="001D717A">
        <w:rPr>
          <w:color w:val="0000FF"/>
          <w:sz w:val="24"/>
        </w:rPr>
        <w:fldChar w:fldCharType="end"/>
      </w:r>
      <w:r w:rsidRPr="001D717A">
        <w:rPr>
          <w:color w:val="0000FF"/>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1D717A">
        <w:rPr>
          <w:color w:val="0000FF"/>
          <w:sz w:val="24"/>
        </w:rPr>
        <w:t xml:space="preserve">, the films are expected to relax away from the substrate/film interface </w:t>
      </w:r>
      <w:r w:rsidR="00B83D88">
        <w:rPr>
          <w:rFonts w:eastAsia="Times New Roman"/>
          <w:sz w:val="24"/>
          <w:szCs w:val="24"/>
        </w:rPr>
        <w:fldChar w:fldCharType="begin" w:fldLock="1"/>
      </w:r>
      <w:r w:rsidR="00875D05">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20)","previouslyFormattedCitation":"(&lt;i&gt;19&lt;/i&gt;, &lt;i&gt;20&lt;/i&gt;)"},"properties":{"noteIndex":0},"schema":"https://github.com/citation-style-language/schema/raw/master/csl-citation.json"}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19</w:t>
      </w:r>
      <w:r w:rsidR="00B83D88" w:rsidRPr="00B83D88">
        <w:rPr>
          <w:rFonts w:eastAsia="Times New Roman"/>
          <w:noProof/>
          <w:sz w:val="24"/>
          <w:szCs w:val="24"/>
        </w:rPr>
        <w:t xml:space="preserve">, </w:t>
      </w:r>
      <w:r w:rsidR="00B83D88" w:rsidRPr="00B83D88">
        <w:rPr>
          <w:rFonts w:eastAsia="Times New Roman"/>
          <w:i/>
          <w:noProof/>
          <w:sz w:val="24"/>
          <w:szCs w:val="24"/>
        </w:rPr>
        <w:t>20</w:t>
      </w:r>
      <w:r w:rsidR="00B83D88" w:rsidRPr="00B83D88">
        <w:rPr>
          <w:rFonts w:eastAsia="Times New Roman"/>
          <w:noProof/>
          <w:sz w:val="24"/>
          <w:szCs w:val="24"/>
        </w:rPr>
        <w:t>)</w:t>
      </w:r>
      <w:r w:rsidR="00B83D88">
        <w:rPr>
          <w:rFonts w:eastAsia="Times New Roman"/>
          <w:sz w:val="24"/>
          <w:szCs w:val="24"/>
        </w:rPr>
        <w:fldChar w:fldCharType="end"/>
      </w:r>
      <w:r w:rsidRPr="009B081B">
        <w:rPr>
          <w:color w:val="0000FF"/>
          <w:sz w:val="24"/>
        </w:rPr>
        <w:t xml:space="preserve"> and show near bulk-like superconducting behavior </w:t>
      </w:r>
      <w:r w:rsidR="00D400D1" w:rsidRPr="009B081B">
        <w:rPr>
          <w:color w:val="0000FF"/>
          <w:sz w:val="24"/>
        </w:rPr>
        <w:fldChar w:fldCharType="begin" w:fldLock="1"/>
      </w:r>
      <w:r w:rsidR="002D1BA8" w:rsidRPr="009B081B">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D400D1" w:rsidRPr="009B081B">
        <w:rPr>
          <w:color w:val="0000FF"/>
          <w:sz w:val="24"/>
        </w:rPr>
        <w:fldChar w:fldCharType="separate"/>
      </w:r>
      <w:r w:rsidR="00D400D1" w:rsidRPr="009B081B">
        <w:rPr>
          <w:noProof/>
          <w:color w:val="0000FF"/>
          <w:sz w:val="24"/>
        </w:rPr>
        <w:t>(</w:t>
      </w:r>
      <w:r w:rsidR="00D400D1" w:rsidRPr="009B081B">
        <w:rPr>
          <w:i/>
          <w:noProof/>
          <w:color w:val="0000FF"/>
          <w:sz w:val="24"/>
        </w:rPr>
        <w:t>17</w:t>
      </w:r>
      <w:r w:rsidR="00D400D1" w:rsidRPr="009B081B">
        <w:rPr>
          <w:noProof/>
          <w:color w:val="0000FF"/>
          <w:sz w:val="24"/>
        </w:rPr>
        <w:t>)</w:t>
      </w:r>
      <w:r w:rsidR="00D400D1" w:rsidRPr="009B081B">
        <w:rPr>
          <w:color w:val="0000FF"/>
          <w:sz w:val="24"/>
        </w:rPr>
        <w:fldChar w:fldCharType="end"/>
      </w:r>
      <w:r w:rsidRPr="009B081B">
        <w:rPr>
          <w:color w:val="0000FF"/>
          <w:sz w:val="24"/>
        </w:rPr>
        <w:t xml:space="preserve">. The films were then sputter coated with </w:t>
      </w:r>
      <w:proofErr w:type="spellStart"/>
      <w:r w:rsidRPr="009B081B">
        <w:rPr>
          <w:color w:val="0000FF"/>
          <w:sz w:val="24"/>
        </w:rPr>
        <w:t>Gd</w:t>
      </w:r>
      <w:proofErr w:type="spellEnd"/>
      <w:r w:rsidRPr="009B081B">
        <w:rPr>
          <w:color w:val="0000FF"/>
          <w:sz w:val="24"/>
        </w:rPr>
        <w:t xml:space="preserve">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9B081B">
        <w:rPr>
          <w:color w:val="0000FF"/>
          <w:sz w:val="24"/>
        </w:rPr>
        <w:t xml:space="preserve"> 3 nm, 7 nm, 20 nm) and an Au (5 nm) protective cap, with one witness sample of YBCO/STO kept in the as-grown state for comparison. </w:t>
      </w:r>
    </w:p>
    <w:p w14:paraId="0BABDF9B" w14:textId="017CCC86" w:rsidR="006C61EB" w:rsidRPr="00875D05" w:rsidRDefault="00033AD2" w:rsidP="006C61EB">
      <w:pPr>
        <w:spacing w:after="160" w:line="480" w:lineRule="auto"/>
        <w:ind w:firstLine="720"/>
        <w:jc w:val="both"/>
        <w:rPr>
          <w:color w:val="FF0000"/>
          <w:sz w:val="24"/>
          <w:szCs w:val="24"/>
        </w:rPr>
      </w:pPr>
      <w:bookmarkStart w:id="374" w:name="_1fob9te" w:colFirst="0" w:colLast="0"/>
      <w:bookmarkEnd w:id="374"/>
      <w:r w:rsidRPr="009B081B">
        <w:rPr>
          <w:color w:val="0000FF"/>
          <w:sz w:val="24"/>
        </w:rPr>
        <w:lastRenderedPageBreak/>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family of peaks, corresponding to a lattice parameter of </w:t>
      </w:r>
      <w:r w:rsidRPr="009B081B">
        <w:rPr>
          <w:i/>
          <w:color w:val="0000FF"/>
          <w:sz w:val="24"/>
        </w:rPr>
        <w:t>c</w:t>
      </w:r>
      <w:r w:rsidRPr="009B081B">
        <w:rPr>
          <w:color w:val="0000FF"/>
          <w:sz w:val="24"/>
        </w:rPr>
        <w:t xml:space="preserve"> =11.678 Å, similar to the bulk value of 11.699 Å </w:t>
      </w:r>
      <w:r w:rsidR="002D1BA8" w:rsidRPr="009B081B">
        <w:rPr>
          <w:color w:val="0000FF"/>
          <w:sz w:val="24"/>
        </w:rPr>
        <w:fldChar w:fldCharType="begin" w:fldLock="1"/>
      </w:r>
      <w:r w:rsidR="001B6D2C" w:rsidRPr="009B081B">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2D1BA8" w:rsidRPr="009B081B">
        <w:rPr>
          <w:color w:val="0000FF"/>
          <w:sz w:val="24"/>
        </w:rPr>
        <w:fldChar w:fldCharType="separate"/>
      </w:r>
      <w:r w:rsidR="002D1BA8" w:rsidRPr="009B081B">
        <w:rPr>
          <w:noProof/>
          <w:color w:val="0000FF"/>
          <w:sz w:val="24"/>
        </w:rPr>
        <w:t>(</w:t>
      </w:r>
      <w:r w:rsidR="002D1BA8" w:rsidRPr="009B081B">
        <w:rPr>
          <w:i/>
          <w:noProof/>
          <w:color w:val="0000FF"/>
          <w:sz w:val="24"/>
        </w:rPr>
        <w:t>18</w:t>
      </w:r>
      <w:r w:rsidR="002D1BA8" w:rsidRPr="009B081B">
        <w:rPr>
          <w:noProof/>
          <w:color w:val="0000FF"/>
          <w:sz w:val="24"/>
        </w:rPr>
        <w:t>)</w:t>
      </w:r>
      <w:r w:rsidR="002D1BA8" w:rsidRPr="009B081B">
        <w:rPr>
          <w:color w:val="0000FF"/>
          <w:sz w:val="24"/>
        </w:rPr>
        <w:fldChar w:fldCharType="end"/>
      </w:r>
      <w:r w:rsidRPr="009B081B">
        <w:rPr>
          <w:color w:val="0000FF"/>
          <w:sz w:val="24"/>
        </w:rPr>
        <w:t xml:space="preserve">. The slightly smaller </w:t>
      </w:r>
      <w:r w:rsidRPr="009B081B">
        <w:rPr>
          <w:i/>
          <w:color w:val="0000FF"/>
          <w:sz w:val="24"/>
        </w:rPr>
        <w:t>c</w:t>
      </w:r>
      <w:r w:rsidRPr="009B081B">
        <w:rPr>
          <w:color w:val="0000FF"/>
          <w:sz w:val="24"/>
        </w:rPr>
        <w:t xml:space="preserve">-axis lattice parameter </w:t>
      </w:r>
      <w:r w:rsidR="000B1FCA" w:rsidRPr="000B1FCA">
        <w:rPr>
          <w:rFonts w:eastAsia="Times New Roman"/>
          <w:color w:val="0000FF"/>
          <w:sz w:val="24"/>
          <w:szCs w:val="24"/>
        </w:rPr>
        <w:t>is likely</w:t>
      </w:r>
      <w:r w:rsidRPr="009B081B">
        <w:rPr>
          <w:color w:val="0000FF"/>
          <w:sz w:val="24"/>
        </w:rPr>
        <w:t xml:space="preserve"> due to the tensile strain from the substrate </w:t>
      </w:r>
      <w:r w:rsidR="001B6D2C" w:rsidRPr="009B081B">
        <w:rPr>
          <w:color w:val="0000FF"/>
          <w:sz w:val="24"/>
        </w:rPr>
        <w:fldChar w:fldCharType="begin" w:fldLock="1"/>
      </w:r>
      <w:r w:rsidR="005E7E8C" w:rsidRPr="009B081B">
        <w:rPr>
          <w:color w:val="0000FF"/>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21&lt;/i&gt;)","plainTextFormattedCitation":"(21)","previouslyFormattedCitation":"(&lt;i&gt;21&lt;/i&gt;)"},"properties":{"noteIndex":0},"schema":"https://github.com/citation-style-language/schema/raw/master/csl-citation.json"}</w:instrText>
      </w:r>
      <w:r w:rsidR="001B6D2C" w:rsidRPr="009B081B">
        <w:rPr>
          <w:color w:val="0000FF"/>
          <w:sz w:val="24"/>
        </w:rPr>
        <w:fldChar w:fldCharType="separate"/>
      </w:r>
      <w:r w:rsidR="001B6D2C" w:rsidRPr="009B081B">
        <w:rPr>
          <w:noProof/>
          <w:color w:val="0000FF"/>
          <w:sz w:val="24"/>
        </w:rPr>
        <w:t>(</w:t>
      </w:r>
      <w:r w:rsidR="001B6D2C" w:rsidRPr="009B081B">
        <w:rPr>
          <w:i/>
          <w:noProof/>
          <w:color w:val="0000FF"/>
          <w:sz w:val="24"/>
        </w:rPr>
        <w:t>21</w:t>
      </w:r>
      <w:r w:rsidR="001B6D2C" w:rsidRPr="009B081B">
        <w:rPr>
          <w:noProof/>
          <w:color w:val="0000FF"/>
          <w:sz w:val="24"/>
        </w:rPr>
        <w:t>)</w:t>
      </w:r>
      <w:r w:rsidR="001B6D2C" w:rsidRPr="009B081B">
        <w:rPr>
          <w:color w:val="0000FF"/>
          <w:sz w:val="24"/>
        </w:rPr>
        <w:fldChar w:fldCharType="end"/>
      </w:r>
      <w:r w:rsidRPr="009B081B">
        <w:rPr>
          <w:color w:val="0000FF"/>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9B081B">
        <w:rPr>
          <w:color w:val="0000FF"/>
          <w:sz w:val="24"/>
        </w:rPr>
        <w:t xml:space="preserve"> is increased, a monotonic shift towards lower </w:t>
      </w:r>
      <m:oMath>
        <m:r>
          <w:rPr>
            <w:rFonts w:ascii="Cambria Math" w:hAnsi="Cambria Math"/>
            <w:sz w:val="24"/>
          </w:rPr>
          <m:t>2θ</m:t>
        </m:r>
      </m:oMath>
      <w:r w:rsidRPr="009B081B">
        <w:rPr>
          <w:color w:val="0000FF"/>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diffraction peaks, indicating expansion in the </w:t>
      </w:r>
      <w:r w:rsidRPr="009B081B">
        <w:rPr>
          <w:i/>
          <w:color w:val="0000FF"/>
          <w:sz w:val="24"/>
        </w:rPr>
        <w:t>c</w:t>
      </w:r>
      <w:r w:rsidRPr="009B081B">
        <w:rPr>
          <w:color w:val="0000FF"/>
          <w:sz w:val="24"/>
        </w:rPr>
        <w:t xml:space="preserve">-axis, similar to those previously reported in other perovskite systems </w:t>
      </w:r>
      <w:r w:rsidR="005E7E8C" w:rsidRPr="009B081B">
        <w:rPr>
          <w:color w:val="0000FF"/>
          <w:sz w:val="24"/>
        </w:rPr>
        <w:fldChar w:fldCharType="begin" w:fldLock="1"/>
      </w:r>
      <w:r w:rsidR="005E7E8C" w:rsidRPr="009B081B">
        <w:rPr>
          <w:color w:val="0000FF"/>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i&gt;22&lt;/i&gt;)"},"properties":{"noteIndex":0},"schema":"https://github.com/citation-style-language/schema/raw/master/csl-citation.json"}</w:instrText>
      </w:r>
      <w:r w:rsidR="005E7E8C" w:rsidRPr="009B081B">
        <w:rPr>
          <w:color w:val="0000FF"/>
          <w:sz w:val="24"/>
        </w:rPr>
        <w:fldChar w:fldCharType="separate"/>
      </w:r>
      <w:r w:rsidR="005E7E8C" w:rsidRPr="009B081B">
        <w:rPr>
          <w:noProof/>
          <w:color w:val="0000FF"/>
          <w:sz w:val="24"/>
        </w:rPr>
        <w:t>(</w:t>
      </w:r>
      <w:r w:rsidR="005E7E8C" w:rsidRPr="009B081B">
        <w:rPr>
          <w:i/>
          <w:noProof/>
          <w:color w:val="0000FF"/>
          <w:sz w:val="24"/>
        </w:rPr>
        <w:t>22</w:t>
      </w:r>
      <w:r w:rsidR="005E7E8C" w:rsidRPr="009B081B">
        <w:rPr>
          <w:noProof/>
          <w:color w:val="0000FF"/>
          <w:sz w:val="24"/>
        </w:rPr>
        <w:t>)</w:t>
      </w:r>
      <w:r w:rsidR="005E7E8C" w:rsidRPr="009B081B">
        <w:rPr>
          <w:color w:val="0000FF"/>
          <w:sz w:val="24"/>
        </w:rPr>
        <w:fldChar w:fldCharType="end"/>
      </w:r>
      <w:r w:rsidRPr="009B081B">
        <w:rPr>
          <w:color w:val="0000FF"/>
          <w:sz w:val="24"/>
        </w:rPr>
        <w:t xml:space="preserve"> as a signature of oxygen depletion.</w:t>
      </w:r>
      <w:r w:rsidR="00A12CE4" w:rsidRPr="009B081B">
        <w:rPr>
          <w:color w:val="0000FF"/>
          <w:sz w:val="24"/>
        </w:rPr>
        <w:t xml:space="preserve"> </w:t>
      </w:r>
      <w:r w:rsidR="00351FEB">
        <w:rPr>
          <w:color w:val="0000FF"/>
          <w:sz w:val="24"/>
        </w:rPr>
        <w:t xml:space="preserve">From the </w:t>
      </w:r>
      <w:ins w:id="375" w:author="Kai Liu" w:date="2018-10-09T01:30:00Z">
        <w:r w:rsidR="00BB66B7">
          <w:rPr>
            <w:color w:val="0000FF"/>
            <w:sz w:val="24"/>
          </w:rPr>
          <w:t>f</w:t>
        </w:r>
        <w:r w:rsidR="00BB66B7" w:rsidRPr="00BB66B7">
          <w:rPr>
            <w:color w:val="0000FF"/>
            <w:sz w:val="24"/>
          </w:rPr>
          <w:t>ull width</w:t>
        </w:r>
      </w:ins>
      <w:ins w:id="376" w:author="Kai Liu" w:date="2018-10-09T01:31:00Z">
        <w:r w:rsidR="00BB66B7">
          <w:rPr>
            <w:color w:val="0000FF"/>
            <w:sz w:val="24"/>
          </w:rPr>
          <w:t>s</w:t>
        </w:r>
      </w:ins>
      <w:ins w:id="377" w:author="Kai Liu" w:date="2018-10-09T01:30:00Z">
        <w:r w:rsidR="00BB66B7" w:rsidRPr="00BB66B7">
          <w:rPr>
            <w:color w:val="0000FF"/>
            <w:sz w:val="24"/>
          </w:rPr>
          <w:t xml:space="preserve"> at half maximum (</w:t>
        </w:r>
        <w:r w:rsidR="00BB66B7">
          <w:rPr>
            <w:color w:val="0000FF"/>
            <w:sz w:val="24"/>
          </w:rPr>
          <w:t>FWHM</w:t>
        </w:r>
      </w:ins>
      <w:ins w:id="378" w:author="Kai Liu" w:date="2018-10-09T01:31:00Z">
        <w:r w:rsidR="00BB66B7">
          <w:rPr>
            <w:color w:val="0000FF"/>
            <w:sz w:val="24"/>
          </w:rPr>
          <w:t>’s</w:t>
        </w:r>
      </w:ins>
      <w:ins w:id="379" w:author="Kai Liu" w:date="2018-10-09T01:30:00Z">
        <w:r w:rsidR="00BB66B7">
          <w:rPr>
            <w:color w:val="0000FF"/>
            <w:sz w:val="24"/>
          </w:rPr>
          <w:t>) of the diffraction peaks</w:t>
        </w:r>
      </w:ins>
      <w:del w:id="380" w:author="Kai Liu" w:date="2018-10-09T01:30:00Z">
        <w:r w:rsidR="00351FEB" w:rsidDel="00BB66B7">
          <w:rPr>
            <w:color w:val="0000FF"/>
            <w:sz w:val="24"/>
          </w:rPr>
          <w:delText>peak width</w:delText>
        </w:r>
      </w:del>
      <w:r w:rsidR="00351FEB">
        <w:rPr>
          <w:color w:val="0000FF"/>
          <w:sz w:val="24"/>
        </w:rPr>
        <w:t xml:space="preserve">, corrected for the instrument width, the crystallite size is determined to be </w:t>
      </w:r>
      <w:commentRangeStart w:id="381"/>
      <w:r w:rsidR="00351FEB">
        <w:rPr>
          <w:color w:val="0000FF"/>
          <w:sz w:val="24"/>
        </w:rPr>
        <w:t>103</w:t>
      </w:r>
      <w:ins w:id="382" w:author="Kai Liu" w:date="2018-10-09T01:19:00Z">
        <w:r w:rsidR="00A44266">
          <w:rPr>
            <w:color w:val="0000FF"/>
            <w:sz w:val="24"/>
          </w:rPr>
          <w:t xml:space="preserve"> </w:t>
        </w:r>
      </w:ins>
      <w:r w:rsidR="00351FEB">
        <w:rPr>
          <w:color w:val="0000FF"/>
          <w:sz w:val="24"/>
        </w:rPr>
        <w:t>nm</w:t>
      </w:r>
      <w:r w:rsidR="00E95DEF">
        <w:rPr>
          <w:color w:val="0000FF"/>
          <w:sz w:val="24"/>
        </w:rPr>
        <w:t xml:space="preserve"> and </w:t>
      </w:r>
      <w:ins w:id="383" w:author="Kai Liu" w:date="2018-10-10T02:21:00Z">
        <w:r w:rsidR="00363535">
          <w:rPr>
            <w:color w:val="0000FF"/>
            <w:sz w:val="24"/>
          </w:rPr>
          <w:t>65</w:t>
        </w:r>
      </w:ins>
      <w:del w:id="384" w:author="Kai Liu" w:date="2018-10-10T02:21:00Z">
        <w:r w:rsidR="00E95DEF" w:rsidDel="00363535">
          <w:rPr>
            <w:color w:val="0000FF"/>
            <w:sz w:val="24"/>
          </w:rPr>
          <w:delText>80</w:delText>
        </w:r>
      </w:del>
      <w:ins w:id="385" w:author="Kai Liu" w:date="2018-10-09T01:19:00Z">
        <w:r w:rsidR="00A44266">
          <w:rPr>
            <w:color w:val="0000FF"/>
            <w:sz w:val="24"/>
          </w:rPr>
          <w:t xml:space="preserve"> </w:t>
        </w:r>
      </w:ins>
      <w:r w:rsidR="00E95DEF">
        <w:rPr>
          <w:color w:val="0000FF"/>
          <w:sz w:val="24"/>
        </w:rPr>
        <w:t>nm</w:t>
      </w:r>
      <w:r w:rsidR="00351FEB">
        <w:rPr>
          <w:color w:val="0000FF"/>
          <w:sz w:val="24"/>
        </w:rPr>
        <w:t xml:space="preserve">  </w:t>
      </w:r>
      <w:commentRangeEnd w:id="381"/>
      <w:r w:rsidR="00A44266">
        <w:rPr>
          <w:rStyle w:val="CommentReference"/>
          <w:rFonts w:eastAsia="Times New Roman"/>
        </w:rPr>
        <w:commentReference w:id="381"/>
      </w:r>
      <w:r w:rsidR="00351FEB">
        <w:rPr>
          <w:color w:val="0000FF"/>
          <w:sz w:val="24"/>
        </w:rPr>
        <w:t>for the as-grown</w:t>
      </w:r>
      <w:r w:rsidR="00E95DEF">
        <w:rPr>
          <w:color w:val="0000FF"/>
          <w:sz w:val="24"/>
        </w:rPr>
        <w:t xml:space="preserve"> and</w:t>
      </w:r>
      <w:r w:rsidR="00351FEB">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9B081B">
        <w:rPr>
          <w:color w:val="0000FF"/>
          <w:sz w:val="24"/>
        </w:rPr>
        <w:t xml:space="preserve"> 7 </w:t>
      </w:r>
      <w:r w:rsidR="00351FEB" w:rsidRPr="00351FEB">
        <w:rPr>
          <w:color w:val="0000FF"/>
          <w:sz w:val="24"/>
        </w:rPr>
        <w:t>nm</w:t>
      </w:r>
      <w:r w:rsidR="00351FEB" w:rsidRPr="00875D05">
        <w:rPr>
          <w:color w:val="0000FF"/>
          <w:sz w:val="24"/>
        </w:rPr>
        <w:t xml:space="preserve"> sample, respectively.</w:t>
      </w:r>
      <w:ins w:id="386" w:author="Kai Liu" w:date="2018-10-09T01:23:00Z">
        <w:r w:rsidR="00A44266">
          <w:rPr>
            <w:color w:val="0000FF"/>
            <w:sz w:val="24"/>
          </w:rPr>
          <w:t xml:space="preserve"> The </w:t>
        </w:r>
      </w:ins>
      <w:ins w:id="387" w:author="Kai Liu" w:date="2018-10-09T01:24:00Z">
        <w:r w:rsidR="00A44266">
          <w:rPr>
            <w:color w:val="0000FF"/>
            <w:sz w:val="24"/>
          </w:rPr>
          <w:t>former</w:t>
        </w:r>
      </w:ins>
      <w:ins w:id="388" w:author="Kai Liu" w:date="2018-10-09T01:23:00Z">
        <w:r w:rsidR="00A44266">
          <w:rPr>
            <w:color w:val="0000FF"/>
            <w:sz w:val="24"/>
          </w:rPr>
          <w:t xml:space="preserve"> is consistent with</w:t>
        </w:r>
      </w:ins>
      <w:r w:rsidR="00351FEB" w:rsidRPr="00351FEB">
        <w:rPr>
          <w:color w:val="FF0000"/>
          <w:sz w:val="24"/>
        </w:rPr>
        <w:t xml:space="preserve"> </w:t>
      </w:r>
      <w:del w:id="389" w:author="Kai Liu" w:date="2018-10-09T01:23:00Z">
        <w:r w:rsidR="00351FEB" w:rsidRPr="00875D05" w:rsidDel="00A44266">
          <w:rPr>
            <w:color w:val="0000FF"/>
            <w:sz w:val="24"/>
          </w:rPr>
          <w:delText xml:space="preserve">These are consistent with </w:delText>
        </w:r>
      </w:del>
      <w:r w:rsidR="00351FEB" w:rsidRPr="00875D05">
        <w:rPr>
          <w:color w:val="0000FF"/>
          <w:sz w:val="24"/>
        </w:rPr>
        <w:t xml:space="preserve">the </w:t>
      </w:r>
      <w:r w:rsidR="00351FEB">
        <w:rPr>
          <w:color w:val="0000FF"/>
          <w:sz w:val="24"/>
        </w:rPr>
        <w:t xml:space="preserve">entire </w:t>
      </w:r>
      <w:r w:rsidR="00351FEB" w:rsidRPr="00875D05">
        <w:rPr>
          <w:color w:val="0000FF"/>
          <w:sz w:val="24"/>
        </w:rPr>
        <w:t xml:space="preserve">YBCO </w:t>
      </w:r>
      <w:r w:rsidR="00351FEB">
        <w:rPr>
          <w:color w:val="0000FF"/>
          <w:sz w:val="24"/>
        </w:rPr>
        <w:t xml:space="preserve">film </w:t>
      </w:r>
      <w:r w:rsidR="00351FEB" w:rsidRPr="00875D05">
        <w:rPr>
          <w:color w:val="0000FF"/>
          <w:sz w:val="24"/>
        </w:rPr>
        <w:t>thickness</w:t>
      </w:r>
      <w:ins w:id="390" w:author="Kai Liu" w:date="2018-10-09T01:24:00Z">
        <w:r w:rsidR="00A44266">
          <w:rPr>
            <w:color w:val="0000FF"/>
            <w:sz w:val="24"/>
          </w:rPr>
          <w:t xml:space="preserve"> for the as-grown sample, while the latter indicates that </w:t>
        </w:r>
      </w:ins>
      <w:del w:id="391" w:author="Kai Liu" w:date="2018-10-09T01:24:00Z">
        <w:r w:rsidR="00351FEB" w:rsidRPr="00875D05" w:rsidDel="00A44266">
          <w:rPr>
            <w:color w:val="0000FF"/>
            <w:sz w:val="24"/>
          </w:rPr>
          <w:delText>, indicating t</w:delText>
        </w:r>
      </w:del>
      <w:del w:id="392" w:author="Kai Liu" w:date="2018-10-09T01:25:00Z">
        <w:r w:rsidR="00351FEB" w:rsidRPr="00875D05" w:rsidDel="00A44266">
          <w:rPr>
            <w:color w:val="0000FF"/>
            <w:sz w:val="24"/>
          </w:rPr>
          <w:delText>h</w:delText>
        </w:r>
        <w:r w:rsidR="00351FEB" w:rsidDel="00A44266">
          <w:rPr>
            <w:color w:val="0000FF"/>
            <w:sz w:val="24"/>
          </w:rPr>
          <w:delText xml:space="preserve">at </w:delText>
        </w:r>
      </w:del>
      <w:r w:rsidR="00351FEB">
        <w:rPr>
          <w:color w:val="0000FF"/>
          <w:sz w:val="24"/>
        </w:rPr>
        <w:t xml:space="preserve">for a </w:t>
      </w:r>
      <w:ins w:id="393" w:author="Kai Liu" w:date="2018-10-09T01:25:00Z">
        <w:r w:rsidR="00A44266">
          <w:rPr>
            <w:color w:val="0000FF"/>
            <w:sz w:val="24"/>
          </w:rPr>
          <w:t>7nm</w:t>
        </w:r>
      </w:ins>
      <w:del w:id="394" w:author="Kai Liu" w:date="2018-10-09T01:25:00Z">
        <w:r w:rsidR="00351FEB" w:rsidDel="00A44266">
          <w:rPr>
            <w:color w:val="0000FF"/>
            <w:sz w:val="24"/>
          </w:rPr>
          <w:delText>thin</w:delText>
        </w:r>
      </w:del>
      <w:r w:rsidR="00351FEB">
        <w:rPr>
          <w:color w:val="0000FF"/>
          <w:sz w:val="24"/>
        </w:rPr>
        <w:t xml:space="preserve"> </w:t>
      </w:r>
      <w:proofErr w:type="spellStart"/>
      <w:r w:rsidR="00351FEB">
        <w:rPr>
          <w:color w:val="0000FF"/>
          <w:sz w:val="24"/>
        </w:rPr>
        <w:t>Gd</w:t>
      </w:r>
      <w:proofErr w:type="spellEnd"/>
      <w:r w:rsidR="00351FEB">
        <w:rPr>
          <w:color w:val="0000FF"/>
          <w:sz w:val="24"/>
        </w:rPr>
        <w:t xml:space="preserve"> capping layer, </w:t>
      </w:r>
      <w:ins w:id="395" w:author="Kai Liu" w:date="2018-10-09T01:28:00Z">
        <w:r w:rsidR="00AA15BC">
          <w:rPr>
            <w:color w:val="0000FF"/>
            <w:sz w:val="24"/>
          </w:rPr>
          <w:t>some structural change and reduction of the crystallite size ha</w:t>
        </w:r>
      </w:ins>
      <w:ins w:id="396" w:author="Kai Liu" w:date="2018-10-09T01:31:00Z">
        <w:r w:rsidR="00BB66B7">
          <w:rPr>
            <w:color w:val="0000FF"/>
            <w:sz w:val="24"/>
          </w:rPr>
          <w:t>ve</w:t>
        </w:r>
      </w:ins>
      <w:ins w:id="397" w:author="Kai Liu" w:date="2018-10-09T01:28:00Z">
        <w:r w:rsidR="00AA15BC">
          <w:rPr>
            <w:color w:val="0000FF"/>
            <w:sz w:val="24"/>
          </w:rPr>
          <w:t xml:space="preserve"> occurred. </w:t>
        </w:r>
      </w:ins>
      <w:del w:id="398" w:author="Kai Liu" w:date="2018-10-09T01:29:00Z">
        <w:r w:rsidR="00351FEB" w:rsidDel="00AA15BC">
          <w:rPr>
            <w:color w:val="0000FF"/>
            <w:sz w:val="24"/>
          </w:rPr>
          <w:delText xml:space="preserve">no significant structural changes have been induced in the epitaxial YBCO layer. </w:delText>
        </w:r>
      </w:del>
      <w:r w:rsidR="00351FEB">
        <w:rPr>
          <w:color w:val="0000FF"/>
          <w:sz w:val="24"/>
        </w:rPr>
        <w:t>How</w:t>
      </w:r>
      <w:r w:rsidR="00351FEB" w:rsidRPr="006C61EB">
        <w:rPr>
          <w:color w:val="0000FF"/>
          <w:sz w:val="24"/>
        </w:rPr>
        <w:t xml:space="preserve">ever, for the  </w:t>
      </w:r>
      <w:bookmarkStart w:id="399" w:name="_GoBack"/>
      <w:bookmarkEnd w:id="399"/>
      <m:oMath>
        <m:sSub>
          <m:sSubPr>
            <m:ctrlPr>
              <w:rPr>
                <w:rFonts w:ascii="Cambria Math" w:hAnsi="Cambria Math"/>
                <w:color w:val="0000FF"/>
                <w:sz w:val="24"/>
              </w:rPr>
            </m:ctrlPr>
          </m:sSubPr>
          <m:e>
            <m:r>
              <w:rPr>
                <w:rFonts w:ascii="Cambria Math" w:hAnsi="Cambria Math"/>
                <w:color w:val="0000FF"/>
                <w:sz w:val="24"/>
              </w:rPr>
              <m:t>t</m:t>
            </m:r>
          </m:e>
          <m:sub>
            <m:r>
              <w:rPr>
                <w:rFonts w:ascii="Cambria Math" w:hAnsi="Cambria Math"/>
                <w:color w:val="0000FF"/>
                <w:sz w:val="24"/>
              </w:rPr>
              <m:t>Gd</m:t>
            </m:r>
          </m:sub>
        </m:sSub>
        <m:r>
          <w:rPr>
            <w:rFonts w:ascii="Cambria Math" w:hAnsi="Cambria Math"/>
            <w:color w:val="0000FF"/>
            <w:sz w:val="24"/>
          </w:rPr>
          <m:t>=</m:t>
        </m:r>
      </m:oMath>
      <w:r w:rsidR="00351FEB" w:rsidRPr="006C61EB">
        <w:rPr>
          <w:color w:val="0000FF"/>
          <w:sz w:val="24"/>
        </w:rPr>
        <w:t xml:space="preserve"> 20 nm sample,</w:t>
      </w:r>
      <w:r w:rsidR="006C61EB" w:rsidRPr="006C61EB">
        <w:rPr>
          <w:color w:val="0000FF"/>
          <w:sz w:val="24"/>
        </w:rPr>
        <w:t xml:space="preserve"> </w:t>
      </w:r>
      <w:r w:rsidR="00F521A8" w:rsidRPr="00875D05">
        <w:rPr>
          <w:color w:val="0000FF"/>
          <w:sz w:val="24"/>
        </w:rPr>
        <w:t xml:space="preserve">a significant shift and broadening of the </w:t>
      </w:r>
      <m:oMath>
        <m:r>
          <w:rPr>
            <w:rFonts w:ascii="Cambria Math" w:hAnsi="Cambria Math"/>
            <w:color w:val="0000FF"/>
            <w:sz w:val="24"/>
          </w:rPr>
          <m:t>(00l)</m:t>
        </m:r>
      </m:oMath>
      <w:r w:rsidR="00F521A8" w:rsidRPr="00875D05">
        <w:rPr>
          <w:color w:val="0000FF"/>
          <w:sz w:val="24"/>
        </w:rPr>
        <w:t xml:space="preserve"> peaks is observed, </w:t>
      </w:r>
      <w:r w:rsidR="000C10ED" w:rsidRPr="00875D05">
        <w:rPr>
          <w:color w:val="0000FF"/>
          <w:sz w:val="24"/>
        </w:rPr>
        <w:t>indicating</w:t>
      </w:r>
      <w:r w:rsidR="00F521A8" w:rsidRPr="00875D05">
        <w:rPr>
          <w:color w:val="0000FF"/>
          <w:sz w:val="24"/>
        </w:rPr>
        <w:t xml:space="preserve"> </w:t>
      </w:r>
      <w:r w:rsidR="000A7527" w:rsidRPr="00875D05">
        <w:rPr>
          <w:color w:val="0000FF"/>
          <w:sz w:val="24"/>
        </w:rPr>
        <w:t xml:space="preserve">further </w:t>
      </w:r>
      <w:r w:rsidR="000A7527" w:rsidRPr="00875D05">
        <w:rPr>
          <w:i/>
          <w:color w:val="0000FF"/>
          <w:sz w:val="24"/>
        </w:rPr>
        <w:t>c</w:t>
      </w:r>
      <w:r w:rsidR="000A7527" w:rsidRPr="00875D05">
        <w:rPr>
          <w:color w:val="0000FF"/>
          <w:sz w:val="24"/>
        </w:rPr>
        <w:t xml:space="preserve">-axis expansion as well as </w:t>
      </w:r>
      <w:r w:rsidR="006C61EB">
        <w:rPr>
          <w:color w:val="0000FF"/>
          <w:sz w:val="24"/>
        </w:rPr>
        <w:t>modification</w:t>
      </w:r>
      <w:r w:rsidR="006C61EB" w:rsidRPr="00875D05">
        <w:rPr>
          <w:color w:val="0000FF"/>
          <w:sz w:val="24"/>
        </w:rPr>
        <w:t xml:space="preserve"> </w:t>
      </w:r>
      <w:r w:rsidR="00F521A8" w:rsidRPr="00875D05">
        <w:rPr>
          <w:color w:val="0000FF"/>
          <w:sz w:val="24"/>
        </w:rPr>
        <w:t>of the crystalline structure</w:t>
      </w:r>
      <w:r w:rsidR="00F521A8" w:rsidRPr="00875D05">
        <w:rPr>
          <w:color w:val="0000FF"/>
          <w:sz w:val="24"/>
          <w:szCs w:val="24"/>
        </w:rPr>
        <w:t xml:space="preserve">. </w:t>
      </w:r>
      <w:r w:rsidR="006C61EB" w:rsidRPr="00875D05">
        <w:rPr>
          <w:color w:val="0000FF"/>
          <w:sz w:val="24"/>
          <w:szCs w:val="24"/>
        </w:rPr>
        <w:t>The much broadened peak width corresponds to a crystallite size of 14nm, much smaller than the</w:t>
      </w:r>
      <w:ins w:id="400" w:author="Kai Liu" w:date="2018-10-09T01:34:00Z">
        <w:r w:rsidR="00BB66B7">
          <w:rPr>
            <w:color w:val="0000FF"/>
            <w:sz w:val="24"/>
            <w:szCs w:val="24"/>
          </w:rPr>
          <w:t xml:space="preserve"> YBCO</w:t>
        </w:r>
      </w:ins>
      <w:r w:rsidR="006C61EB" w:rsidRPr="00875D05">
        <w:rPr>
          <w:color w:val="0000FF"/>
          <w:sz w:val="24"/>
          <w:szCs w:val="24"/>
        </w:rPr>
        <w:t xml:space="preserve"> film thickness</w:t>
      </w:r>
      <w:ins w:id="401" w:author="Kai Liu" w:date="2018-10-09T01:33:00Z">
        <w:r w:rsidR="00BB66B7">
          <w:rPr>
            <w:color w:val="0000FF"/>
            <w:sz w:val="24"/>
            <w:szCs w:val="24"/>
          </w:rPr>
          <w:t xml:space="preserve"> or the </w:t>
        </w:r>
      </w:ins>
      <w:ins w:id="402" w:author="Kai Liu" w:date="2018-10-09T01:34:00Z">
        <w:r w:rsidR="00BB66B7">
          <w:rPr>
            <w:color w:val="0000FF"/>
            <w:sz w:val="24"/>
            <w:szCs w:val="24"/>
          </w:rPr>
          <w:t xml:space="preserve">crystallite size of the </w:t>
        </w:r>
        <m:oMath>
          <m:sSub>
            <m:sSubPr>
              <m:ctrlPr>
                <w:rPr>
                  <w:rFonts w:ascii="Cambria Math" w:hAnsi="Cambria Math"/>
                  <w:color w:val="0000FF"/>
                  <w:sz w:val="24"/>
                </w:rPr>
              </m:ctrlPr>
            </m:sSubPr>
            <m:e>
              <m:r>
                <w:rPr>
                  <w:rFonts w:ascii="Cambria Math" w:hAnsi="Cambria Math"/>
                  <w:color w:val="0000FF"/>
                  <w:sz w:val="24"/>
                </w:rPr>
                <m:t>t</m:t>
              </m:r>
            </m:e>
            <m:sub>
              <m:r>
                <w:rPr>
                  <w:rFonts w:ascii="Cambria Math" w:hAnsi="Cambria Math"/>
                  <w:color w:val="0000FF"/>
                  <w:sz w:val="24"/>
                </w:rPr>
                <m:t>Gd</m:t>
              </m:r>
            </m:sub>
          </m:sSub>
          <m:r>
            <w:rPr>
              <w:rFonts w:ascii="Cambria Math" w:hAnsi="Cambria Math"/>
              <w:color w:val="0000FF"/>
              <w:sz w:val="24"/>
            </w:rPr>
            <m:t>=</m:t>
          </m:r>
        </m:oMath>
        <w:r w:rsidR="00BB66B7">
          <w:rPr>
            <w:color w:val="0000FF"/>
            <w:sz w:val="24"/>
            <w:szCs w:val="24"/>
          </w:rPr>
          <w:t>7nm sample</w:t>
        </w:r>
      </w:ins>
      <w:ins w:id="403" w:author="Kai Liu" w:date="2018-10-09T01:35:00Z">
        <w:r w:rsidR="00BB66B7">
          <w:rPr>
            <w:color w:val="0000FF"/>
            <w:sz w:val="24"/>
            <w:szCs w:val="24"/>
          </w:rPr>
          <w:t xml:space="preserve">, indicating significant changes in the film crystallinity. </w:t>
        </w:r>
      </w:ins>
      <w:del w:id="404" w:author="Kai Liu" w:date="2018-10-09T01:35:00Z">
        <w:r w:rsidR="006C61EB" w:rsidRPr="00875D05" w:rsidDel="00BB66B7">
          <w:rPr>
            <w:color w:val="0000FF"/>
            <w:sz w:val="24"/>
            <w:szCs w:val="24"/>
          </w:rPr>
          <w:delText xml:space="preserve">. </w:delText>
        </w:r>
      </w:del>
    </w:p>
    <w:p w14:paraId="09713717" w14:textId="4B44A9E4" w:rsidR="00033AD2" w:rsidRPr="00875D05" w:rsidRDefault="00033AD2" w:rsidP="006C61EB">
      <w:pPr>
        <w:spacing w:after="160" w:line="480" w:lineRule="auto"/>
        <w:ind w:firstLine="720"/>
        <w:jc w:val="both"/>
        <w:rPr>
          <w:color w:val="0000FF"/>
          <w:sz w:val="24"/>
        </w:rPr>
      </w:pPr>
      <w:r w:rsidRPr="009B081B">
        <w:rPr>
          <w:color w:val="0000FF"/>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3404A1">
        <w:rPr>
          <w:color w:val="0000FF"/>
          <w:sz w:val="24"/>
        </w:rPr>
        <w:t xml:space="preserve"> STO substrate reflection (Figs. 1B-E, G-J). Coordinates of the RSMs identify the </w:t>
      </w:r>
      <w:r w:rsidRPr="003404A1">
        <w:rPr>
          <w:i/>
          <w:color w:val="0000FF"/>
          <w:sz w:val="24"/>
        </w:rPr>
        <w:t>h</w:t>
      </w:r>
      <w:r w:rsidRPr="003404A1">
        <w:rPr>
          <w:color w:val="0000FF"/>
          <w:sz w:val="24"/>
        </w:rPr>
        <w:t xml:space="preserve"> (</w:t>
      </w:r>
      <w:r w:rsidRPr="003404A1">
        <w:rPr>
          <w:i/>
          <w:color w:val="0000FF"/>
          <w:sz w:val="24"/>
        </w:rPr>
        <w:t>x</w:t>
      </w:r>
      <w:r w:rsidRPr="003404A1">
        <w:rPr>
          <w:color w:val="0000FF"/>
          <w:sz w:val="24"/>
        </w:rPr>
        <w:t xml:space="preserve">-axis) and </w:t>
      </w:r>
      <w:r w:rsidRPr="003404A1">
        <w:rPr>
          <w:i/>
          <w:color w:val="0000FF"/>
          <w:sz w:val="24"/>
        </w:rPr>
        <w:t>l</w:t>
      </w:r>
      <w:r w:rsidRPr="003404A1">
        <w:rPr>
          <w:color w:val="0000FF"/>
          <w:sz w:val="24"/>
        </w:rPr>
        <w:t xml:space="preserve"> (</w:t>
      </w:r>
      <w:r w:rsidRPr="003404A1">
        <w:rPr>
          <w:i/>
          <w:color w:val="0000FF"/>
          <w:sz w:val="24"/>
        </w:rPr>
        <w:t>y</w:t>
      </w:r>
      <w:r w:rsidRPr="003404A1">
        <w:rPr>
          <w:color w:val="0000FF"/>
          <w:sz w:val="24"/>
        </w:rPr>
        <w:t>-axis) Miller indices relative to the STO substrate</w:t>
      </w:r>
      <w:r w:rsidR="00364987">
        <w:rPr>
          <w:rFonts w:eastAsia="Times New Roman"/>
          <w:color w:val="0000FF"/>
          <w:sz w:val="24"/>
          <w:szCs w:val="24"/>
        </w:rPr>
        <w:t xml:space="preserve"> lattice parameters</w:t>
      </w:r>
      <w:r w:rsidR="00F908D2">
        <w:rPr>
          <w:rFonts w:eastAsia="Times New Roman"/>
          <w:color w:val="0000FF"/>
          <w:sz w:val="24"/>
          <w:szCs w:val="24"/>
        </w:rPr>
        <w:t xml:space="preserve">. </w:t>
      </w:r>
      <w:r w:rsidRPr="003404A1">
        <w:rPr>
          <w:color w:val="0000FF"/>
          <w:sz w:val="24"/>
        </w:rPr>
        <w:t xml:space="preserve">When grown on cubic STO substrate, nominally orthorhombic YBCO is expected to form a twinned crystal structure, resulting in a splitting of the in-plane Bragg reflections </w:t>
      </w:r>
      <w:r w:rsidR="005E7E8C" w:rsidRPr="003404A1">
        <w:rPr>
          <w:color w:val="0000FF"/>
          <w:sz w:val="24"/>
        </w:rPr>
        <w:fldChar w:fldCharType="begin" w:fldLock="1"/>
      </w:r>
      <w:r w:rsidR="005E7E8C" w:rsidRPr="003404A1">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i&gt;16&lt;/i&gt;)"},"properties":{"noteIndex":0},"schema":"https://github.com/citation-style-language/schema/raw/master/csl-citation.json"}</w:instrText>
      </w:r>
      <w:r w:rsidR="005E7E8C" w:rsidRPr="003404A1">
        <w:rPr>
          <w:color w:val="0000FF"/>
          <w:sz w:val="24"/>
        </w:rPr>
        <w:fldChar w:fldCharType="separate"/>
      </w:r>
      <w:r w:rsidR="005E7E8C" w:rsidRPr="003404A1">
        <w:rPr>
          <w:noProof/>
          <w:color w:val="0000FF"/>
          <w:sz w:val="24"/>
        </w:rPr>
        <w:t>(</w:t>
      </w:r>
      <w:r w:rsidR="005E7E8C" w:rsidRPr="003404A1">
        <w:rPr>
          <w:i/>
          <w:noProof/>
          <w:color w:val="0000FF"/>
          <w:sz w:val="24"/>
        </w:rPr>
        <w:t>16</w:t>
      </w:r>
      <w:r w:rsidR="005E7E8C" w:rsidRPr="003404A1">
        <w:rPr>
          <w:noProof/>
          <w:color w:val="0000FF"/>
          <w:sz w:val="24"/>
        </w:rPr>
        <w:t>)</w:t>
      </w:r>
      <w:r w:rsidR="005E7E8C" w:rsidRPr="003404A1">
        <w:rPr>
          <w:color w:val="0000FF"/>
          <w:sz w:val="24"/>
        </w:rPr>
        <w:fldChar w:fldCharType="end"/>
      </w:r>
      <w:r w:rsidRPr="003404A1">
        <w:rPr>
          <w:color w:val="0000FF"/>
          <w:sz w:val="24"/>
        </w:rPr>
        <w:t>. For each sample, the RSM shows a bright</w:t>
      </w:r>
      <w:r w:rsidR="0013252F" w:rsidRPr="00B20D77">
        <w:rPr>
          <w:rFonts w:eastAsia="Times New Roman"/>
          <w:color w:val="0000FF"/>
          <w:sz w:val="24"/>
          <w:szCs w:val="24"/>
        </w:rPr>
        <w:t>, sharp</w:t>
      </w:r>
      <w:r w:rsidRPr="003404A1">
        <w:rPr>
          <w:color w:val="0000FF"/>
          <w:sz w:val="24"/>
        </w:rPr>
        <w:t xml:space="preserve"> substrate peak (Figs. 1B-E), </w:t>
      </w:r>
      <w:r w:rsidR="00B20D77" w:rsidRPr="00B20D77">
        <w:rPr>
          <w:rFonts w:eastAsia="Times New Roman"/>
          <w:color w:val="0000FF"/>
          <w:sz w:val="24"/>
          <w:szCs w:val="24"/>
        </w:rPr>
        <w:t>while</w:t>
      </w:r>
      <w:r w:rsidR="00F521A8" w:rsidRPr="003404A1">
        <w:rPr>
          <w:color w:val="0000FF"/>
          <w:sz w:val="24"/>
        </w:rPr>
        <w:t xml:space="preserve"> the</w:t>
      </w:r>
      <w:r w:rsidR="007F4259" w:rsidRPr="003404A1">
        <w:rPr>
          <w:color w:val="0000FF"/>
          <w:sz w:val="24"/>
        </w:rPr>
        <w:t xml:space="preserve"> </w:t>
      </w:r>
      <w:r w:rsidR="00B20D77" w:rsidRPr="00B20D77">
        <w:rPr>
          <w:rFonts w:eastAsia="Times New Roman"/>
          <w:color w:val="0000FF"/>
          <w:sz w:val="24"/>
          <w:szCs w:val="24"/>
        </w:rPr>
        <w:t>streaking of the substrate peak</w:t>
      </w:r>
      <w:r w:rsidR="007F4259" w:rsidRPr="003404A1">
        <w:rPr>
          <w:color w:val="0000FF"/>
          <w:sz w:val="24"/>
        </w:rPr>
        <w:t xml:space="preserve"> in the</w:t>
      </w:r>
      <w:r w:rsidR="00F521A8"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3404A1">
        <w:rPr>
          <w:color w:val="0000FF"/>
          <w:sz w:val="24"/>
        </w:rPr>
        <w:t xml:space="preserve"> nm and 7 nm samples </w:t>
      </w:r>
      <w:r w:rsidR="00B20D77" w:rsidRPr="00B20D77">
        <w:rPr>
          <w:rFonts w:eastAsia="Times New Roman"/>
          <w:color w:val="0000FF"/>
          <w:sz w:val="24"/>
          <w:szCs w:val="24"/>
        </w:rPr>
        <w:t xml:space="preserve">is </w:t>
      </w:r>
      <w:r w:rsidR="00F521A8" w:rsidRPr="003404A1">
        <w:rPr>
          <w:color w:val="0000FF"/>
          <w:sz w:val="24"/>
        </w:rPr>
        <w:t xml:space="preserve">likely due to </w:t>
      </w:r>
      <w:ins w:id="405" w:author="Kai Liu" w:date="2018-10-09T01:39:00Z">
        <w:r w:rsidR="00A65998">
          <w:rPr>
            <w:color w:val="0000FF"/>
            <w:sz w:val="24"/>
          </w:rPr>
          <w:t xml:space="preserve">some </w:t>
        </w:r>
      </w:ins>
      <w:proofErr w:type="spellStart"/>
      <w:r w:rsidR="00B20D77" w:rsidRPr="00B20D77">
        <w:rPr>
          <w:rFonts w:eastAsia="Times New Roman"/>
          <w:color w:val="0000FF"/>
          <w:sz w:val="24"/>
          <w:szCs w:val="24"/>
        </w:rPr>
        <w:t>inhomogeneities</w:t>
      </w:r>
      <w:proofErr w:type="spellEnd"/>
      <w:ins w:id="406" w:author="Kai Liu" w:date="2018-10-09T01:39:00Z">
        <w:r w:rsidR="00A65998">
          <w:rPr>
            <w:rFonts w:eastAsia="Times New Roman"/>
            <w:color w:val="0000FF"/>
            <w:sz w:val="24"/>
            <w:szCs w:val="24"/>
          </w:rPr>
          <w:t xml:space="preserve"> in the substrate</w:t>
        </w:r>
      </w:ins>
      <w:r w:rsidR="00F521A8" w:rsidRPr="003404A1">
        <w:rPr>
          <w:color w:val="0000FF"/>
          <w:sz w:val="24"/>
        </w:rPr>
        <w:t>.</w:t>
      </w:r>
      <w:r w:rsidR="002D7E56" w:rsidRPr="003404A1">
        <w:rPr>
          <w:color w:val="0000FF"/>
          <w:sz w:val="24"/>
        </w:rPr>
        <w:t xml:space="preserve"> </w:t>
      </w:r>
      <w:r w:rsidR="00844703" w:rsidRPr="003404A1">
        <w:rPr>
          <w:color w:val="0000FF"/>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3404A1">
        <w:rPr>
          <w:color w:val="0000FF"/>
          <w:sz w:val="24"/>
        </w:rPr>
        <w:t xml:space="preserve"> nm, 3nm, and 7 nm samples also shows a</w:t>
      </w:r>
      <w:r w:rsidRPr="003404A1">
        <w:rPr>
          <w:color w:val="0000FF"/>
          <w:sz w:val="24"/>
        </w:rPr>
        <w:t xml:space="preserve"> </w:t>
      </w:r>
      <w:r w:rsidRPr="003404A1">
        <w:rPr>
          <w:color w:val="0000FF"/>
          <w:sz w:val="24"/>
        </w:rPr>
        <w:lastRenderedPageBreak/>
        <w:t xml:space="preserve">lower-intensity, broadened YBCO peak </w:t>
      </w:r>
      <w:proofErr w:type="gramStart"/>
      <w:r w:rsidRPr="003404A1">
        <w:rPr>
          <w:color w:val="0000FF"/>
          <w:sz w:val="24"/>
        </w:rPr>
        <w:t xml:space="preserve">near </w:t>
      </w:r>
      <w:proofErr w:type="gramEnd"/>
      <m:oMath>
        <m:r>
          <w:rPr>
            <w:rFonts w:ascii="Cambria Math" w:hAnsi="Cambria Math"/>
            <w:sz w:val="24"/>
          </w:rPr>
          <m:t>h=-1.01,l=2.67</m:t>
        </m:r>
      </m:oMath>
      <w:r w:rsidR="008E602B" w:rsidRPr="003404A1">
        <w:rPr>
          <w:color w:val="0000FF"/>
          <w:sz w:val="24"/>
        </w:rPr>
        <w:t xml:space="preserve">; </w:t>
      </w:r>
      <w:r w:rsidR="008B617B" w:rsidRPr="003404A1">
        <w:rPr>
          <w:color w:val="0000FF"/>
          <w:sz w:val="24"/>
        </w:rPr>
        <w:t>for</w:t>
      </w:r>
      <w:r w:rsidR="008E602B"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3404A1">
        <w:rPr>
          <w:color w:val="0000FF"/>
          <w:sz w:val="24"/>
        </w:rPr>
        <w:t xml:space="preserve"> this peak is </w:t>
      </w:r>
      <w:r w:rsidR="008E602B" w:rsidRPr="00042B27">
        <w:rPr>
          <w:color w:val="0000FF"/>
          <w:sz w:val="24"/>
        </w:rPr>
        <w:t>absent</w:t>
      </w:r>
      <w:r w:rsidR="00224D1A" w:rsidRPr="00875D05">
        <w:rPr>
          <w:rFonts w:eastAsia="Times New Roman"/>
          <w:color w:val="0000FF"/>
          <w:sz w:val="24"/>
          <w:szCs w:val="24"/>
        </w:rPr>
        <w:t xml:space="preserve"> (Fig. 1G-J)</w:t>
      </w:r>
      <w:r w:rsidR="00844703" w:rsidRPr="00875D05">
        <w:rPr>
          <w:rFonts w:eastAsia="Times New Roman"/>
          <w:color w:val="0000FF"/>
          <w:sz w:val="24"/>
          <w:szCs w:val="24"/>
        </w:rPr>
        <w:t>.</w:t>
      </w:r>
      <w:r w:rsidR="009940A0" w:rsidRPr="00042B27">
        <w:rPr>
          <w:color w:val="0000FF"/>
          <w:sz w:val="24"/>
        </w:rPr>
        <w:t xml:space="preserve"> </w:t>
      </w:r>
      <w:r w:rsidR="00F908D2" w:rsidRPr="00875D05">
        <w:rPr>
          <w:rFonts w:eastAsia="Times New Roman"/>
          <w:color w:val="0000FF"/>
          <w:sz w:val="24"/>
          <w:szCs w:val="24"/>
        </w:rPr>
        <w:t xml:space="preserve">The RSMs </w:t>
      </w:r>
      <w:r w:rsidR="00042B27" w:rsidRPr="00875D05">
        <w:rPr>
          <w:rFonts w:eastAsia="Times New Roman"/>
          <w:color w:val="0000FF"/>
          <w:sz w:val="24"/>
          <w:szCs w:val="24"/>
        </w:rPr>
        <w:t>integrated along the</w:t>
      </w:r>
      <w:r w:rsidR="00042B27" w:rsidRPr="00875D05">
        <w:rPr>
          <w:rFonts w:eastAsia="Times New Roman"/>
          <w:i/>
          <w:color w:val="0000FF"/>
          <w:sz w:val="24"/>
          <w:szCs w:val="24"/>
        </w:rPr>
        <w:t xml:space="preserve"> h</w:t>
      </w:r>
      <w:r w:rsidR="00042B27" w:rsidRPr="00875D05">
        <w:rPr>
          <w:rFonts w:eastAsia="Times New Roman"/>
          <w:color w:val="0000FF"/>
          <w:sz w:val="24"/>
          <w:szCs w:val="24"/>
        </w:rPr>
        <w:t xml:space="preserve">-index </w:t>
      </w:r>
      <w:r w:rsidR="00F908D2" w:rsidRPr="00875D05">
        <w:rPr>
          <w:rFonts w:eastAsia="Times New Roman"/>
          <w:color w:val="0000FF"/>
          <w:sz w:val="24"/>
          <w:szCs w:val="24"/>
        </w:rPr>
        <w:t>show the evolution of the</w:t>
      </w:r>
      <w:r w:rsidR="000D10EB" w:rsidRPr="00875D05">
        <w:rPr>
          <w:rFonts w:eastAsia="Times New Roman"/>
          <w:color w:val="0000FF"/>
          <w:sz w:val="24"/>
          <w:szCs w:val="24"/>
        </w:rPr>
        <w:t xml:space="preserve"> substrate and film</w:t>
      </w:r>
      <w:r w:rsidR="00F908D2" w:rsidRPr="00875D05">
        <w:rPr>
          <w:rFonts w:eastAsia="Times New Roman"/>
          <w:color w:val="0000FF"/>
          <w:sz w:val="24"/>
          <w:szCs w:val="24"/>
        </w:rPr>
        <w:t xml:space="preserve"> peaks </w:t>
      </w:r>
      <w:r w:rsidR="00A92786" w:rsidRPr="00875D05">
        <w:rPr>
          <w:rFonts w:eastAsia="Times New Roman"/>
          <w:color w:val="0000FF"/>
          <w:sz w:val="24"/>
          <w:szCs w:val="24"/>
        </w:rPr>
        <w:t>across</w:t>
      </w:r>
      <w:r w:rsidR="00F945F9" w:rsidRPr="00875D05">
        <w:rPr>
          <w:rFonts w:eastAsia="Times New Roman"/>
          <w:color w:val="0000FF"/>
          <w:sz w:val="24"/>
          <w:szCs w:val="24"/>
        </w:rPr>
        <w:t xml:space="preserve"> the different samples</w:t>
      </w:r>
      <w:r w:rsidR="00F908D2" w:rsidRPr="00875D05">
        <w:rPr>
          <w:rFonts w:eastAsia="Times New Roman"/>
          <w:color w:val="0000FF"/>
          <w:sz w:val="24"/>
          <w:szCs w:val="24"/>
        </w:rPr>
        <w:t xml:space="preserve"> </w:t>
      </w:r>
      <w:r w:rsidR="00F945F9" w:rsidRPr="00875D05">
        <w:rPr>
          <w:rFonts w:eastAsia="Times New Roman"/>
          <w:color w:val="0000FF"/>
          <w:sz w:val="24"/>
          <w:szCs w:val="24"/>
        </w:rPr>
        <w:t>(</w:t>
      </w:r>
      <w:r w:rsidR="00F908D2" w:rsidRPr="00875D05">
        <w:rPr>
          <w:rFonts w:eastAsia="Times New Roman"/>
          <w:color w:val="0000FF"/>
          <w:sz w:val="24"/>
          <w:szCs w:val="24"/>
        </w:rPr>
        <w:t>Figs. 1F</w:t>
      </w:r>
      <w:ins w:id="407" w:author="Kai Liu" w:date="2018-10-09T01:40:00Z">
        <w:r w:rsidR="00A65998">
          <w:rPr>
            <w:rFonts w:eastAsia="Times New Roman"/>
            <w:color w:val="0000FF"/>
            <w:sz w:val="24"/>
            <w:szCs w:val="24"/>
          </w:rPr>
          <w:t xml:space="preserve"> and 1</w:t>
        </w:r>
      </w:ins>
      <w:del w:id="408" w:author="Kai Liu" w:date="2018-10-09T01:40:00Z">
        <w:r w:rsidR="00F908D2" w:rsidRPr="00875D05" w:rsidDel="00A65998">
          <w:rPr>
            <w:rFonts w:eastAsia="Times New Roman"/>
            <w:color w:val="0000FF"/>
            <w:sz w:val="24"/>
            <w:szCs w:val="24"/>
          </w:rPr>
          <w:delText xml:space="preserve">, </w:delText>
        </w:r>
      </w:del>
      <w:r w:rsidR="00F908D2" w:rsidRPr="00875D05">
        <w:rPr>
          <w:rFonts w:eastAsia="Times New Roman"/>
          <w:color w:val="0000FF"/>
          <w:sz w:val="24"/>
          <w:szCs w:val="24"/>
        </w:rPr>
        <w:t>K</w:t>
      </w:r>
      <w:ins w:id="409" w:author="Kai Liu" w:date="2018-10-09T01:40:00Z">
        <w:r w:rsidR="00A65998">
          <w:rPr>
            <w:rFonts w:eastAsia="Times New Roman"/>
            <w:color w:val="0000FF"/>
            <w:sz w:val="24"/>
            <w:szCs w:val="24"/>
          </w:rPr>
          <w:t>, respectively</w:t>
        </w:r>
      </w:ins>
      <w:r w:rsidR="00F945F9" w:rsidRPr="00875D05">
        <w:rPr>
          <w:rFonts w:eastAsia="Times New Roman"/>
          <w:color w:val="0000FF"/>
          <w:sz w:val="24"/>
          <w:szCs w:val="24"/>
        </w:rPr>
        <w:t xml:space="preserve">). </w:t>
      </w:r>
      <w:r w:rsidRPr="00042B27">
        <w:rPr>
          <w:color w:val="0000FF"/>
          <w:sz w:val="24"/>
        </w:rPr>
        <w:t>Owing</w:t>
      </w:r>
      <w:r w:rsidRPr="003404A1">
        <w:rPr>
          <w:color w:val="0000FF"/>
          <w:sz w:val="24"/>
        </w:rPr>
        <w:t xml:space="preserve"> to the nearly identical in-plane lattice parameters, two closely spaced Bragg reflections are expected from </w:t>
      </w:r>
      <w:proofErr w:type="gramStart"/>
      <w:r w:rsidRPr="003404A1">
        <w:rPr>
          <w:color w:val="0000FF"/>
          <w:sz w:val="24"/>
        </w:rPr>
        <w:t xml:space="preserve">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3404A1">
        <w:rPr>
          <w:color w:val="0000FF"/>
          <w:sz w:val="24"/>
        </w:rPr>
        <w:t xml:space="preserve"> and</w:t>
      </w:r>
      <w:proofErr w:type="gramEnd"/>
      <w:r w:rsidRPr="003404A1">
        <w:rPr>
          <w:color w:val="0000FF"/>
          <w:sz w:val="24"/>
        </w:rPr>
        <w:t xml:space="preserve">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3404A1">
        <w:rPr>
          <w:color w:val="0000FF"/>
          <w:sz w:val="24"/>
        </w:rPr>
        <w:t xml:space="preserve"> YBCO crystal planes; however, only </w:t>
      </w:r>
      <w:r w:rsidR="00B20D77" w:rsidRPr="00B20D77">
        <w:rPr>
          <w:rFonts w:eastAsia="Times New Roman"/>
          <w:color w:val="0000FF"/>
          <w:sz w:val="24"/>
          <w:szCs w:val="24"/>
        </w:rPr>
        <w:t>one broad</w:t>
      </w:r>
      <w:r w:rsidRPr="003404A1">
        <w:rPr>
          <w:color w:val="0000FF"/>
          <w:sz w:val="24"/>
        </w:rPr>
        <w:t xml:space="preserve"> peak is observed in the as-grown YBCO (Fig. 1G).</w:t>
      </w:r>
      <w:r w:rsidR="009B33F2" w:rsidRPr="003404A1">
        <w:rPr>
          <w:color w:val="0000FF"/>
          <w:sz w:val="24"/>
        </w:rPr>
        <w:t xml:space="preserve"> </w:t>
      </w:r>
      <w:r w:rsidR="00DE677B" w:rsidRPr="00875D05">
        <w:rPr>
          <w:rFonts w:eastAsia="Times New Roman"/>
          <w:color w:val="0000FF"/>
          <w:sz w:val="24"/>
          <w:szCs w:val="24"/>
        </w:rPr>
        <w:t>The center of this peak</w:t>
      </w:r>
      <w:r w:rsidR="009B33F2" w:rsidRPr="00875D05">
        <w:rPr>
          <w:rFonts w:eastAsia="Times New Roman"/>
          <w:color w:val="0000FF"/>
          <w:sz w:val="24"/>
          <w:szCs w:val="24"/>
        </w:rPr>
        <w:t xml:space="preserve"> is displaced towards more negative values of </w:t>
      </w:r>
      <m:oMath>
        <m:r>
          <w:rPr>
            <w:rFonts w:ascii="Cambria Math" w:eastAsia="Times New Roman" w:hAnsi="Cambria Math"/>
            <w:color w:val="0000FF"/>
            <w:sz w:val="24"/>
            <w:szCs w:val="24"/>
          </w:rPr>
          <m:t>h</m:t>
        </m:r>
      </m:oMath>
      <w:r w:rsidR="009B33F2" w:rsidRPr="00875D05">
        <w:rPr>
          <w:rFonts w:eastAsia="Times New Roman"/>
          <w:color w:val="0000FF"/>
          <w:sz w:val="24"/>
          <w:szCs w:val="24"/>
        </w:rPr>
        <w:t xml:space="preserve"> than the </w:t>
      </w:r>
      <m:oMath>
        <m:r>
          <w:rPr>
            <w:rFonts w:ascii="Cambria Math" w:eastAsia="Times New Roman" w:hAnsi="Cambria Math"/>
            <w:color w:val="0000FF"/>
            <w:sz w:val="24"/>
            <w:szCs w:val="24"/>
          </w:rPr>
          <m:t>(</m:t>
        </m:r>
        <m:bar>
          <m:barPr>
            <m:pos m:val="top"/>
            <m:ctrlPr>
              <w:rPr>
                <w:rFonts w:ascii="Cambria Math" w:eastAsia="Times New Roman" w:hAnsi="Cambria Math"/>
                <w:i/>
                <w:color w:val="0000FF"/>
                <w:sz w:val="24"/>
                <w:szCs w:val="24"/>
              </w:rPr>
            </m:ctrlPr>
          </m:barPr>
          <m:e>
            <m:r>
              <w:rPr>
                <w:rFonts w:ascii="Cambria Math" w:eastAsia="Times New Roman" w:hAnsi="Cambria Math"/>
                <w:color w:val="0000FF"/>
                <w:sz w:val="24"/>
                <w:szCs w:val="24"/>
              </w:rPr>
              <m:t>1</m:t>
            </m:r>
          </m:e>
        </m:bar>
        <m:r>
          <w:rPr>
            <w:rFonts w:ascii="Cambria Math" w:eastAsia="Times New Roman" w:hAnsi="Cambria Math"/>
            <w:color w:val="0000FF"/>
            <w:sz w:val="24"/>
            <w:szCs w:val="24"/>
          </w:rPr>
          <m:t>03)</m:t>
        </m:r>
      </m:oMath>
      <w:r w:rsidR="009B33F2" w:rsidRPr="00875D05">
        <w:rPr>
          <w:rFonts w:eastAsia="Times New Roman"/>
          <w:color w:val="0000FF"/>
          <w:sz w:val="24"/>
          <w:szCs w:val="24"/>
        </w:rPr>
        <w:t xml:space="preserve"> STO peak</w:t>
      </w:r>
      <w:r w:rsidR="0087642B" w:rsidRPr="00875D05">
        <w:rPr>
          <w:rFonts w:eastAsia="Times New Roman"/>
          <w:color w:val="0000FF"/>
          <w:sz w:val="24"/>
          <w:szCs w:val="24"/>
        </w:rPr>
        <w:t xml:space="preserve">, </w:t>
      </w:r>
      <w:r w:rsidR="007D3F30" w:rsidRPr="00875D05">
        <w:rPr>
          <w:rFonts w:eastAsia="Times New Roman"/>
          <w:color w:val="0000FF"/>
          <w:sz w:val="24"/>
          <w:szCs w:val="24"/>
        </w:rPr>
        <w:t xml:space="preserve">indicating that </w:t>
      </w:r>
      <w:r w:rsidR="0087642B" w:rsidRPr="00875D05">
        <w:rPr>
          <w:rFonts w:eastAsia="Times New Roman"/>
          <w:color w:val="0000FF"/>
          <w:sz w:val="24"/>
          <w:szCs w:val="24"/>
        </w:rPr>
        <w:t xml:space="preserve">these films are </w:t>
      </w:r>
      <w:r w:rsidR="0087642B" w:rsidRPr="00875D05">
        <w:rPr>
          <w:color w:val="0000FF"/>
          <w:sz w:val="24"/>
        </w:rPr>
        <w:t xml:space="preserve">relaxed in-plane </w:t>
      </w:r>
      <w:r w:rsidR="0087642B" w:rsidRPr="00875D05">
        <w:rPr>
          <w:rFonts w:eastAsia="Times New Roman"/>
          <w:color w:val="0000FF"/>
          <w:sz w:val="24"/>
          <w:szCs w:val="24"/>
        </w:rPr>
        <w:t xml:space="preserve">before </w:t>
      </w:r>
      <w:proofErr w:type="spellStart"/>
      <w:r w:rsidR="0087642B" w:rsidRPr="00875D05">
        <w:rPr>
          <w:rFonts w:eastAsia="Times New Roman"/>
          <w:color w:val="0000FF"/>
          <w:sz w:val="24"/>
          <w:szCs w:val="24"/>
        </w:rPr>
        <w:t>Gd</w:t>
      </w:r>
      <w:proofErr w:type="spellEnd"/>
      <w:r w:rsidR="0087642B" w:rsidRPr="00875D05">
        <w:rPr>
          <w:rFonts w:eastAsia="Times New Roman"/>
          <w:color w:val="0000FF"/>
          <w:sz w:val="24"/>
          <w:szCs w:val="24"/>
        </w:rPr>
        <w:t xml:space="preserve"> capping layers are deposited</w:t>
      </w:r>
      <w:r w:rsidR="00BE5D86" w:rsidRPr="00875D05">
        <w:rPr>
          <w:rFonts w:eastAsia="Times New Roman"/>
          <w:color w:val="0000FF"/>
          <w:sz w:val="24"/>
          <w:szCs w:val="24"/>
        </w:rPr>
        <w:t>.</w:t>
      </w:r>
      <w:r w:rsidR="00B74A0B">
        <w:rPr>
          <w:rFonts w:eastAsia="Times New Roman"/>
          <w:sz w:val="24"/>
          <w:szCs w:val="24"/>
        </w:rPr>
        <w:t xml:space="preserve"> </w:t>
      </w:r>
      <w:r w:rsidRPr="003404A1">
        <w:rPr>
          <w:color w:val="0000FF"/>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3404A1">
        <w:rPr>
          <w:color w:val="0000FF"/>
          <w:sz w:val="24"/>
        </w:rPr>
        <w:t xml:space="preserve"> is increased, the YBCO film peak broadens along the </w:t>
      </w:r>
      <m:oMath>
        <m:r>
          <w:rPr>
            <w:rFonts w:ascii="Cambria Math" w:hAnsi="Cambria Math"/>
            <w:color w:val="0000FF"/>
            <w:sz w:val="24"/>
          </w:rPr>
          <m:t>(00l)</m:t>
        </m:r>
      </m:oMath>
      <w:r w:rsidRPr="003404A1">
        <w:rPr>
          <w:color w:val="0000FF"/>
          <w:sz w:val="24"/>
        </w:rPr>
        <w:t xml:space="preserve"> direction and shifts to </w:t>
      </w:r>
      <w:proofErr w:type="gramStart"/>
      <w:r w:rsidRPr="003404A1">
        <w:rPr>
          <w:color w:val="0000FF"/>
          <w:sz w:val="24"/>
        </w:rPr>
        <w:t xml:space="preserve">lower </w:t>
      </w:r>
      <w:proofErr w:type="gramEnd"/>
      <m:oMath>
        <m:r>
          <w:rPr>
            <w:rFonts w:ascii="Cambria Math" w:hAnsi="Cambria Math"/>
            <w:sz w:val="24"/>
          </w:rPr>
          <m:t>l</m:t>
        </m:r>
      </m:oMath>
      <w:r w:rsidRPr="003404A1">
        <w:rPr>
          <w:color w:val="0000FF"/>
          <w:sz w:val="24"/>
        </w:rPr>
        <w:t xml:space="preserve">, consistent with an expansion in the </w:t>
      </w:r>
      <w:r w:rsidRPr="003404A1">
        <w:rPr>
          <w:i/>
          <w:color w:val="0000FF"/>
          <w:sz w:val="24"/>
        </w:rPr>
        <w:t>c</w:t>
      </w:r>
      <w:r w:rsidRPr="003404A1">
        <w:rPr>
          <w:color w:val="0000FF"/>
          <w:sz w:val="24"/>
        </w:rPr>
        <w:t>-axis lattice parameter discussed above.</w:t>
      </w:r>
    </w:p>
    <w:p w14:paraId="575B32D0" w14:textId="460F1755" w:rsidR="00033AD2" w:rsidRDefault="00033AD2" w:rsidP="00033AD2">
      <w:pPr>
        <w:spacing w:after="160" w:line="480" w:lineRule="auto"/>
        <w:ind w:firstLine="720"/>
        <w:jc w:val="both"/>
        <w:rPr>
          <w:rFonts w:eastAsia="Times New Roman"/>
          <w:sz w:val="24"/>
          <w:szCs w:val="24"/>
        </w:rPr>
      </w:pPr>
      <w:bookmarkStart w:id="410" w:name="_3znysh7" w:colFirst="0" w:colLast="0"/>
      <w:bookmarkEnd w:id="410"/>
      <w:r w:rsidRPr="003404A1">
        <w:rPr>
          <w:color w:val="0000FF"/>
          <w:sz w:val="24"/>
        </w:rPr>
        <w:t xml:space="preserve">The effects of </w:t>
      </w:r>
      <w:proofErr w:type="spellStart"/>
      <w:r w:rsidRPr="003404A1">
        <w:rPr>
          <w:color w:val="0000FF"/>
          <w:sz w:val="24"/>
        </w:rPr>
        <w:t>Gd</w:t>
      </w:r>
      <w:proofErr w:type="spellEnd"/>
      <w:r w:rsidRPr="003404A1">
        <w:rPr>
          <w:color w:val="0000FF"/>
          <w:sz w:val="24"/>
        </w:rPr>
        <w:t xml:space="preserve"> deposition on the YBCO superconducting properties</w:t>
      </w:r>
      <w:r w:rsidR="00AD6E95" w:rsidRPr="003404A1">
        <w:rPr>
          <w:color w:val="0000FF"/>
          <w:sz w:val="24"/>
        </w:rPr>
        <w:t xml:space="preserve"> were investigated by</w:t>
      </w:r>
      <w:r w:rsidRPr="003404A1">
        <w:rPr>
          <w:color w:val="0000FF"/>
          <w:sz w:val="24"/>
        </w:rPr>
        <w:t xml:space="preserve"> </w:t>
      </w:r>
      <w:proofErr w:type="spellStart"/>
      <w:r w:rsidRPr="003404A1">
        <w:rPr>
          <w:color w:val="0000FF"/>
          <w:sz w:val="24"/>
        </w:rPr>
        <w:t>magnetometry</w:t>
      </w:r>
      <w:proofErr w:type="spellEnd"/>
      <w:r w:rsidRPr="003404A1">
        <w:rPr>
          <w:color w:val="0000FF"/>
          <w:sz w:val="24"/>
        </w:rPr>
        <w:t xml:space="preserve"> and </w:t>
      </w:r>
      <w:r w:rsidRPr="000C4DE3">
        <w:rPr>
          <w:rFonts w:eastAsia="Times New Roman"/>
          <w:color w:val="0000FF"/>
          <w:sz w:val="24"/>
          <w:szCs w:val="24"/>
        </w:rPr>
        <w:t>resistivity</w:t>
      </w:r>
      <w:r w:rsidR="00FD0A32" w:rsidRPr="000C4DE3">
        <w:rPr>
          <w:rFonts w:eastAsia="Times New Roman"/>
          <w:color w:val="0000FF"/>
          <w:sz w:val="24"/>
          <w:szCs w:val="24"/>
        </w:rPr>
        <w:t xml:space="preserve"> measurement in the </w:t>
      </w:r>
      <w:r w:rsidRPr="003404A1">
        <w:rPr>
          <w:color w:val="0000FF"/>
          <w:sz w:val="24"/>
        </w:rPr>
        <w:t xml:space="preserve">Van der Paw </w:t>
      </w:r>
      <w:r w:rsidR="00FD0A32" w:rsidRPr="000C4DE3">
        <w:rPr>
          <w:rFonts w:eastAsia="Times New Roman"/>
          <w:color w:val="0000FF"/>
          <w:sz w:val="24"/>
          <w:szCs w:val="24"/>
        </w:rPr>
        <w:t>geometry.</w:t>
      </w:r>
      <w:r w:rsidRPr="000C4DE3">
        <w:rPr>
          <w:rFonts w:eastAsia="Times New Roman"/>
          <w:color w:val="0000FF"/>
          <w:sz w:val="24"/>
          <w:szCs w:val="24"/>
        </w:rPr>
        <w:t xml:space="preserve"> </w:t>
      </w:r>
      <w:r w:rsidR="00FD0A32" w:rsidRPr="000C4DE3">
        <w:rPr>
          <w:rFonts w:eastAsia="Times New Roman"/>
          <w:color w:val="0000FF"/>
          <w:sz w:val="24"/>
          <w:szCs w:val="24"/>
        </w:rPr>
        <w:t>For</w:t>
      </w:r>
      <w:r w:rsidR="006B2F1E" w:rsidRPr="003404A1">
        <w:rPr>
          <w:color w:val="0000FF"/>
          <w:sz w:val="24"/>
        </w:rPr>
        <w:t xml:space="preserve"> </w:t>
      </w:r>
      <w:proofErr w:type="spellStart"/>
      <w:r w:rsidR="006B2F1E" w:rsidRPr="003404A1">
        <w:rPr>
          <w:color w:val="0000FF"/>
          <w:sz w:val="24"/>
        </w:rPr>
        <w:t>magnetometry</w:t>
      </w:r>
      <w:proofErr w:type="spellEnd"/>
      <w:r w:rsidR="001E14BA" w:rsidRPr="003404A1">
        <w:rPr>
          <w:color w:val="0000FF"/>
          <w:sz w:val="24"/>
        </w:rPr>
        <w:t xml:space="preserve"> </w:t>
      </w:r>
      <w:r w:rsidR="00F516D5" w:rsidRPr="003404A1">
        <w:rPr>
          <w:color w:val="0000FF"/>
          <w:sz w:val="24"/>
        </w:rPr>
        <w:t>measurements</w:t>
      </w:r>
      <w:r w:rsidR="00FD0A32" w:rsidRPr="000C4DE3">
        <w:rPr>
          <w:rFonts w:eastAsia="Times New Roman"/>
          <w:color w:val="0000FF"/>
          <w:sz w:val="24"/>
          <w:szCs w:val="24"/>
        </w:rPr>
        <w:t>,</w:t>
      </w:r>
      <w:r w:rsidR="001E14BA" w:rsidRPr="003404A1">
        <w:rPr>
          <w:color w:val="0000FF"/>
          <w:sz w:val="24"/>
        </w:rPr>
        <w:t xml:space="preserve"> each sample</w:t>
      </w:r>
      <w:r w:rsidR="006B2F1E" w:rsidRPr="003404A1">
        <w:rPr>
          <w:color w:val="0000FF"/>
          <w:sz w:val="24"/>
        </w:rPr>
        <w:t xml:space="preserve"> </w:t>
      </w:r>
      <w:r w:rsidR="00FD0A32" w:rsidRPr="00C822CA">
        <w:rPr>
          <w:rFonts w:eastAsia="Times New Roman"/>
          <w:color w:val="0000FF"/>
          <w:sz w:val="24"/>
          <w:szCs w:val="24"/>
        </w:rPr>
        <w:t>was</w:t>
      </w:r>
      <w:r w:rsidR="006B2F1E" w:rsidRPr="003404A1">
        <w:rPr>
          <w:color w:val="0000FF"/>
          <w:sz w:val="24"/>
        </w:rPr>
        <w:t xml:space="preserve"> zero</w:t>
      </w:r>
      <w:r w:rsidR="00FD0A32" w:rsidRPr="00C822CA">
        <w:rPr>
          <w:rFonts w:eastAsia="Times New Roman"/>
          <w:color w:val="0000FF"/>
          <w:sz w:val="24"/>
          <w:szCs w:val="24"/>
        </w:rPr>
        <w:t>-</w:t>
      </w:r>
      <w:r w:rsidR="006B2F1E" w:rsidRPr="003404A1">
        <w:rPr>
          <w:color w:val="0000FF"/>
          <w:sz w:val="24"/>
        </w:rPr>
        <w:t xml:space="preserve">field </w:t>
      </w:r>
      <w:r w:rsidR="00FD0A32" w:rsidRPr="00C822CA">
        <w:rPr>
          <w:rFonts w:eastAsia="Times New Roman"/>
          <w:color w:val="0000FF"/>
          <w:sz w:val="24"/>
          <w:szCs w:val="24"/>
        </w:rPr>
        <w:t xml:space="preserve">cooled </w:t>
      </w:r>
      <w:r w:rsidR="006B2F1E" w:rsidRPr="003404A1">
        <w:rPr>
          <w:color w:val="0000FF"/>
          <w:sz w:val="24"/>
        </w:rPr>
        <w:t xml:space="preserve">to 5 K </w:t>
      </w:r>
      <w:r w:rsidR="00FD0A32" w:rsidRPr="00C822CA">
        <w:rPr>
          <w:rFonts w:eastAsia="Times New Roman"/>
          <w:color w:val="0000FF"/>
          <w:sz w:val="24"/>
          <w:szCs w:val="24"/>
        </w:rPr>
        <w:t>and</w:t>
      </w:r>
      <w:r w:rsidR="001E14BA" w:rsidRPr="003404A1">
        <w:rPr>
          <w:color w:val="0000FF"/>
          <w:sz w:val="24"/>
        </w:rPr>
        <w:t xml:space="preserve"> </w:t>
      </w:r>
      <w:r w:rsidR="006B2F1E" w:rsidRPr="003404A1">
        <w:rPr>
          <w:color w:val="0000FF"/>
          <w:sz w:val="24"/>
        </w:rPr>
        <w:t xml:space="preserve">measured </w:t>
      </w:r>
      <w:r w:rsidR="005F3835" w:rsidRPr="003404A1">
        <w:rPr>
          <w:color w:val="0000FF"/>
          <w:sz w:val="24"/>
        </w:rPr>
        <w:t xml:space="preserve">from 5 K </w:t>
      </w:r>
      <w:r w:rsidR="006B2F1E" w:rsidRPr="003404A1">
        <w:rPr>
          <w:color w:val="0000FF"/>
          <w:sz w:val="24"/>
        </w:rPr>
        <w:t>back to 100 K</w:t>
      </w:r>
      <w:r w:rsidR="00FD0A32" w:rsidRPr="00C822CA">
        <w:rPr>
          <w:rFonts w:eastAsia="Times New Roman"/>
          <w:color w:val="0000FF"/>
          <w:sz w:val="24"/>
          <w:szCs w:val="24"/>
        </w:rPr>
        <w:t xml:space="preserve"> in</w:t>
      </w:r>
      <w:r w:rsidR="001E14BA" w:rsidRPr="00C822CA">
        <w:rPr>
          <w:rFonts w:eastAsia="Times New Roman"/>
          <w:color w:val="0000FF"/>
          <w:sz w:val="24"/>
          <w:szCs w:val="24"/>
        </w:rPr>
        <w:t xml:space="preserve"> a</w:t>
      </w:r>
      <w:r w:rsidR="006B2F1E" w:rsidRPr="00C822CA">
        <w:rPr>
          <w:rFonts w:eastAsia="Times New Roman"/>
          <w:color w:val="0000FF"/>
          <w:sz w:val="24"/>
          <w:szCs w:val="24"/>
        </w:rPr>
        <w:t xml:space="preserve"> </w:t>
      </w:r>
      <w:r w:rsidR="000C4DE3" w:rsidRPr="00C822CA">
        <w:rPr>
          <w:rFonts w:eastAsia="Times New Roman"/>
          <w:color w:val="0000FF"/>
          <w:sz w:val="24"/>
          <w:szCs w:val="24"/>
        </w:rPr>
        <w:t>1</w:t>
      </w:r>
      <w:r w:rsidR="003404A1">
        <w:rPr>
          <w:rFonts w:eastAsia="Times New Roman"/>
          <w:color w:val="0000FF"/>
          <w:sz w:val="24"/>
          <w:szCs w:val="24"/>
        </w:rPr>
        <w:t xml:space="preserve"> </w:t>
      </w:r>
      <w:proofErr w:type="spellStart"/>
      <w:r w:rsidR="000C4DE3" w:rsidRPr="00C822CA">
        <w:rPr>
          <w:rFonts w:eastAsia="Times New Roman"/>
          <w:color w:val="0000FF"/>
          <w:sz w:val="24"/>
          <w:szCs w:val="24"/>
        </w:rPr>
        <w:t>mT</w:t>
      </w:r>
      <w:proofErr w:type="spellEnd"/>
      <w:r w:rsidR="006B2F1E" w:rsidRPr="00C822CA">
        <w:rPr>
          <w:rFonts w:eastAsia="Times New Roman"/>
          <w:color w:val="0000FF"/>
          <w:sz w:val="24"/>
          <w:szCs w:val="24"/>
        </w:rPr>
        <w:t xml:space="preserve"> magnetic field</w:t>
      </w:r>
      <w:r w:rsidR="001E14BA" w:rsidRPr="00C822CA">
        <w:rPr>
          <w:rFonts w:eastAsia="Times New Roman"/>
          <w:color w:val="0000FF"/>
          <w:sz w:val="24"/>
          <w:szCs w:val="24"/>
        </w:rPr>
        <w:t>.</w:t>
      </w:r>
      <w:r w:rsidR="006B2F1E" w:rsidRPr="00C822CA">
        <w:rPr>
          <w:rFonts w:eastAsia="Times New Roman"/>
          <w:color w:val="0000FF"/>
          <w:sz w:val="24"/>
          <w:szCs w:val="24"/>
        </w:rPr>
        <w:t xml:space="preserve"> </w:t>
      </w:r>
      <w:r w:rsidR="00D54DA9" w:rsidRPr="00C822CA">
        <w:rPr>
          <w:rFonts w:eastAsia="Times New Roman"/>
          <w:color w:val="0000FF"/>
          <w:sz w:val="24"/>
          <w:szCs w:val="24"/>
        </w:rPr>
        <w:t>Temperature dependence of the magnetization</w:t>
      </w:r>
      <w:r w:rsidR="00A6285C" w:rsidRPr="003404A1">
        <w:rPr>
          <w:color w:val="0000FF"/>
          <w:sz w:val="24"/>
        </w:rPr>
        <w:t xml:space="preserve"> </w:t>
      </w:r>
      <w:r w:rsidR="00621554" w:rsidRPr="003404A1">
        <w:rPr>
          <w:color w:val="0000FF"/>
          <w:sz w:val="24"/>
        </w:rPr>
        <w:t xml:space="preserve">of the as-grown YBCO film </w:t>
      </w:r>
      <w:r w:rsidRPr="003404A1">
        <w:rPr>
          <w:color w:val="0000FF"/>
          <w:sz w:val="24"/>
        </w:rPr>
        <w:t>show</w:t>
      </w:r>
      <w:r w:rsidR="00A6285C" w:rsidRPr="003404A1">
        <w:rPr>
          <w:color w:val="0000FF"/>
          <w:sz w:val="24"/>
        </w:rPr>
        <w:t>s</w:t>
      </w:r>
      <w:r w:rsidRPr="003404A1">
        <w:rPr>
          <w:color w:val="0000FF"/>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3404A1">
        <w:rPr>
          <w:color w:val="0000FF"/>
          <w:sz w:val="24"/>
        </w:rPr>
        <w:t xml:space="preserve"> K</w:t>
      </w:r>
      <w:r w:rsidR="00D54DA9" w:rsidRPr="00C822CA">
        <w:rPr>
          <w:rFonts w:eastAsia="Times New Roman"/>
          <w:color w:val="0000FF"/>
          <w:sz w:val="24"/>
          <w:szCs w:val="24"/>
        </w:rPr>
        <w:t xml:space="preserve"> (Fig. 2)</w:t>
      </w:r>
      <w:r w:rsidRPr="00C822CA">
        <w:rPr>
          <w:rFonts w:eastAsia="Times New Roman"/>
          <w:color w:val="0000FF"/>
          <w:sz w:val="24"/>
          <w:szCs w:val="24"/>
        </w:rPr>
        <w:t>,</w:t>
      </w:r>
      <w:r w:rsidRPr="003404A1">
        <w:rPr>
          <w:color w:val="0000FF"/>
          <w:sz w:val="24"/>
        </w:rPr>
        <w:t xml:space="preserve"> which is typical of YBCO films grown on STO substrates</w:t>
      </w:r>
      <w:r w:rsidR="009B35D3">
        <w:rPr>
          <w:color w:val="0000FF"/>
          <w:sz w:val="24"/>
        </w:rPr>
        <w:t xml:space="preserve"> </w:t>
      </w:r>
      <w:r w:rsidR="009B35D3">
        <w:rPr>
          <w:color w:val="0000FF"/>
          <w:sz w:val="24"/>
        </w:rPr>
        <w:fldChar w:fldCharType="begin" w:fldLock="1"/>
      </w:r>
      <w:r w:rsidR="00875D05">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9B35D3">
        <w:rPr>
          <w:color w:val="0000FF"/>
          <w:sz w:val="24"/>
        </w:rPr>
        <w:fldChar w:fldCharType="separate"/>
      </w:r>
      <w:r w:rsidR="009B35D3" w:rsidRPr="009B35D3">
        <w:rPr>
          <w:noProof/>
          <w:color w:val="0000FF"/>
          <w:sz w:val="24"/>
        </w:rPr>
        <w:t>(</w:t>
      </w:r>
      <w:r w:rsidR="009B35D3" w:rsidRPr="009B35D3">
        <w:rPr>
          <w:i/>
          <w:noProof/>
          <w:color w:val="0000FF"/>
          <w:sz w:val="24"/>
        </w:rPr>
        <w:t>17</w:t>
      </w:r>
      <w:r w:rsidR="009B35D3" w:rsidRPr="009B35D3">
        <w:rPr>
          <w:noProof/>
          <w:color w:val="0000FF"/>
          <w:sz w:val="24"/>
        </w:rPr>
        <w:t>)</w:t>
      </w:r>
      <w:r w:rsidR="009B35D3">
        <w:rPr>
          <w:color w:val="0000FF"/>
          <w:sz w:val="24"/>
        </w:rPr>
        <w:fldChar w:fldCharType="end"/>
      </w:r>
      <w:r w:rsidRPr="00033AD2">
        <w:rPr>
          <w:rFonts w:eastAsia="Times New Roman"/>
          <w:sz w:val="24"/>
          <w:szCs w:val="24"/>
        </w:rPr>
        <w:t>.</w:t>
      </w:r>
      <w:r w:rsidRPr="003404A1">
        <w:rPr>
          <w:color w:val="0000FF"/>
          <w:sz w:val="24"/>
        </w:rPr>
        <w:t xml:space="preserve"> </w:t>
      </w:r>
      <w:proofErr w:type="gramStart"/>
      <w:r w:rsidR="001D0D36" w:rsidRPr="003404A1">
        <w:rPr>
          <w:color w:val="0000FF"/>
          <w:sz w:val="24"/>
        </w:rPr>
        <w:t xml:space="preserve">Below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3404A1">
        <w:rPr>
          <w:color w:val="0000FF"/>
          <w:sz w:val="24"/>
        </w:rPr>
        <w:t xml:space="preserve">, </w:t>
      </w:r>
      <w:r w:rsidR="001D0D36" w:rsidRPr="00C822CA">
        <w:rPr>
          <w:rFonts w:eastAsia="Times New Roman"/>
          <w:color w:val="0000FF"/>
          <w:sz w:val="24"/>
          <w:szCs w:val="24"/>
        </w:rPr>
        <w:t xml:space="preserve">the </w:t>
      </w:r>
      <w:r w:rsidR="00D54DA9" w:rsidRPr="00C822CA">
        <w:rPr>
          <w:rFonts w:eastAsia="Times New Roman"/>
          <w:color w:val="0000FF"/>
          <w:sz w:val="24"/>
          <w:szCs w:val="24"/>
        </w:rPr>
        <w:t>magnetic flux is expelled from the superconducting YBCO due to</w:t>
      </w:r>
      <w:r w:rsidR="001D0D36" w:rsidRPr="003404A1">
        <w:rPr>
          <w:color w:val="0000FF"/>
          <w:sz w:val="24"/>
        </w:rPr>
        <w:t xml:space="preserve"> the Meissner effect</w:t>
      </w:r>
      <w:r w:rsidR="001D0D36" w:rsidRPr="00A12B2E">
        <w:rPr>
          <w:rFonts w:eastAsia="Times New Roman"/>
          <w:color w:val="0000FF"/>
          <w:sz w:val="24"/>
          <w:szCs w:val="24"/>
        </w:rPr>
        <w:t>.</w:t>
      </w:r>
      <w:r w:rsidR="001340B5" w:rsidRPr="003404A1">
        <w:rPr>
          <w:color w:val="0000FF"/>
          <w:sz w:val="24"/>
        </w:rPr>
        <w:t xml:space="preserve"> </w:t>
      </w:r>
      <w:r w:rsidRPr="003404A1">
        <w:rPr>
          <w:color w:val="0000FF"/>
          <w:sz w:val="24"/>
        </w:rPr>
        <w:t xml:space="preserve">Accompanying the magnetic transition is a precipitous </w:t>
      </w:r>
      <w:r w:rsidR="000F561B" w:rsidRPr="003404A1">
        <w:rPr>
          <w:color w:val="0000FF"/>
          <w:sz w:val="24"/>
        </w:rPr>
        <w:t xml:space="preserve">drop in </w:t>
      </w:r>
      <w:r w:rsidRPr="003404A1">
        <w:rPr>
          <w:color w:val="0000FF"/>
          <w:sz w:val="24"/>
        </w:rPr>
        <w:t xml:space="preserve">resistivity to zero, further confirming the superconducting transition. With increasing </w:t>
      </w:r>
      <w:proofErr w:type="spellStart"/>
      <w:r w:rsidRPr="003404A1">
        <w:rPr>
          <w:color w:val="0000FF"/>
          <w:sz w:val="24"/>
        </w:rPr>
        <w:t>Gd</w:t>
      </w:r>
      <w:proofErr w:type="spellEnd"/>
      <w:r w:rsidRPr="003404A1">
        <w:rPr>
          <w:color w:val="0000FF"/>
          <w:sz w:val="24"/>
        </w:rPr>
        <w:t xml:space="preserve"> capping layer thickness</w:t>
      </w:r>
      <w:r w:rsidR="00A12B2E" w:rsidRPr="00A12B2E">
        <w:rPr>
          <w:rFonts w:eastAsia="Times New Roman"/>
          <w:color w:val="0000FF"/>
          <w:sz w:val="24"/>
          <w:szCs w:val="24"/>
        </w:rPr>
        <w:t>,</w:t>
      </w:r>
      <w:r w:rsidRPr="003404A1">
        <w:rPr>
          <w:color w:val="0000FF"/>
          <w:sz w:val="24"/>
        </w:rPr>
        <w:t xml:space="preserve"> the </w:t>
      </w:r>
      <w:r w:rsidR="00A12B2E" w:rsidRPr="00A12B2E">
        <w:rPr>
          <w:rFonts w:eastAsia="Times New Roman"/>
          <w:color w:val="0000FF"/>
          <w:sz w:val="24"/>
          <w:szCs w:val="24"/>
        </w:rPr>
        <w:t>Meissner effect</w:t>
      </w:r>
      <w:r w:rsidRPr="003404A1">
        <w:rPr>
          <w:color w:val="0000FF"/>
          <w:sz w:val="24"/>
        </w:rPr>
        <w:t xml:space="preserve"> shows a reduction </w:t>
      </w:r>
      <w:r w:rsidR="00A12B2E" w:rsidRPr="00A12B2E">
        <w:rPr>
          <w:rFonts w:eastAsia="Times New Roman"/>
          <w:color w:val="0000FF"/>
          <w:sz w:val="24"/>
          <w:szCs w:val="24"/>
        </w:rPr>
        <w:t xml:space="preserve">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vertAlign w:val="subscript"/>
              </w:rPr>
              <m:t>c</m:t>
            </m:r>
          </m:sub>
        </m:sSub>
      </m:oMath>
      <w:r w:rsidR="0085721E" w:rsidRPr="003404A1">
        <w:rPr>
          <w:color w:val="0000FF"/>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3404A1">
        <w:rPr>
          <w:color w:val="0000FF"/>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3404A1">
        <w:rPr>
          <w:color w:val="0000FF"/>
          <w:sz w:val="24"/>
        </w:rPr>
        <w:t xml:space="preserve">, </w:t>
      </w:r>
      <w:r w:rsidR="001C4AB8">
        <w:rPr>
          <w:rFonts w:eastAsia="Times New Roman"/>
          <w:color w:val="0000FF"/>
          <w:sz w:val="24"/>
          <w:szCs w:val="24"/>
        </w:rPr>
        <w:t xml:space="preserve">along with a broadened transition, </w:t>
      </w:r>
      <w:r w:rsidR="00A12B2E" w:rsidRPr="00A12B2E">
        <w:rPr>
          <w:rFonts w:eastAsia="Times New Roman"/>
          <w:color w:val="0000FF"/>
          <w:sz w:val="24"/>
          <w:szCs w:val="24"/>
        </w:rPr>
        <w:t xml:space="preserve">and a </w:t>
      </w:r>
      <w:r w:rsidRPr="003404A1">
        <w:rPr>
          <w:color w:val="0000FF"/>
          <w:sz w:val="24"/>
        </w:rPr>
        <w:t xml:space="preserve">complete suppression of </w:t>
      </w:r>
      <w:r w:rsidR="00A12B2E" w:rsidRPr="00A12B2E">
        <w:rPr>
          <w:rFonts w:eastAsia="Times New Roman"/>
          <w:color w:val="0000FF"/>
          <w:sz w:val="24"/>
          <w:szCs w:val="24"/>
        </w:rPr>
        <w:t xml:space="preserve">superconductivity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3404A1">
        <w:rPr>
          <w:color w:val="0000FF"/>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w:t>
      </w:r>
      <w:r w:rsidR="00A12B2E" w:rsidRPr="00A12B2E">
        <w:rPr>
          <w:rFonts w:eastAsia="Times New Roman"/>
          <w:color w:val="0000FF"/>
          <w:sz w:val="24"/>
          <w:szCs w:val="24"/>
        </w:rPr>
        <w:t xml:space="preserve">reduction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3404A1">
        <w:rPr>
          <w:color w:val="0000FF"/>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3404A1">
        <w:rPr>
          <w:color w:val="0000FF"/>
          <w:sz w:val="24"/>
        </w:rPr>
        <w:t xml:space="preserve"> nm and </w:t>
      </w:r>
      <m:oMath>
        <m:r>
          <w:rPr>
            <w:rFonts w:ascii="Cambria Math" w:hAnsi="Cambria Math"/>
            <w:sz w:val="24"/>
          </w:rPr>
          <m:t>20</m:t>
        </m:r>
      </m:oMath>
      <w:r w:rsidRPr="003404A1">
        <w:rPr>
          <w:color w:val="0000FF"/>
          <w:sz w:val="24"/>
        </w:rPr>
        <w:t xml:space="preserve"> nm the</w:t>
      </w:r>
      <w:r w:rsidR="00836434" w:rsidRPr="003404A1">
        <w:rPr>
          <w:color w:val="0000FF"/>
          <w:sz w:val="24"/>
        </w:rPr>
        <w:t xml:space="preserve"> resistive</w:t>
      </w:r>
      <w:r w:rsidRPr="003404A1">
        <w:rPr>
          <w:color w:val="0000FF"/>
          <w:sz w:val="24"/>
        </w:rPr>
        <w:t xml:space="preserve"> superconducting transition is completely suppressed, with no apparent transition down to the lowest measured temperature (5 K).</w:t>
      </w:r>
    </w:p>
    <w:p w14:paraId="60B93E03" w14:textId="1872B1A1" w:rsidR="00033AD2" w:rsidRPr="00033AD2" w:rsidRDefault="00981D83" w:rsidP="00033AD2">
      <w:pPr>
        <w:spacing w:after="160" w:line="480" w:lineRule="auto"/>
        <w:ind w:firstLine="720"/>
        <w:jc w:val="both"/>
        <w:rPr>
          <w:rFonts w:eastAsia="Times New Roman"/>
          <w:sz w:val="24"/>
          <w:szCs w:val="24"/>
        </w:rPr>
      </w:pPr>
      <w:r w:rsidRPr="003404A1">
        <w:rPr>
          <w:color w:val="0000FF"/>
          <w:sz w:val="24"/>
        </w:rPr>
        <w:t xml:space="preserve">While </w:t>
      </w:r>
      <w:r w:rsidR="00A12B2E">
        <w:rPr>
          <w:rFonts w:eastAsia="Times New Roman"/>
          <w:color w:val="0000FF"/>
          <w:sz w:val="24"/>
          <w:szCs w:val="24"/>
        </w:rPr>
        <w:t>transport measurement</w:t>
      </w:r>
      <w:r w:rsidR="0005499E" w:rsidRPr="00A12B2E">
        <w:rPr>
          <w:rFonts w:eastAsia="Times New Roman"/>
          <w:color w:val="0000FF"/>
          <w:sz w:val="24"/>
          <w:szCs w:val="24"/>
        </w:rPr>
        <w:t xml:space="preserve"> </w:t>
      </w:r>
      <w:r w:rsidR="0005499E" w:rsidRPr="003404A1">
        <w:rPr>
          <w:color w:val="0000FF"/>
          <w:sz w:val="24"/>
        </w:rPr>
        <w:t xml:space="preserve">probes a contiguous </w:t>
      </w:r>
      <w:r w:rsidR="002124CC" w:rsidRPr="003404A1">
        <w:rPr>
          <w:color w:val="0000FF"/>
          <w:sz w:val="24"/>
        </w:rPr>
        <w:t>super</w:t>
      </w:r>
      <w:r w:rsidR="0005499E" w:rsidRPr="003404A1">
        <w:rPr>
          <w:color w:val="0000FF"/>
          <w:sz w:val="24"/>
        </w:rPr>
        <w:t xml:space="preserve">conducting path, </w:t>
      </w:r>
      <w:proofErr w:type="spellStart"/>
      <w:r w:rsidRPr="003404A1">
        <w:rPr>
          <w:color w:val="0000FF"/>
          <w:sz w:val="24"/>
        </w:rPr>
        <w:t>magnetometry</w:t>
      </w:r>
      <w:proofErr w:type="spellEnd"/>
      <w:r w:rsidRPr="003404A1">
        <w:rPr>
          <w:color w:val="0000FF"/>
          <w:sz w:val="24"/>
        </w:rPr>
        <w:t xml:space="preserve"> is sensitive to </w:t>
      </w:r>
      <w:r w:rsidR="00A12B2E" w:rsidRPr="00A12B2E">
        <w:rPr>
          <w:rFonts w:eastAsia="Times New Roman"/>
          <w:color w:val="0000FF"/>
          <w:sz w:val="24"/>
          <w:szCs w:val="24"/>
        </w:rPr>
        <w:t>the</w:t>
      </w:r>
      <w:r w:rsidRPr="003404A1">
        <w:rPr>
          <w:color w:val="0000FF"/>
          <w:sz w:val="24"/>
        </w:rPr>
        <w:t xml:space="preserve"> Meissner effect</w:t>
      </w:r>
      <w:r w:rsidR="00A12B2E" w:rsidRPr="004E170D">
        <w:rPr>
          <w:rFonts w:eastAsia="Times New Roman"/>
          <w:color w:val="0000FF"/>
          <w:sz w:val="24"/>
          <w:szCs w:val="24"/>
        </w:rPr>
        <w:t xml:space="preserve"> with contributions from the entire sample</w:t>
      </w:r>
      <w:r w:rsidRPr="004E170D">
        <w:rPr>
          <w:rFonts w:eastAsia="Times New Roman"/>
          <w:color w:val="0000FF"/>
          <w:sz w:val="24"/>
          <w:szCs w:val="24"/>
        </w:rPr>
        <w:t>.</w:t>
      </w:r>
      <w:r w:rsidRPr="003404A1">
        <w:rPr>
          <w:color w:val="0000FF"/>
          <w:sz w:val="24"/>
        </w:rPr>
        <w:t xml:space="preserve"> The different temperature </w:t>
      </w:r>
      <w:r w:rsidRPr="003404A1">
        <w:rPr>
          <w:color w:val="0000FF"/>
          <w:sz w:val="24"/>
        </w:rPr>
        <w:lastRenderedPageBreak/>
        <w:t xml:space="preserve">dependence observed in </w:t>
      </w:r>
      <w:proofErr w:type="spellStart"/>
      <w:r w:rsidRPr="003404A1">
        <w:rPr>
          <w:color w:val="0000FF"/>
          <w:sz w:val="24"/>
        </w:rPr>
        <w:t>magnetometry</w:t>
      </w:r>
      <w:proofErr w:type="spellEnd"/>
      <w:r w:rsidRPr="003404A1">
        <w:rPr>
          <w:color w:val="0000FF"/>
          <w:sz w:val="24"/>
        </w:rPr>
        <w:t xml:space="preserve"> and resistivity therefore reflects </w:t>
      </w:r>
      <w:r w:rsidR="00A12B2E" w:rsidRPr="004E170D">
        <w:rPr>
          <w:rFonts w:eastAsia="Times New Roman"/>
          <w:color w:val="0000FF"/>
          <w:sz w:val="24"/>
          <w:szCs w:val="24"/>
        </w:rPr>
        <w:t xml:space="preserve">the </w:t>
      </w:r>
      <w:proofErr w:type="spellStart"/>
      <w:r w:rsidR="00A12B2E" w:rsidRPr="004E170D">
        <w:rPr>
          <w:rFonts w:eastAsia="Times New Roman"/>
          <w:color w:val="0000FF"/>
          <w:sz w:val="24"/>
          <w:szCs w:val="24"/>
        </w:rPr>
        <w:t>inhomogeneities</w:t>
      </w:r>
      <w:proofErr w:type="spellEnd"/>
      <w:r w:rsidR="00A12B2E" w:rsidRPr="004E170D">
        <w:rPr>
          <w:rFonts w:eastAsia="Times New Roman"/>
          <w:color w:val="0000FF"/>
          <w:sz w:val="24"/>
          <w:szCs w:val="24"/>
        </w:rPr>
        <w:t xml:space="preserve"> in</w:t>
      </w:r>
      <w:r w:rsidRPr="003404A1">
        <w:rPr>
          <w:color w:val="0000FF"/>
          <w:sz w:val="24"/>
        </w:rPr>
        <w:t xml:space="preserve"> the YBCO</w:t>
      </w:r>
      <w:r w:rsidR="00A12B2E" w:rsidRPr="004E170D">
        <w:rPr>
          <w:rFonts w:eastAsia="Times New Roman"/>
          <w:color w:val="0000FF"/>
          <w:sz w:val="24"/>
          <w:szCs w:val="24"/>
        </w:rPr>
        <w:t xml:space="preserve"> film</w:t>
      </w:r>
      <w:r w:rsidRPr="003404A1">
        <w:rPr>
          <w:color w:val="0000FF"/>
          <w:sz w:val="24"/>
        </w:rPr>
        <w:t xml:space="preserve">, with </w:t>
      </w:r>
      <w:proofErr w:type="spellStart"/>
      <w:r w:rsidRPr="003404A1">
        <w:rPr>
          <w:color w:val="0000FF"/>
          <w:sz w:val="24"/>
        </w:rPr>
        <w:t>magnetometry</w:t>
      </w:r>
      <w:proofErr w:type="spellEnd"/>
      <w:r w:rsidRPr="003404A1">
        <w:rPr>
          <w:color w:val="0000FF"/>
          <w:sz w:val="24"/>
        </w:rPr>
        <w:t xml:space="preserve"> </w:t>
      </w:r>
      <w:r w:rsidR="00A12B2E" w:rsidRPr="004E170D">
        <w:rPr>
          <w:rFonts w:eastAsia="Times New Roman"/>
          <w:color w:val="0000FF"/>
          <w:sz w:val="24"/>
          <w:szCs w:val="24"/>
        </w:rPr>
        <w:t>probing superconducting</w:t>
      </w:r>
      <w:r w:rsidRPr="003404A1">
        <w:rPr>
          <w:color w:val="0000FF"/>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and resistivity </w:t>
      </w:r>
      <w:r w:rsidR="004E170D" w:rsidRPr="004E170D">
        <w:rPr>
          <w:rFonts w:eastAsia="Times New Roman"/>
          <w:color w:val="0000FF"/>
          <w:sz w:val="24"/>
          <w:szCs w:val="24"/>
        </w:rPr>
        <w:t xml:space="preserve">measurement being most </w:t>
      </w:r>
      <w:r w:rsidRPr="003404A1">
        <w:rPr>
          <w:color w:val="0000FF"/>
          <w:sz w:val="24"/>
        </w:rPr>
        <w:t xml:space="preserve">sensitive to </w:t>
      </w:r>
      <w:r w:rsidR="005548E8" w:rsidRPr="003404A1">
        <w:rPr>
          <w:color w:val="0000FF"/>
          <w:sz w:val="24"/>
        </w:rPr>
        <w:t xml:space="preserve">regions of the film with </w:t>
      </w:r>
      <w:r w:rsidR="004E170D" w:rsidRPr="004E170D">
        <w:rPr>
          <w:rFonts w:eastAsia="Times New Roman"/>
          <w:color w:val="0000FF"/>
          <w:sz w:val="24"/>
          <w:szCs w:val="24"/>
        </w:rPr>
        <w:t xml:space="preserve">the </w:t>
      </w:r>
      <w:r w:rsidR="005548E8" w:rsidRPr="003404A1">
        <w:rPr>
          <w:color w:val="0000FF"/>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3404A1">
        <w:rPr>
          <w:color w:val="0000FF"/>
          <w:sz w:val="24"/>
        </w:rPr>
        <w:t xml:space="preserve"> – so long as a superconducting path is maintained. </w:t>
      </w:r>
      <w:r w:rsidR="00033AD2" w:rsidRPr="003404A1">
        <w:rPr>
          <w:color w:val="0000FF"/>
          <w:sz w:val="24"/>
        </w:rPr>
        <w:t>T</w:t>
      </w:r>
      <w:r w:rsidR="005548E8" w:rsidRPr="003404A1">
        <w:rPr>
          <w:color w:val="0000FF"/>
          <w:sz w:val="24"/>
        </w:rPr>
        <w:t xml:space="preserve">he observed </w:t>
      </w:r>
      <w:r w:rsidR="00033AD2" w:rsidRPr="003404A1">
        <w:rPr>
          <w:color w:val="0000FF"/>
          <w:sz w:val="24"/>
        </w:rPr>
        <w:t>transitions can be explained by the presence of a</w:t>
      </w:r>
      <w:r w:rsidR="00376155" w:rsidRPr="003404A1">
        <w:rPr>
          <w:color w:val="0000FF"/>
          <w:sz w:val="24"/>
        </w:rPr>
        <w:t>n</w:t>
      </w:r>
      <w:r w:rsidR="00033AD2" w:rsidRPr="003404A1">
        <w:rPr>
          <w:color w:val="0000FF"/>
          <w:sz w:val="24"/>
        </w:rPr>
        <w:t xml:space="preserve"> oxygen-deficient phase with </w:t>
      </w:r>
      <w:proofErr w:type="gramStart"/>
      <w:r w:rsidR="00033AD2" w:rsidRPr="003404A1">
        <w:rPr>
          <w:color w:val="0000FF"/>
          <w:sz w:val="24"/>
        </w:rPr>
        <w:t>lower</w:t>
      </w:r>
      <w:r w:rsidR="00FE1BFC" w:rsidRPr="003404A1">
        <w:rPr>
          <w:color w:val="0000FF"/>
          <w:sz w:val="24"/>
        </w:rPr>
        <w:t xml:space="preserve">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stabilized alongside the optimally doped YBCO phase. </w:t>
      </w:r>
      <w:r w:rsidR="002124CC" w:rsidRPr="003404A1">
        <w:rPr>
          <w:color w:val="0000FF"/>
          <w:sz w:val="24"/>
        </w:rPr>
        <w:t>For the</w:t>
      </w:r>
      <w:r w:rsidR="00033AD2" w:rsidRPr="003404A1">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3404A1">
        <w:rPr>
          <w:color w:val="0000FF"/>
          <w:sz w:val="24"/>
        </w:rPr>
        <w:t xml:space="preserve"> nm sample most of the film possesses the </w:t>
      </w:r>
      <w:r w:rsidR="004E170D" w:rsidRPr="001C4AB8">
        <w:rPr>
          <w:rFonts w:eastAsia="Times New Roman"/>
          <w:color w:val="0000FF"/>
          <w:sz w:val="24"/>
          <w:szCs w:val="24"/>
        </w:rPr>
        <w:t>as-made YBCO</w:t>
      </w:r>
      <w:r w:rsidR="00033AD2" w:rsidRPr="003404A1">
        <w:rPr>
          <w:color w:val="0000FF"/>
          <w:sz w:val="24"/>
        </w:rPr>
        <w:t xml:space="preserve"> structure and </w:t>
      </w:r>
      <w:r w:rsidR="004E170D" w:rsidRPr="001C4AB8">
        <w:rPr>
          <w:rFonts w:eastAsia="Times New Roman"/>
          <w:color w:val="0000FF"/>
          <w:sz w:val="24"/>
          <w:szCs w:val="24"/>
        </w:rPr>
        <w:t>the optimal</w:t>
      </w:r>
      <w:r w:rsidR="00033AD2" w:rsidRPr="003404A1">
        <w:rPr>
          <w:color w:val="0000FF"/>
          <w:sz w:val="24"/>
        </w:rPr>
        <w:t xml:space="preserve"> stoichiometry of YBa</w:t>
      </w:r>
      <w:r w:rsidR="00033AD2" w:rsidRPr="003404A1">
        <w:rPr>
          <w:color w:val="0000FF"/>
          <w:sz w:val="24"/>
          <w:vertAlign w:val="subscript"/>
        </w:rPr>
        <w:t>2</w:t>
      </w:r>
      <w:r w:rsidR="00033AD2" w:rsidRPr="003404A1">
        <w:rPr>
          <w:color w:val="0000FF"/>
          <w:sz w:val="24"/>
        </w:rPr>
        <w:t>Cu</w:t>
      </w:r>
      <w:r w:rsidR="00033AD2" w:rsidRPr="003404A1">
        <w:rPr>
          <w:color w:val="0000FF"/>
          <w:sz w:val="24"/>
          <w:vertAlign w:val="subscript"/>
        </w:rPr>
        <w:t>3</w:t>
      </w:r>
      <w:r w:rsidR="00033AD2" w:rsidRPr="003404A1">
        <w:rPr>
          <w:color w:val="0000FF"/>
          <w:sz w:val="24"/>
        </w:rPr>
        <w:t>O</w:t>
      </w:r>
      <w:r w:rsidR="00033AD2" w:rsidRPr="003404A1">
        <w:rPr>
          <w:color w:val="0000FF"/>
          <w:sz w:val="24"/>
          <w:vertAlign w:val="subscript"/>
        </w:rPr>
        <w:t>7-δ</w:t>
      </w:r>
      <w:r w:rsidR="004E170D" w:rsidRPr="001C4AB8">
        <w:rPr>
          <w:rFonts w:eastAsia="Times New Roman"/>
          <w:color w:val="0000FF"/>
          <w:sz w:val="24"/>
          <w:szCs w:val="24"/>
        </w:rPr>
        <w:t>; thus</w:t>
      </w:r>
      <w:r w:rsidR="002124CC" w:rsidRPr="003404A1">
        <w:rPr>
          <w:color w:val="0000FF"/>
          <w:sz w:val="24"/>
        </w:rPr>
        <w:t xml:space="preserve"> a contiguous path </w:t>
      </w:r>
      <w:r w:rsidR="004E170D" w:rsidRPr="001C4AB8">
        <w:rPr>
          <w:rFonts w:eastAsia="Times New Roman"/>
          <w:color w:val="0000FF"/>
          <w:sz w:val="24"/>
          <w:szCs w:val="24"/>
        </w:rPr>
        <w:t>exists</w:t>
      </w:r>
      <w:r w:rsidR="002124CC" w:rsidRPr="001C4AB8">
        <w:rPr>
          <w:rFonts w:eastAsia="Times New Roman"/>
          <w:color w:val="0000FF"/>
          <w:sz w:val="24"/>
          <w:szCs w:val="24"/>
        </w:rPr>
        <w:t xml:space="preserve"> </w:t>
      </w:r>
      <w:r w:rsidR="002124CC" w:rsidRPr="003404A1">
        <w:rPr>
          <w:color w:val="0000FF"/>
          <w:sz w:val="24"/>
        </w:rPr>
        <w:t xml:space="preserve">through the </w:t>
      </w:r>
      <w:r w:rsidR="004E170D" w:rsidRPr="001C4AB8">
        <w:rPr>
          <w:rFonts w:eastAsia="Times New Roman"/>
          <w:color w:val="0000FF"/>
          <w:sz w:val="24"/>
          <w:szCs w:val="24"/>
        </w:rPr>
        <w:t>optimally doped</w:t>
      </w:r>
      <w:r w:rsidR="002124CC" w:rsidRPr="003404A1">
        <w:rPr>
          <w:color w:val="0000FF"/>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3404A1">
        <w:rPr>
          <w:color w:val="0000FF"/>
          <w:sz w:val="24"/>
        </w:rPr>
        <w:t xml:space="preserve"> of the as-grown film</w:t>
      </w:r>
      <w:r w:rsidR="004E170D" w:rsidRPr="0020115A">
        <w:rPr>
          <w:rFonts w:eastAsia="Times New Roman"/>
          <w:color w:val="0000FF"/>
          <w:sz w:val="24"/>
          <w:szCs w:val="24"/>
        </w:rPr>
        <w:t xml:space="preserve">, even though the Meissner effect shows a much lower </w:t>
      </w:r>
      <w:r w:rsidR="004E170D" w:rsidRPr="0020115A">
        <w:rPr>
          <w:rFonts w:eastAsia="Times New Roman"/>
          <w:i/>
          <w:color w:val="0000FF"/>
          <w:sz w:val="24"/>
          <w:szCs w:val="24"/>
        </w:rPr>
        <w:t>T</w:t>
      </w:r>
      <w:r w:rsidR="004E170D" w:rsidRPr="0020115A">
        <w:rPr>
          <w:rFonts w:eastAsia="Times New Roman"/>
          <w:i/>
          <w:color w:val="0000FF"/>
          <w:sz w:val="24"/>
          <w:szCs w:val="24"/>
          <w:vertAlign w:val="subscript"/>
        </w:rPr>
        <w:t>c</w:t>
      </w:r>
      <w:r w:rsidR="004832E9" w:rsidRPr="0020115A">
        <w:rPr>
          <w:rFonts w:eastAsia="Times New Roman"/>
          <w:color w:val="0000FF"/>
          <w:sz w:val="24"/>
          <w:szCs w:val="24"/>
        </w:rPr>
        <w:t xml:space="preserve"> with a more gradual transition.</w:t>
      </w:r>
      <w:r w:rsidR="0020115A" w:rsidRPr="0020115A">
        <w:rPr>
          <w:rFonts w:eastAsia="Times New Roman"/>
          <w:color w:val="0000FF"/>
          <w:sz w:val="24"/>
          <w:szCs w:val="24"/>
        </w:rPr>
        <w:t xml:space="preserve"> </w:t>
      </w:r>
      <w:r w:rsidR="00033AD2" w:rsidRPr="0020115A">
        <w:rPr>
          <w:rFonts w:eastAsia="Times New Roman"/>
          <w:color w:val="0000FF"/>
          <w:sz w:val="24"/>
          <w:szCs w:val="24"/>
        </w:rPr>
        <w:t xml:space="preserve"> </w:t>
      </w:r>
      <w:r w:rsidR="0020115A" w:rsidRPr="0020115A">
        <w:rPr>
          <w:rFonts w:eastAsia="Times New Roman"/>
          <w:color w:val="0000FF"/>
          <w:sz w:val="24"/>
          <w:szCs w:val="24"/>
        </w:rPr>
        <w:t>For</w:t>
      </w:r>
      <w:r w:rsidR="00033AD2" w:rsidRPr="003404A1">
        <w:rPr>
          <w:color w:val="0000FF"/>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3404A1">
        <w:rPr>
          <w:color w:val="0000FF"/>
          <w:sz w:val="24"/>
        </w:rPr>
        <w:t xml:space="preserve"> nm sample</w:t>
      </w:r>
      <w:r w:rsidR="0020115A" w:rsidRPr="0020115A">
        <w:rPr>
          <w:rFonts w:eastAsia="Times New Roman"/>
          <w:color w:val="0000FF"/>
          <w:sz w:val="24"/>
          <w:szCs w:val="24"/>
        </w:rPr>
        <w:t>,</w:t>
      </w:r>
      <w:r w:rsidR="00033AD2" w:rsidRPr="0020115A">
        <w:rPr>
          <w:rFonts w:eastAsia="Times New Roman"/>
          <w:color w:val="0000FF"/>
          <w:sz w:val="24"/>
          <w:szCs w:val="24"/>
        </w:rPr>
        <w:t xml:space="preserve"> a</w:t>
      </w:r>
      <w:r w:rsidR="0020115A" w:rsidRPr="0020115A">
        <w:rPr>
          <w:rFonts w:eastAsia="Times New Roman"/>
          <w:color w:val="0000FF"/>
          <w:sz w:val="24"/>
          <w:szCs w:val="24"/>
        </w:rPr>
        <w:t>n even more gradual</w:t>
      </w:r>
      <w:r w:rsidR="00033AD2" w:rsidRPr="003404A1">
        <w:rPr>
          <w:color w:val="0000FF"/>
          <w:sz w:val="24"/>
        </w:rPr>
        <w:t xml:space="preserve"> transition</w:t>
      </w:r>
      <w:r w:rsidR="00033AD2" w:rsidRPr="0020115A">
        <w:rPr>
          <w:rFonts w:eastAsia="Times New Roman"/>
          <w:color w:val="0000FF"/>
          <w:sz w:val="24"/>
          <w:szCs w:val="24"/>
        </w:rPr>
        <w:t xml:space="preserve"> </w:t>
      </w:r>
      <w:r w:rsidR="0020115A" w:rsidRPr="0020115A">
        <w:rPr>
          <w:rFonts w:eastAsia="Times New Roman"/>
          <w:color w:val="0000FF"/>
          <w:sz w:val="24"/>
          <w:szCs w:val="24"/>
        </w:rPr>
        <w:t>is observed</w:t>
      </w:r>
      <w:r w:rsidR="00033AD2" w:rsidRPr="003404A1">
        <w:rPr>
          <w:color w:val="0000FF"/>
          <w:sz w:val="24"/>
        </w:rPr>
        <w:t xml:space="preserve"> in the </w:t>
      </w:r>
      <w:proofErr w:type="spellStart"/>
      <w:r w:rsidR="00033AD2" w:rsidRPr="003404A1">
        <w:rPr>
          <w:color w:val="0000FF"/>
          <w:sz w:val="24"/>
        </w:rPr>
        <w:t>magnetometry</w:t>
      </w:r>
      <w:proofErr w:type="spellEnd"/>
      <w:r w:rsidR="00033AD2" w:rsidRPr="003404A1">
        <w:rPr>
          <w:color w:val="0000FF"/>
          <w:sz w:val="24"/>
        </w:rPr>
        <w:t xml:space="preserve">, but </w:t>
      </w:r>
      <w:r w:rsidR="0020115A" w:rsidRPr="0020115A">
        <w:rPr>
          <w:rFonts w:eastAsia="Times New Roman"/>
          <w:color w:val="0000FF"/>
          <w:sz w:val="24"/>
          <w:szCs w:val="24"/>
        </w:rPr>
        <w:t>no complete suppression of</w:t>
      </w:r>
      <w:r w:rsidR="00033AD2" w:rsidRPr="003404A1">
        <w:rPr>
          <w:color w:val="0000FF"/>
          <w:sz w:val="24"/>
        </w:rPr>
        <w:t xml:space="preserve"> resistivity</w:t>
      </w:r>
      <w:r w:rsidR="0020115A" w:rsidRPr="0020115A">
        <w:rPr>
          <w:rFonts w:eastAsia="Times New Roman"/>
          <w:color w:val="0000FF"/>
          <w:sz w:val="24"/>
          <w:szCs w:val="24"/>
        </w:rPr>
        <w:t xml:space="preserve"> is observed</w:t>
      </w:r>
      <w:r w:rsidR="00033AD2" w:rsidRPr="003404A1">
        <w:rPr>
          <w:color w:val="0000FF"/>
          <w:sz w:val="24"/>
        </w:rPr>
        <w:t xml:space="preserve">. Therefore, </w:t>
      </w:r>
      <w:r w:rsidR="001C4AB8" w:rsidRPr="0020115A">
        <w:rPr>
          <w:rFonts w:eastAsia="Times New Roman"/>
          <w:color w:val="0000FF"/>
          <w:sz w:val="24"/>
          <w:szCs w:val="24"/>
        </w:rPr>
        <w:t>this</w:t>
      </w:r>
      <w:r w:rsidR="00033AD2" w:rsidRPr="003404A1">
        <w:rPr>
          <w:color w:val="0000FF"/>
          <w:sz w:val="24"/>
        </w:rPr>
        <w:t xml:space="preserve"> sample </w:t>
      </w:r>
      <w:r w:rsidR="001C4AB8" w:rsidRPr="0020115A">
        <w:rPr>
          <w:rFonts w:eastAsia="Times New Roman"/>
          <w:color w:val="0000FF"/>
          <w:sz w:val="24"/>
          <w:szCs w:val="24"/>
        </w:rPr>
        <w:t>contains</w:t>
      </w:r>
      <w:r w:rsidR="00033AD2" w:rsidRPr="003404A1">
        <w:rPr>
          <w:color w:val="0000FF"/>
          <w:sz w:val="24"/>
        </w:rPr>
        <w:t xml:space="preserve"> some</w:t>
      </w:r>
      <w:r w:rsidR="00FD0A71" w:rsidRPr="003404A1">
        <w:rPr>
          <w:color w:val="0000FF"/>
          <w:sz w:val="24"/>
        </w:rPr>
        <w:t xml:space="preserve"> </w:t>
      </w:r>
      <w:r w:rsidR="001C4AB8" w:rsidRPr="0020115A">
        <w:rPr>
          <w:rFonts w:eastAsia="Times New Roman"/>
          <w:color w:val="0000FF"/>
          <w:sz w:val="24"/>
          <w:szCs w:val="24"/>
        </w:rPr>
        <w:t>oxygen deficient</w:t>
      </w:r>
      <w:r w:rsidR="006A349B" w:rsidRPr="0020115A">
        <w:rPr>
          <w:rFonts w:eastAsia="Times New Roman"/>
          <w:color w:val="0000FF"/>
          <w:sz w:val="24"/>
          <w:szCs w:val="24"/>
        </w:rPr>
        <w:t xml:space="preserve"> phase</w:t>
      </w:r>
      <w:r w:rsidR="001C4AB8" w:rsidRPr="0020115A">
        <w:rPr>
          <w:rFonts w:eastAsia="Times New Roman"/>
          <w:color w:val="0000FF"/>
          <w:sz w:val="24"/>
          <w:szCs w:val="24"/>
        </w:rPr>
        <w:t>s</w:t>
      </w:r>
      <w:r w:rsidR="00033AD2" w:rsidRPr="003404A1">
        <w:rPr>
          <w:color w:val="0000FF"/>
          <w:sz w:val="24"/>
        </w:rPr>
        <w:t xml:space="preserve"> which </w:t>
      </w:r>
      <w:r w:rsidR="001C4AB8" w:rsidRPr="0020115A">
        <w:rPr>
          <w:rFonts w:eastAsia="Times New Roman"/>
          <w:color w:val="0000FF"/>
          <w:sz w:val="24"/>
          <w:szCs w:val="24"/>
        </w:rPr>
        <w:t>are</w:t>
      </w:r>
      <w:r w:rsidR="00033AD2" w:rsidRPr="003404A1">
        <w:rPr>
          <w:color w:val="0000FF"/>
          <w:sz w:val="24"/>
        </w:rPr>
        <w:t xml:space="preserve"> still superconducting</w:t>
      </w:r>
      <w:r w:rsidR="0084373F" w:rsidRPr="003404A1">
        <w:rPr>
          <w:color w:val="0000FF"/>
          <w:sz w:val="24"/>
        </w:rPr>
        <w:t xml:space="preserve"> </w:t>
      </w:r>
      <w:r w:rsidR="00716AE0" w:rsidRPr="003404A1">
        <w:rPr>
          <w:color w:val="0000FF"/>
          <w:sz w:val="24"/>
        </w:rPr>
        <w:t xml:space="preserve">at </w:t>
      </w:r>
      <w:proofErr w:type="gramStart"/>
      <w:r w:rsidR="0084373F" w:rsidRPr="003404A1">
        <w:rPr>
          <w:color w:val="0000FF"/>
          <w:sz w:val="24"/>
        </w:rPr>
        <w:t xml:space="preserve">lower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as </w:t>
      </w:r>
      <w:r w:rsidR="003966FE" w:rsidRPr="003404A1">
        <w:rPr>
          <w:color w:val="0000FF"/>
          <w:sz w:val="24"/>
        </w:rPr>
        <w:t>seen in</w:t>
      </w:r>
      <w:r w:rsidR="00033AD2" w:rsidRPr="003404A1">
        <w:rPr>
          <w:color w:val="0000FF"/>
          <w:sz w:val="24"/>
        </w:rPr>
        <w:t xml:space="preserve"> </w:t>
      </w:r>
      <w:proofErr w:type="spellStart"/>
      <w:r w:rsidR="00033AD2" w:rsidRPr="003404A1">
        <w:rPr>
          <w:color w:val="0000FF"/>
          <w:sz w:val="24"/>
        </w:rPr>
        <w:t>magnetometry</w:t>
      </w:r>
      <w:proofErr w:type="spellEnd"/>
      <w:r w:rsidR="00033AD2" w:rsidRPr="003404A1">
        <w:rPr>
          <w:color w:val="0000FF"/>
          <w:sz w:val="24"/>
        </w:rPr>
        <w:t xml:space="preserve">, but </w:t>
      </w:r>
      <w:r w:rsidR="0020115A" w:rsidRPr="0020115A">
        <w:rPr>
          <w:rFonts w:eastAsia="Times New Roman"/>
          <w:color w:val="0000FF"/>
          <w:sz w:val="24"/>
          <w:szCs w:val="24"/>
        </w:rPr>
        <w:t>these phases are</w:t>
      </w:r>
      <w:r w:rsidR="00033AD2" w:rsidRPr="0020115A">
        <w:rPr>
          <w:rFonts w:eastAsia="Times New Roman"/>
          <w:color w:val="0000FF"/>
          <w:sz w:val="24"/>
          <w:szCs w:val="24"/>
        </w:rPr>
        <w:t xml:space="preserve"> be</w:t>
      </w:r>
      <w:r w:rsidR="0020115A" w:rsidRPr="0020115A">
        <w:rPr>
          <w:rFonts w:eastAsia="Times New Roman"/>
          <w:color w:val="0000FF"/>
          <w:sz w:val="24"/>
          <w:szCs w:val="24"/>
        </w:rPr>
        <w:t>low</w:t>
      </w:r>
      <w:r w:rsidR="00033AD2" w:rsidRPr="003404A1">
        <w:rPr>
          <w:color w:val="0000FF"/>
          <w:sz w:val="24"/>
        </w:rPr>
        <w:t xml:space="preserve"> the percolation </w:t>
      </w:r>
      <w:r w:rsidR="0020115A" w:rsidRPr="00984074">
        <w:rPr>
          <w:rFonts w:eastAsia="Times New Roman"/>
          <w:color w:val="0000FF"/>
          <w:sz w:val="24"/>
          <w:szCs w:val="24"/>
        </w:rPr>
        <w:t>threshold to form a contiguous superconducting path</w:t>
      </w:r>
      <w:r w:rsidR="00033AD2" w:rsidRPr="003404A1">
        <w:rPr>
          <w:color w:val="0000FF"/>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3404A1">
        <w:rPr>
          <w:color w:val="0000FF"/>
          <w:sz w:val="24"/>
        </w:rPr>
        <w:t xml:space="preserve"> nm sample the absence of a transition in either the resistance or </w:t>
      </w:r>
      <w:r w:rsidR="0020115A" w:rsidRPr="00984074">
        <w:rPr>
          <w:rFonts w:eastAsia="Times New Roman"/>
          <w:color w:val="0000FF"/>
          <w:sz w:val="24"/>
          <w:szCs w:val="24"/>
        </w:rPr>
        <w:t>magnetization</w:t>
      </w:r>
      <w:r w:rsidR="00033AD2" w:rsidRPr="003404A1">
        <w:rPr>
          <w:color w:val="0000FF"/>
          <w:sz w:val="24"/>
        </w:rPr>
        <w:t xml:space="preserve"> suggests few, if any, regions undergo superconducting transition in the sample. </w:t>
      </w:r>
      <w:r w:rsidR="00033AD2" w:rsidRPr="00033AD2">
        <w:rPr>
          <w:rFonts w:eastAsia="Times New Roman"/>
          <w:sz w:val="24"/>
          <w:szCs w:val="24"/>
        </w:rPr>
        <w:t xml:space="preserve">The distinctly different superconducting properties of the </w:t>
      </w:r>
      <w:r w:rsidR="00984074">
        <w:rPr>
          <w:rFonts w:eastAsia="Times New Roman"/>
          <w:sz w:val="24"/>
          <w:szCs w:val="24"/>
        </w:rPr>
        <w:t>oxygen deficient</w:t>
      </w:r>
      <w:r w:rsidR="00033AD2" w:rsidRPr="00033AD2">
        <w:rPr>
          <w:rFonts w:eastAsia="Times New Roman"/>
          <w:sz w:val="24"/>
          <w:szCs w:val="24"/>
        </w:rPr>
        <w:t xml:space="preserve"> phase</w:t>
      </w:r>
      <w:r w:rsidR="00984074">
        <w:rPr>
          <w:rFonts w:eastAsia="Times New Roman"/>
          <w:sz w:val="24"/>
          <w:szCs w:val="24"/>
        </w:rPr>
        <w:t>s</w:t>
      </w:r>
      <w:r w:rsidR="00033AD2" w:rsidRPr="00033AD2">
        <w:rPr>
          <w:rFonts w:eastAsia="Times New Roman"/>
          <w:sz w:val="24"/>
          <w:szCs w:val="24"/>
        </w:rPr>
        <w:t xml:space="preserve"> may be the result of structural changes or electron doping, both of which are consequences of the oxygen leaching. </w:t>
      </w:r>
    </w:p>
    <w:p w14:paraId="3D8CDADF" w14:textId="795B958C" w:rsidR="00033AD2" w:rsidRPr="00875D05" w:rsidRDefault="00033AD2" w:rsidP="00033AD2">
      <w:pPr>
        <w:spacing w:after="160" w:line="480" w:lineRule="auto"/>
        <w:ind w:firstLine="720"/>
        <w:jc w:val="both"/>
        <w:rPr>
          <w:rFonts w:eastAsia="Times New Roman"/>
          <w:color w:val="0000FF"/>
          <w:sz w:val="24"/>
          <w:szCs w:val="24"/>
        </w:rPr>
      </w:pPr>
      <w:bookmarkStart w:id="411" w:name="_2et92p0" w:colFirst="0" w:colLast="0"/>
      <w:bookmarkEnd w:id="411"/>
      <w:r w:rsidRPr="00875D05">
        <w:rPr>
          <w:rFonts w:eastAsia="Times New Roman"/>
          <w:color w:val="0000FF"/>
          <w:sz w:val="24"/>
          <w:szCs w:val="24"/>
        </w:rPr>
        <w:t xml:space="preserve">The </w:t>
      </w:r>
      <w:proofErr w:type="spellStart"/>
      <w:r w:rsidRPr="00875D05">
        <w:rPr>
          <w:rFonts w:eastAsia="Times New Roman"/>
          <w:color w:val="0000FF"/>
          <w:sz w:val="24"/>
          <w:szCs w:val="24"/>
        </w:rPr>
        <w:t>Gd</w:t>
      </w:r>
      <w:proofErr w:type="spellEnd"/>
      <w:r w:rsidRPr="00875D05">
        <w:rPr>
          <w:rFonts w:eastAsia="Times New Roman"/>
          <w:color w:val="0000FF"/>
          <w:sz w:val="24"/>
          <w:szCs w:val="24"/>
        </w:rPr>
        <w:t xml:space="preserve">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w:t>
      </w:r>
      <w:r w:rsidR="00707D39" w:rsidRPr="00875D05">
        <w:rPr>
          <w:rFonts w:eastAsia="Times New Roman"/>
          <w:color w:val="0000FF"/>
          <w:sz w:val="24"/>
          <w:szCs w:val="24"/>
        </w:rPr>
        <w:t xml:space="preserve"> (Fig. 3</w:t>
      </w:r>
      <w:r w:rsidR="00C03DA6" w:rsidRPr="00875D05">
        <w:rPr>
          <w:rFonts w:eastAsia="Times New Roman"/>
          <w:color w:val="0000FF"/>
          <w:sz w:val="24"/>
          <w:szCs w:val="24"/>
        </w:rPr>
        <w:t>A</w:t>
      </w:r>
      <w:r w:rsidR="00707D39" w:rsidRPr="00875D05">
        <w:rPr>
          <w:rFonts w:eastAsia="Times New Roman"/>
          <w:color w:val="0000FF"/>
          <w:sz w:val="24"/>
          <w:szCs w:val="24"/>
        </w:rPr>
        <w:t>)</w:t>
      </w:r>
      <w:r w:rsidRPr="00875D05">
        <w:rPr>
          <w:rFonts w:eastAsia="Times New Roman"/>
          <w:color w:val="0000FF"/>
          <w:sz w:val="24"/>
          <w:szCs w:val="24"/>
        </w:rPr>
        <w:t>. The layered structure of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 xml:space="preserve">7-δ </w:t>
      </w:r>
      <w:r w:rsidRPr="00875D05">
        <w:rPr>
          <w:rFonts w:eastAsia="Times New Roman"/>
          <w:color w:val="0000FF"/>
          <w:sz w:val="24"/>
          <w:szCs w:val="24"/>
        </w:rPr>
        <w:t xml:space="preserve">is well resolved, </w:t>
      </w:r>
      <w:r w:rsidR="00C03DA6" w:rsidRPr="00875D05">
        <w:rPr>
          <w:rFonts w:eastAsia="Times New Roman"/>
          <w:color w:val="0000FF"/>
          <w:sz w:val="24"/>
          <w:szCs w:val="24"/>
        </w:rPr>
        <w:t xml:space="preserve">as illustrated in a zoomed-in view </w:t>
      </w:r>
      <w:r w:rsidR="009C46CF" w:rsidRPr="00763CAF">
        <w:rPr>
          <w:rFonts w:eastAsia="Times New Roman"/>
          <w:color w:val="0000FF"/>
          <w:sz w:val="24"/>
          <w:szCs w:val="24"/>
        </w:rPr>
        <w:t xml:space="preserve">of the STO/YBCO interface </w:t>
      </w:r>
      <w:r w:rsidR="00C03DA6" w:rsidRPr="00875D05">
        <w:rPr>
          <w:rFonts w:eastAsia="Times New Roman"/>
          <w:color w:val="0000FF"/>
          <w:sz w:val="24"/>
          <w:szCs w:val="24"/>
        </w:rPr>
        <w:t>shown in Fig. 3A inset</w:t>
      </w:r>
      <w:r w:rsidR="00365252">
        <w:rPr>
          <w:rFonts w:eastAsia="Times New Roman"/>
          <w:color w:val="0000FF"/>
          <w:sz w:val="24"/>
          <w:szCs w:val="24"/>
        </w:rPr>
        <w:t xml:space="preserve"> (right half of the inset)</w:t>
      </w:r>
      <w:r w:rsidR="00C03DA6" w:rsidRPr="00875D05">
        <w:rPr>
          <w:rFonts w:eastAsia="Times New Roman"/>
          <w:color w:val="0000FF"/>
          <w:sz w:val="24"/>
          <w:szCs w:val="24"/>
        </w:rPr>
        <w:t xml:space="preserve">. </w:t>
      </w:r>
      <w:r w:rsidR="0095185F">
        <w:rPr>
          <w:rFonts w:eastAsia="Times New Roman"/>
          <w:color w:val="0000FF"/>
          <w:sz w:val="24"/>
          <w:szCs w:val="24"/>
        </w:rPr>
        <w:t xml:space="preserve">The </w:t>
      </w:r>
      <w:proofErr w:type="spellStart"/>
      <w:r w:rsidR="0095185F">
        <w:rPr>
          <w:rFonts w:eastAsia="Times New Roman"/>
          <w:color w:val="0000FF"/>
          <w:sz w:val="24"/>
          <w:szCs w:val="24"/>
        </w:rPr>
        <w:t>CuO</w:t>
      </w:r>
      <w:proofErr w:type="spellEnd"/>
      <w:r w:rsidR="0095185F">
        <w:rPr>
          <w:rFonts w:eastAsia="Times New Roman"/>
          <w:color w:val="0000FF"/>
          <w:sz w:val="24"/>
          <w:szCs w:val="24"/>
        </w:rPr>
        <w:t xml:space="preserve"> chain is manifested as a dark contrast region between </w:t>
      </w:r>
      <w:r w:rsidR="00365252">
        <w:rPr>
          <w:rFonts w:eastAsia="Times New Roman"/>
          <w:color w:val="0000FF"/>
          <w:sz w:val="24"/>
          <w:szCs w:val="24"/>
        </w:rPr>
        <w:t xml:space="preserve">bright contrast “perovskite blocks” of </w:t>
      </w:r>
      <w:r w:rsidR="0095185F">
        <w:rPr>
          <w:rFonts w:eastAsia="Times New Roman"/>
          <w:color w:val="0000FF"/>
          <w:sz w:val="24"/>
          <w:szCs w:val="24"/>
        </w:rPr>
        <w:t>BaO-CuO</w:t>
      </w:r>
      <w:r w:rsidR="0095185F" w:rsidRPr="00875D05">
        <w:rPr>
          <w:rFonts w:eastAsia="Times New Roman"/>
          <w:color w:val="0000FF"/>
          <w:sz w:val="24"/>
          <w:szCs w:val="24"/>
          <w:vertAlign w:val="subscript"/>
        </w:rPr>
        <w:t>2</w:t>
      </w:r>
      <w:r w:rsidR="0095185F">
        <w:rPr>
          <w:rFonts w:eastAsia="Times New Roman"/>
          <w:color w:val="0000FF"/>
          <w:sz w:val="24"/>
          <w:szCs w:val="24"/>
        </w:rPr>
        <w:t>-Y-</w:t>
      </w:r>
      <w:r w:rsidR="0095185F">
        <w:rPr>
          <w:rFonts w:eastAsia="Times New Roman"/>
          <w:color w:val="0000FF"/>
          <w:sz w:val="24"/>
          <w:szCs w:val="24"/>
        </w:rPr>
        <w:lastRenderedPageBreak/>
        <w:t>CuO</w:t>
      </w:r>
      <w:r w:rsidR="0095185F" w:rsidRPr="00875D05">
        <w:rPr>
          <w:rFonts w:eastAsia="Times New Roman"/>
          <w:color w:val="0000FF"/>
          <w:sz w:val="24"/>
          <w:szCs w:val="24"/>
          <w:vertAlign w:val="subscript"/>
        </w:rPr>
        <w:t>2</w:t>
      </w:r>
      <w:r w:rsidR="0095185F">
        <w:rPr>
          <w:rFonts w:eastAsia="Times New Roman"/>
          <w:color w:val="0000FF"/>
          <w:sz w:val="24"/>
          <w:szCs w:val="24"/>
        </w:rPr>
        <w:t>-BaO</w:t>
      </w:r>
      <w:r w:rsidR="00365252">
        <w:rPr>
          <w:rFonts w:eastAsia="Times New Roman"/>
          <w:color w:val="0000FF"/>
          <w:sz w:val="24"/>
          <w:szCs w:val="24"/>
        </w:rPr>
        <w:t>. A</w:t>
      </w:r>
      <w:r w:rsidR="0096173A" w:rsidRPr="00875D05">
        <w:rPr>
          <w:rFonts w:eastAsia="Times New Roman"/>
          <w:color w:val="0000FF"/>
          <w:sz w:val="24"/>
          <w:szCs w:val="24"/>
        </w:rPr>
        <w:t xml:space="preserve"> number of</w:t>
      </w:r>
      <w:r w:rsidR="00510AE4" w:rsidRPr="00875D05">
        <w:rPr>
          <w:rFonts w:eastAsia="Times New Roman"/>
          <w:color w:val="0000FF"/>
          <w:sz w:val="24"/>
          <w:szCs w:val="24"/>
        </w:rPr>
        <w:t xml:space="preserve"> </w:t>
      </w:r>
      <w:proofErr w:type="spellStart"/>
      <w:r w:rsidR="0064427C" w:rsidRPr="00875D05">
        <w:rPr>
          <w:rFonts w:eastAsia="Times New Roman"/>
          <w:color w:val="0000FF"/>
          <w:sz w:val="24"/>
          <w:szCs w:val="24"/>
        </w:rPr>
        <w:t>CuO</w:t>
      </w:r>
      <w:proofErr w:type="spellEnd"/>
      <w:r w:rsidR="0064427C" w:rsidRPr="00875D05">
        <w:rPr>
          <w:rFonts w:eastAsia="Times New Roman"/>
          <w:color w:val="0000FF"/>
          <w:sz w:val="24"/>
          <w:szCs w:val="24"/>
        </w:rPr>
        <w:t xml:space="preserve"> </w:t>
      </w:r>
      <w:r w:rsidR="00510AE4" w:rsidRPr="00875D05">
        <w:rPr>
          <w:rFonts w:eastAsia="Times New Roman"/>
          <w:color w:val="0000FF"/>
          <w:sz w:val="24"/>
          <w:szCs w:val="24"/>
        </w:rPr>
        <w:t xml:space="preserve">stacking faults, which disrupt the </w:t>
      </w:r>
      <w:r w:rsidR="0096173A" w:rsidRPr="00875D05">
        <w:rPr>
          <w:rFonts w:eastAsia="Times New Roman"/>
          <w:color w:val="0000FF"/>
          <w:sz w:val="24"/>
          <w:szCs w:val="24"/>
        </w:rPr>
        <w:t>YBCO epitaxy</w:t>
      </w:r>
      <w:r w:rsidR="00510AE4" w:rsidRPr="00875D05">
        <w:rPr>
          <w:rFonts w:eastAsia="Times New Roman"/>
          <w:color w:val="0000FF"/>
          <w:sz w:val="24"/>
          <w:szCs w:val="24"/>
        </w:rPr>
        <w:t xml:space="preserve">, </w:t>
      </w:r>
      <w:r w:rsidR="0096173A" w:rsidRPr="00875D05">
        <w:rPr>
          <w:rFonts w:eastAsia="Times New Roman"/>
          <w:color w:val="0000FF"/>
          <w:sz w:val="24"/>
          <w:szCs w:val="24"/>
        </w:rPr>
        <w:t>are found in</w:t>
      </w:r>
      <w:r w:rsidR="00510AE4" w:rsidRPr="00875D05">
        <w:rPr>
          <w:rFonts w:eastAsia="Times New Roman"/>
          <w:color w:val="0000FF"/>
          <w:sz w:val="24"/>
          <w:szCs w:val="24"/>
        </w:rPr>
        <w:t xml:space="preserve"> the </w:t>
      </w:r>
      <w:r w:rsidR="0064427C" w:rsidRPr="00875D05">
        <w:rPr>
          <w:rFonts w:eastAsia="Times New Roman"/>
          <w:color w:val="0000FF"/>
          <w:sz w:val="24"/>
          <w:szCs w:val="24"/>
        </w:rPr>
        <w:t>imaged region</w:t>
      </w:r>
      <w:r w:rsidR="0096173A" w:rsidRPr="00875D05">
        <w:rPr>
          <w:rFonts w:eastAsia="Times New Roman"/>
          <w:color w:val="0000FF"/>
          <w:sz w:val="24"/>
          <w:szCs w:val="24"/>
        </w:rPr>
        <w:t xml:space="preserve"> of Fig. 3A, highlighted by red dashed lines</w:t>
      </w:r>
      <w:r w:rsidR="00510AE4" w:rsidRPr="00875D05">
        <w:rPr>
          <w:rFonts w:eastAsia="Times New Roman"/>
          <w:color w:val="0000FF"/>
          <w:sz w:val="24"/>
          <w:szCs w:val="24"/>
        </w:rPr>
        <w:t xml:space="preserve">. </w:t>
      </w:r>
      <w:r w:rsidR="0064427C" w:rsidRPr="00875D05">
        <w:rPr>
          <w:rFonts w:eastAsia="Times New Roman"/>
          <w:color w:val="0000FF"/>
          <w:sz w:val="24"/>
          <w:szCs w:val="24"/>
        </w:rPr>
        <w:t xml:space="preserve">In the </w:t>
      </w:r>
      <w:proofErr w:type="spellStart"/>
      <w:r w:rsidR="0064427C" w:rsidRPr="00875D05">
        <w:rPr>
          <w:rFonts w:eastAsia="Times New Roman"/>
          <w:color w:val="0000FF"/>
          <w:sz w:val="24"/>
          <w:szCs w:val="24"/>
        </w:rPr>
        <w:t>Gd</w:t>
      </w:r>
      <w:proofErr w:type="spellEnd"/>
      <w:r w:rsidR="0064427C" w:rsidRPr="00875D05">
        <w:rPr>
          <w:rFonts w:eastAsia="Times New Roman"/>
          <w:color w:val="0000FF"/>
          <w:sz w:val="24"/>
          <w:szCs w:val="24"/>
        </w:rPr>
        <w:t xml:space="preserve"> (3 nm)</w:t>
      </w:r>
      <w:r w:rsidR="00763CAF" w:rsidRPr="00875D05">
        <w:rPr>
          <w:rFonts w:eastAsia="Times New Roman"/>
          <w:color w:val="0000FF"/>
          <w:sz w:val="24"/>
          <w:szCs w:val="24"/>
        </w:rPr>
        <w:t xml:space="preserve"> / YBCO</w:t>
      </w:r>
      <w:r w:rsidR="0064427C" w:rsidRPr="00875D05">
        <w:rPr>
          <w:rFonts w:eastAsia="Times New Roman"/>
          <w:color w:val="0000FF"/>
          <w:sz w:val="24"/>
          <w:szCs w:val="24"/>
        </w:rPr>
        <w:t xml:space="preserve"> sample, the lateral extent of the</w:t>
      </w:r>
      <w:r w:rsidR="00531222" w:rsidRPr="00875D05">
        <w:rPr>
          <w:rFonts w:eastAsia="Times New Roman"/>
          <w:color w:val="0000FF"/>
          <w:sz w:val="24"/>
          <w:szCs w:val="24"/>
        </w:rPr>
        <w:t>se</w:t>
      </w:r>
      <w:r w:rsidR="0064427C" w:rsidRPr="00875D05">
        <w:rPr>
          <w:rFonts w:eastAsia="Times New Roman"/>
          <w:color w:val="0000FF"/>
          <w:sz w:val="24"/>
          <w:szCs w:val="24"/>
        </w:rPr>
        <w:t xml:space="preserve"> stacking faults increases</w:t>
      </w:r>
      <w:r w:rsidR="00EE50CA" w:rsidRPr="00875D05">
        <w:rPr>
          <w:rFonts w:eastAsia="Times New Roman"/>
          <w:color w:val="0000FF"/>
          <w:sz w:val="24"/>
          <w:szCs w:val="24"/>
        </w:rPr>
        <w:t xml:space="preserve"> as </w:t>
      </w:r>
      <w:r w:rsidR="0074286D" w:rsidRPr="00875D05">
        <w:rPr>
          <w:rFonts w:eastAsia="Times New Roman"/>
          <w:color w:val="0000FF"/>
          <w:sz w:val="24"/>
          <w:szCs w:val="24"/>
        </w:rPr>
        <w:t>the film becomes increasingly oxygen deficient</w:t>
      </w:r>
      <w:r w:rsidR="007C661F" w:rsidRPr="00875D05">
        <w:rPr>
          <w:rFonts w:eastAsia="Times New Roman"/>
          <w:color w:val="0000FF"/>
          <w:sz w:val="24"/>
          <w:szCs w:val="24"/>
        </w:rPr>
        <w:t>, as highlighted by the red dashed lines in Fig. 3B</w:t>
      </w:r>
      <w:r w:rsidR="00510AE4" w:rsidRPr="00875D05">
        <w:rPr>
          <w:rFonts w:eastAsia="Times New Roman"/>
          <w:color w:val="0000FF"/>
          <w:sz w:val="24"/>
          <w:szCs w:val="24"/>
        </w:rPr>
        <w:t>.</w:t>
      </w:r>
      <w:r w:rsidR="00F623F3">
        <w:rPr>
          <w:rFonts w:eastAsia="Times New Roman"/>
          <w:color w:val="0000FF"/>
          <w:sz w:val="24"/>
          <w:szCs w:val="24"/>
        </w:rPr>
        <w:t xml:space="preserve"> An example is illustrated in Fig. 3B inset, where a </w:t>
      </w:r>
      <w:proofErr w:type="spellStart"/>
      <w:r w:rsidR="00F623F3">
        <w:rPr>
          <w:rFonts w:eastAsia="Times New Roman"/>
          <w:color w:val="0000FF"/>
          <w:sz w:val="24"/>
          <w:szCs w:val="24"/>
        </w:rPr>
        <w:t>CuO</w:t>
      </w:r>
      <w:proofErr w:type="spellEnd"/>
      <w:r w:rsidR="00F623F3">
        <w:rPr>
          <w:rFonts w:eastAsia="Times New Roman"/>
          <w:color w:val="0000FF"/>
          <w:sz w:val="24"/>
          <w:szCs w:val="24"/>
        </w:rPr>
        <w:t xml:space="preserve"> stacking fault is seen as a wider, dark-contrast region in the middle of bright contrast pe</w:t>
      </w:r>
      <w:r w:rsidR="00F623F3" w:rsidRPr="00F43690">
        <w:rPr>
          <w:rFonts w:eastAsia="Times New Roman"/>
          <w:color w:val="0000FF"/>
          <w:sz w:val="24"/>
          <w:szCs w:val="24"/>
        </w:rPr>
        <w:t xml:space="preserve">rovskite blocks. </w:t>
      </w:r>
      <w:r w:rsidR="00510AE4" w:rsidRPr="00875D05">
        <w:rPr>
          <w:rFonts w:eastAsia="Times New Roman"/>
          <w:color w:val="0000FF"/>
          <w:sz w:val="24"/>
          <w:szCs w:val="24"/>
        </w:rPr>
        <w:t xml:space="preserve"> </w:t>
      </w:r>
      <w:r w:rsidR="008A3817" w:rsidRPr="00875D05">
        <w:rPr>
          <w:rFonts w:eastAsia="Times New Roman"/>
          <w:color w:val="0000FF"/>
          <w:sz w:val="24"/>
          <w:szCs w:val="24"/>
        </w:rPr>
        <w:t>T</w:t>
      </w:r>
      <w:r w:rsidR="00510AE4" w:rsidRPr="00875D05">
        <w:rPr>
          <w:rFonts w:eastAsia="Times New Roman"/>
          <w:color w:val="0000FF"/>
          <w:sz w:val="24"/>
          <w:szCs w:val="24"/>
        </w:rPr>
        <w:t xml:space="preserve">he </w:t>
      </w:r>
      <w:r w:rsidR="0064427C" w:rsidRPr="00875D05">
        <w:rPr>
          <w:rFonts w:eastAsia="Times New Roman"/>
          <w:color w:val="0000FF"/>
          <w:sz w:val="24"/>
          <w:szCs w:val="24"/>
        </w:rPr>
        <w:t>number of</w:t>
      </w:r>
      <w:r w:rsidR="00510AE4" w:rsidRPr="00875D05">
        <w:rPr>
          <w:rFonts w:eastAsia="Times New Roman"/>
          <w:color w:val="0000FF"/>
          <w:sz w:val="24"/>
          <w:szCs w:val="24"/>
        </w:rPr>
        <w:t xml:space="preserve"> stacking faults </w:t>
      </w:r>
      <w:r w:rsidR="006E773B" w:rsidRPr="00875D05">
        <w:rPr>
          <w:rFonts w:eastAsia="Times New Roman"/>
          <w:color w:val="0000FF"/>
          <w:sz w:val="24"/>
          <w:szCs w:val="24"/>
        </w:rPr>
        <w:t xml:space="preserve">increases </w:t>
      </w:r>
      <w:r w:rsidR="001F046E" w:rsidRPr="00875D05">
        <w:rPr>
          <w:rFonts w:eastAsia="Times New Roman"/>
          <w:color w:val="0000FF"/>
          <w:sz w:val="24"/>
          <w:szCs w:val="24"/>
        </w:rPr>
        <w:t xml:space="preserve">even </w:t>
      </w:r>
      <w:r w:rsidR="006E773B" w:rsidRPr="00875D05">
        <w:rPr>
          <w:rFonts w:eastAsia="Times New Roman"/>
          <w:color w:val="0000FF"/>
          <w:sz w:val="24"/>
          <w:szCs w:val="24"/>
        </w:rPr>
        <w:t>further for</w:t>
      </w:r>
      <w:r w:rsidR="00BD3190" w:rsidRPr="00875D05">
        <w:rPr>
          <w:rFonts w:eastAsia="Times New Roman"/>
          <w:color w:val="0000FF"/>
          <w:sz w:val="24"/>
          <w:szCs w:val="24"/>
        </w:rPr>
        <w:t xml:space="preserve"> the</w:t>
      </w:r>
      <w:r w:rsidR="006E773B" w:rsidRPr="00875D05">
        <w:rPr>
          <w:rFonts w:eastAsia="Times New Roman"/>
          <w:color w:val="0000FF"/>
          <w:sz w:val="24"/>
          <w:szCs w:val="24"/>
        </w:rPr>
        <w:t xml:space="preserve"> </w:t>
      </w:r>
      <w:proofErr w:type="spellStart"/>
      <w:r w:rsidR="006E773B" w:rsidRPr="00875D05">
        <w:rPr>
          <w:rFonts w:eastAsia="Times New Roman"/>
          <w:color w:val="0000FF"/>
          <w:sz w:val="24"/>
          <w:szCs w:val="24"/>
        </w:rPr>
        <w:t>Gd</w:t>
      </w:r>
      <w:proofErr w:type="spellEnd"/>
      <w:r w:rsidR="006E773B" w:rsidRPr="00875D05">
        <w:rPr>
          <w:rFonts w:eastAsia="Times New Roman"/>
          <w:color w:val="0000FF"/>
          <w:sz w:val="24"/>
          <w:szCs w:val="24"/>
        </w:rPr>
        <w:t xml:space="preserve"> (20 nm)</w:t>
      </w:r>
      <w:r w:rsidR="00BD3190" w:rsidRPr="00875D05">
        <w:rPr>
          <w:rFonts w:eastAsia="Times New Roman"/>
          <w:color w:val="0000FF"/>
          <w:sz w:val="24"/>
          <w:szCs w:val="24"/>
        </w:rPr>
        <w:t>/YBCO sample</w:t>
      </w:r>
      <w:r w:rsidR="0064427C" w:rsidRPr="00875D05">
        <w:rPr>
          <w:rFonts w:eastAsia="Times New Roman"/>
          <w:color w:val="0000FF"/>
          <w:sz w:val="24"/>
          <w:szCs w:val="24"/>
        </w:rPr>
        <w:t>, but these defects</w:t>
      </w:r>
      <w:r w:rsidR="00600520" w:rsidRPr="00875D05">
        <w:rPr>
          <w:rFonts w:eastAsia="Times New Roman"/>
          <w:color w:val="0000FF"/>
          <w:sz w:val="24"/>
          <w:szCs w:val="24"/>
        </w:rPr>
        <w:t xml:space="preserve"> are more</w:t>
      </w:r>
      <w:r w:rsidR="0064427C" w:rsidRPr="00875D05">
        <w:rPr>
          <w:rFonts w:eastAsia="Times New Roman"/>
          <w:color w:val="0000FF"/>
          <w:sz w:val="24"/>
          <w:szCs w:val="24"/>
        </w:rPr>
        <w:t xml:space="preserve"> fragmented than </w:t>
      </w:r>
      <w:r w:rsidR="003C6E09" w:rsidRPr="00875D05">
        <w:rPr>
          <w:rFonts w:eastAsia="Times New Roman"/>
          <w:color w:val="0000FF"/>
          <w:sz w:val="24"/>
          <w:szCs w:val="24"/>
        </w:rPr>
        <w:t xml:space="preserve">those observed </w:t>
      </w:r>
      <w:proofErr w:type="gramStart"/>
      <w:r w:rsidR="0064427C" w:rsidRPr="00875D05">
        <w:rPr>
          <w:rFonts w:eastAsia="Times New Roman"/>
          <w:color w:val="0000FF"/>
          <w:sz w:val="24"/>
          <w:szCs w:val="24"/>
        </w:rPr>
        <w:t>for</w:t>
      </w:r>
      <w:r w:rsidR="00510AE4" w:rsidRPr="00875D05">
        <w:rPr>
          <w:rFonts w:eastAsia="Times New Roman"/>
          <w:color w:val="0000FF"/>
          <w:sz w:val="24"/>
          <w:szCs w:val="24"/>
        </w:rPr>
        <w:t xml:space="preserve"> </w:t>
      </w:r>
      <w:proofErr w:type="gramEnd"/>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Gd</m:t>
            </m:r>
          </m:sub>
        </m:sSub>
        <m:r>
          <w:rPr>
            <w:rFonts w:ascii="Cambria Math" w:eastAsia="Times New Roman" w:hAnsi="Cambria Math"/>
            <w:color w:val="0000FF"/>
            <w:sz w:val="24"/>
            <w:szCs w:val="24"/>
          </w:rPr>
          <m:t xml:space="preserve">=3 </m:t>
        </m:r>
        <m:r>
          <m:rPr>
            <m:sty m:val="p"/>
          </m:rPr>
          <w:rPr>
            <w:rFonts w:ascii="Cambria Math" w:eastAsia="Times New Roman" w:hAnsi="Cambria Math"/>
            <w:color w:val="0000FF"/>
            <w:sz w:val="24"/>
            <w:szCs w:val="24"/>
          </w:rPr>
          <m:t>nm</m:t>
        </m:r>
      </m:oMath>
      <w:r w:rsidR="00BD3190" w:rsidRPr="00875D05">
        <w:rPr>
          <w:rFonts w:eastAsia="Times New Roman"/>
          <w:color w:val="0000FF"/>
          <w:sz w:val="24"/>
          <w:szCs w:val="24"/>
        </w:rPr>
        <w:t xml:space="preserve">, as shown in Fig. 3C. Effectively these defects “carve out” the epitaxial YBCO film into smaller crystallites, consistent with the aforementioned </w:t>
      </w:r>
      <w:del w:id="412" w:author="Kai Liu" w:date="2018-10-09T01:50:00Z">
        <w:r w:rsidR="00BD3190" w:rsidRPr="00875D05" w:rsidDel="00FE3D6E">
          <w:rPr>
            <w:rFonts w:eastAsia="Times New Roman"/>
            <w:color w:val="0000FF"/>
            <w:sz w:val="24"/>
            <w:szCs w:val="24"/>
          </w:rPr>
          <w:delText>14</w:delText>
        </w:r>
        <w:r w:rsidR="00435855" w:rsidDel="00FE3D6E">
          <w:rPr>
            <w:rFonts w:eastAsia="Times New Roman"/>
            <w:color w:val="0000FF"/>
            <w:sz w:val="24"/>
            <w:szCs w:val="24"/>
          </w:rPr>
          <w:delText xml:space="preserve"> </w:delText>
        </w:r>
        <w:r w:rsidR="00BD3190" w:rsidRPr="00875D05" w:rsidDel="00FE3D6E">
          <w:rPr>
            <w:rFonts w:eastAsia="Times New Roman"/>
            <w:color w:val="0000FF"/>
            <w:sz w:val="24"/>
            <w:szCs w:val="24"/>
          </w:rPr>
          <w:delText>nm dimension</w:delText>
        </w:r>
      </w:del>
      <w:ins w:id="413" w:author="Kai Liu" w:date="2018-10-09T01:50:00Z">
        <w:r w:rsidR="00FE3D6E">
          <w:rPr>
            <w:rFonts w:eastAsia="Times New Roman"/>
            <w:color w:val="0000FF"/>
            <w:sz w:val="24"/>
            <w:szCs w:val="24"/>
          </w:rPr>
          <w:t>much reduced crystallite size</w:t>
        </w:r>
      </w:ins>
      <w:r w:rsidR="00BD3190" w:rsidRPr="00875D05">
        <w:rPr>
          <w:rFonts w:eastAsia="Times New Roman"/>
          <w:color w:val="0000FF"/>
          <w:sz w:val="24"/>
          <w:szCs w:val="24"/>
        </w:rPr>
        <w:t xml:space="preserve"> extracted from XRD peak width. </w:t>
      </w:r>
      <w:r w:rsidR="00850880" w:rsidRPr="00875D05">
        <w:rPr>
          <w:rFonts w:eastAsia="Times New Roman"/>
          <w:color w:val="0000FF"/>
          <w:sz w:val="24"/>
          <w:szCs w:val="24"/>
        </w:rPr>
        <w:t xml:space="preserve"> </w:t>
      </w:r>
      <w:r w:rsidRPr="00875D05">
        <w:rPr>
          <w:rFonts w:eastAsia="Times New Roman"/>
          <w:color w:val="0000FF"/>
          <w:sz w:val="24"/>
          <w:szCs w:val="24"/>
        </w:rPr>
        <w:t xml:space="preserve">Examples of similar stacking faults have been </w:t>
      </w:r>
      <w:r w:rsidR="00C87D4A" w:rsidRPr="00875D05">
        <w:rPr>
          <w:rFonts w:eastAsia="Times New Roman"/>
          <w:color w:val="0000FF"/>
          <w:sz w:val="24"/>
          <w:szCs w:val="24"/>
        </w:rPr>
        <w:t xml:space="preserve">previously </w:t>
      </w:r>
      <w:r w:rsidRPr="00875D05">
        <w:rPr>
          <w:rFonts w:eastAsia="Times New Roman"/>
          <w:color w:val="0000FF"/>
          <w:sz w:val="24"/>
          <w:szCs w:val="24"/>
        </w:rPr>
        <w:t xml:space="preserve">reported in </w:t>
      </w:r>
      <w:r w:rsidR="00F43690" w:rsidRPr="00875D05">
        <w:rPr>
          <w:rFonts w:eastAsia="Times New Roman"/>
          <w:color w:val="0000FF"/>
          <w:sz w:val="24"/>
          <w:szCs w:val="24"/>
        </w:rPr>
        <w:t xml:space="preserve">pulse </w:t>
      </w:r>
      <w:r w:rsidR="00C87D4A" w:rsidRPr="00875D05">
        <w:rPr>
          <w:rFonts w:eastAsia="Times New Roman"/>
          <w:color w:val="0000FF"/>
          <w:sz w:val="24"/>
          <w:szCs w:val="24"/>
        </w:rPr>
        <w:t>laser deposited</w:t>
      </w:r>
      <w:r w:rsidRPr="00875D05">
        <w:rPr>
          <w:rFonts w:eastAsia="Times New Roman"/>
          <w:color w:val="0000FF"/>
          <w:sz w:val="24"/>
          <w:szCs w:val="24"/>
        </w:rPr>
        <w:t xml:space="preserve"> films of YBCO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i&gt;23&lt;/i&gt;–&lt;i&gt;25&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23</w:t>
      </w:r>
      <w:r w:rsidR="005E7E8C" w:rsidRPr="00875D05">
        <w:rPr>
          <w:rFonts w:eastAsia="Times New Roman"/>
          <w:noProof/>
          <w:color w:val="0000FF"/>
          <w:sz w:val="24"/>
          <w:szCs w:val="24"/>
        </w:rPr>
        <w:t>–</w:t>
      </w:r>
      <w:r w:rsidR="005E7E8C" w:rsidRPr="00875D05">
        <w:rPr>
          <w:rFonts w:eastAsia="Times New Roman"/>
          <w:i/>
          <w:noProof/>
          <w:color w:val="0000FF"/>
          <w:sz w:val="24"/>
          <w:szCs w:val="24"/>
        </w:rPr>
        <w:t>25</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w:t>
      </w:r>
      <w:r w:rsidR="00782A31" w:rsidRPr="00875D05">
        <w:rPr>
          <w:rFonts w:eastAsia="Times New Roman"/>
          <w:color w:val="0000FF"/>
          <w:sz w:val="24"/>
          <w:szCs w:val="24"/>
        </w:rPr>
        <w:t>and</w:t>
      </w:r>
      <w:r w:rsidRPr="00875D05">
        <w:rPr>
          <w:rFonts w:eastAsia="Times New Roman"/>
          <w:color w:val="0000FF"/>
          <w:sz w:val="24"/>
          <w:szCs w:val="24"/>
        </w:rPr>
        <w:t xml:space="preserve"> attributed to the limited atomic diffusion range under typical </w:t>
      </w:r>
      <w:r w:rsidR="00F43690" w:rsidRPr="00875D05">
        <w:rPr>
          <w:rFonts w:eastAsia="Times New Roman"/>
          <w:color w:val="0000FF"/>
          <w:sz w:val="24"/>
          <w:szCs w:val="24"/>
        </w:rPr>
        <w:t>PLD</w:t>
      </w:r>
      <w:r w:rsidRPr="00875D05">
        <w:rPr>
          <w:rFonts w:eastAsia="Times New Roman"/>
          <w:color w:val="0000FF"/>
          <w:sz w:val="24"/>
          <w:szCs w:val="24"/>
        </w:rPr>
        <w:t xml:space="preserve"> conditions. Double- or multi</w:t>
      </w:r>
      <w:r w:rsidR="00782A31" w:rsidRPr="00875D05">
        <w:rPr>
          <w:rFonts w:eastAsia="Times New Roman"/>
          <w:color w:val="0000FF"/>
          <w:sz w:val="24"/>
          <w:szCs w:val="24"/>
        </w:rPr>
        <w:t>ple</w:t>
      </w:r>
      <w:r w:rsidRPr="00875D05">
        <w:rPr>
          <w:rFonts w:eastAsia="Times New Roman"/>
          <w:color w:val="0000FF"/>
          <w:sz w:val="24"/>
          <w:szCs w:val="24"/>
        </w:rPr>
        <w:t>-</w:t>
      </w:r>
      <w:proofErr w:type="spellStart"/>
      <w:r w:rsidRPr="00875D05">
        <w:rPr>
          <w:rFonts w:eastAsia="Times New Roman"/>
          <w:color w:val="0000FF"/>
          <w:sz w:val="24"/>
          <w:szCs w:val="24"/>
        </w:rPr>
        <w:t>CuO</w:t>
      </w:r>
      <w:proofErr w:type="spellEnd"/>
      <w:r w:rsidRPr="00875D05">
        <w:rPr>
          <w:rFonts w:eastAsia="Times New Roman"/>
          <w:color w:val="0000FF"/>
          <w:sz w:val="24"/>
          <w:szCs w:val="24"/>
        </w:rPr>
        <w:t xml:space="preserve"> stacking faults form different microstructural phases than optimally doped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7-δ</w:t>
      </w:r>
      <w:r w:rsidRPr="00875D05">
        <w:rPr>
          <w:rFonts w:eastAsia="Times New Roman"/>
          <w:color w:val="0000FF"/>
          <w:sz w:val="24"/>
          <w:szCs w:val="24"/>
        </w:rPr>
        <w:t xml:space="preserve"> (Y-123, with numbers denoting cation stoichiometry), e.g. Y-124 and Y-247</w:t>
      </w:r>
      <w:r w:rsidR="00016500" w:rsidRPr="00875D05">
        <w:rPr>
          <w:rFonts w:eastAsia="Times New Roman"/>
          <w:color w:val="0000FF"/>
          <w:sz w:val="24"/>
          <w:szCs w:val="24"/>
        </w:rPr>
        <w:t xml:space="preserve">. </w:t>
      </w:r>
      <w:r w:rsidR="001D5338" w:rsidRPr="00875D05">
        <w:rPr>
          <w:rFonts w:eastAsia="Times New Roman"/>
          <w:color w:val="0000FF"/>
          <w:sz w:val="24"/>
          <w:szCs w:val="24"/>
        </w:rPr>
        <w:t xml:space="preserve">These defects directly alter the </w:t>
      </w:r>
      <w:proofErr w:type="spellStart"/>
      <w:r w:rsidR="001D5338" w:rsidRPr="00875D05">
        <w:rPr>
          <w:rFonts w:eastAsia="Times New Roman"/>
          <w:color w:val="0000FF"/>
          <w:sz w:val="24"/>
          <w:szCs w:val="24"/>
        </w:rPr>
        <w:t>CuO</w:t>
      </w:r>
      <w:proofErr w:type="spellEnd"/>
      <w:r w:rsidR="001D5338" w:rsidRPr="00875D05">
        <w:rPr>
          <w:rFonts w:eastAsia="Times New Roman"/>
          <w:color w:val="0000FF"/>
          <w:sz w:val="24"/>
          <w:szCs w:val="24"/>
        </w:rPr>
        <w:t xml:space="preserve"> chains, which act as charge reservoirs for superconductivity in the YBCO system. Accordingly, these types of </w:t>
      </w:r>
      <w:r w:rsidR="00A6599B" w:rsidRPr="00875D05">
        <w:rPr>
          <w:rFonts w:eastAsia="Times New Roman"/>
          <w:color w:val="0000FF"/>
          <w:sz w:val="24"/>
          <w:szCs w:val="24"/>
        </w:rPr>
        <w:t>defects</w:t>
      </w:r>
      <w:r w:rsidR="001D5338" w:rsidRPr="00875D05">
        <w:rPr>
          <w:rFonts w:eastAsia="Times New Roman"/>
          <w:color w:val="0000FF"/>
          <w:sz w:val="24"/>
          <w:szCs w:val="24"/>
        </w:rPr>
        <w:t xml:space="preserve"> </w:t>
      </w:r>
      <w:r w:rsidRPr="00875D05">
        <w:rPr>
          <w:rFonts w:eastAsia="Times New Roman"/>
          <w:color w:val="0000FF"/>
          <w:sz w:val="24"/>
          <w:szCs w:val="24"/>
        </w:rPr>
        <w:t xml:space="preserve">affect the superconducting transition, and </w:t>
      </w:r>
      <w:r w:rsidR="001D5338" w:rsidRPr="00875D05">
        <w:rPr>
          <w:rFonts w:eastAsia="Times New Roman"/>
          <w:color w:val="0000FF"/>
          <w:sz w:val="24"/>
          <w:szCs w:val="24"/>
        </w:rPr>
        <w:t xml:space="preserve">result in </w:t>
      </w:r>
      <w:r w:rsidRPr="00875D05">
        <w:rPr>
          <w:rFonts w:eastAsia="Times New Roman"/>
          <w:color w:val="0000FF"/>
          <w:sz w:val="24"/>
          <w:szCs w:val="24"/>
        </w:rPr>
        <w:t>lower</w:t>
      </w:r>
      <w:r w:rsidR="001D5338" w:rsidRPr="00875D05">
        <w:rPr>
          <w:rFonts w:eastAsia="Times New Roman"/>
          <w:color w:val="0000FF"/>
          <w:sz w:val="24"/>
          <w:szCs w:val="24"/>
        </w:rPr>
        <w:t>ed</w:t>
      </w:r>
      <w:r w:rsidRPr="00875D05">
        <w:rPr>
          <w:rFonts w:eastAsia="Times New Roman"/>
          <w:color w:val="0000FF"/>
          <w:sz w:val="24"/>
          <w:szCs w:val="24"/>
        </w:rPr>
        <w:t xml:space="preserve"> critical temperatures </w:t>
      </w:r>
      <w:r w:rsidR="001D5338" w:rsidRPr="00875D05">
        <w:rPr>
          <w:rFonts w:eastAsia="Times New Roman"/>
          <w:color w:val="0000FF"/>
          <w:sz w:val="24"/>
          <w:szCs w:val="24"/>
        </w:rPr>
        <w:t>as compared to</w:t>
      </w:r>
      <w:r w:rsidRPr="00875D05">
        <w:rPr>
          <w:rFonts w:eastAsia="Times New Roman"/>
          <w:color w:val="0000FF"/>
          <w:sz w:val="24"/>
          <w:szCs w:val="24"/>
        </w:rPr>
        <w:t xml:space="preserve"> Y-123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i&gt;26&lt;/i&gt;–&lt;i&gt;29&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26</w:t>
      </w:r>
      <w:r w:rsidR="005E7E8C" w:rsidRPr="00875D05">
        <w:rPr>
          <w:rFonts w:eastAsia="Times New Roman"/>
          <w:noProof/>
          <w:color w:val="0000FF"/>
          <w:sz w:val="24"/>
          <w:szCs w:val="24"/>
        </w:rPr>
        <w:t>–</w:t>
      </w:r>
      <w:r w:rsidR="005E7E8C" w:rsidRPr="00875D05">
        <w:rPr>
          <w:rFonts w:eastAsia="Times New Roman"/>
          <w:i/>
          <w:noProof/>
          <w:color w:val="0000FF"/>
          <w:sz w:val="24"/>
          <w:szCs w:val="24"/>
        </w:rPr>
        <w:t>29</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5D05">
        <w:rPr>
          <w:rFonts w:eastAsia="Times New Roman"/>
          <w:color w:val="0000FF"/>
          <w:sz w:val="24"/>
          <w:szCs w:val="24"/>
        </w:rPr>
        <w:t xml:space="preserve">are directly correlated with </w:t>
      </w:r>
      <w:r w:rsidRPr="00875D05">
        <w:rPr>
          <w:rFonts w:eastAsia="Times New Roman"/>
          <w:color w:val="0000FF"/>
          <w:sz w:val="24"/>
          <w:szCs w:val="24"/>
        </w:rPr>
        <w:t>the suppression of superconductivity.</w:t>
      </w:r>
    </w:p>
    <w:p w14:paraId="5FB5786C" w14:textId="11392ECB" w:rsidR="00033AD2" w:rsidRPr="00875D05" w:rsidRDefault="00033AD2" w:rsidP="00033AD2">
      <w:pPr>
        <w:spacing w:after="160" w:line="480" w:lineRule="auto"/>
        <w:ind w:firstLine="720"/>
        <w:jc w:val="both"/>
        <w:rPr>
          <w:rFonts w:eastAsia="Times New Roman"/>
          <w:color w:val="0000FF"/>
          <w:sz w:val="24"/>
          <w:szCs w:val="24"/>
        </w:rPr>
      </w:pPr>
      <w:r w:rsidRPr="00875D05">
        <w:rPr>
          <w:rFonts w:eastAsia="Times New Roman"/>
          <w:color w:val="0000FF"/>
          <w:sz w:val="24"/>
          <w:szCs w:val="24"/>
        </w:rPr>
        <w:t xml:space="preserve">The extraction of oxygen was further probed by polarized neutron reflectometry (PNR), which provides a depth-resolved mapping of the nuclear scattering centers within the film. The converged depth profiles confirm </w:t>
      </w:r>
      <w:ins w:id="414" w:author="Kai Liu" w:date="2018-10-09T01:52:00Z">
        <w:r w:rsidR="00220DDB">
          <w:rPr>
            <w:rFonts w:eastAsia="Times New Roman"/>
            <w:color w:val="0000FF"/>
            <w:sz w:val="24"/>
            <w:szCs w:val="24"/>
          </w:rPr>
          <w:t xml:space="preserve">that </w:t>
        </w:r>
      </w:ins>
      <w:r w:rsidRPr="00875D05">
        <w:rPr>
          <w:rFonts w:eastAsia="Times New Roman"/>
          <w:color w:val="0000FF"/>
          <w:sz w:val="24"/>
          <w:szCs w:val="24"/>
        </w:rPr>
        <w:t>the nuclear scattering length density (SLD</w:t>
      </w:r>
      <w:proofErr w:type="gramStart"/>
      <w:r w:rsidRPr="00875D05">
        <w:rPr>
          <w:rFonts w:eastAsia="Times New Roman"/>
          <w:color w:val="0000FF"/>
          <w:sz w:val="24"/>
          <w:szCs w:val="24"/>
        </w:rPr>
        <w:t xml:space="preserve">, </w:t>
      </w:r>
      <w:proofErr w:type="gramEnd"/>
      <m:oMath>
        <m:sSub>
          <m:sSubPr>
            <m:ctrlPr>
              <w:rPr>
                <w:rFonts w:ascii="Cambria Math" w:eastAsia="Cambria" w:hAnsi="Cambria Math" w:cs="Cambria"/>
                <w:color w:val="0000FF"/>
                <w:sz w:val="24"/>
                <w:szCs w:val="24"/>
              </w:rPr>
            </m:ctrlPr>
          </m:sSubPr>
          <m:e>
            <m:r>
              <w:rPr>
                <w:rFonts w:ascii="Cambria Math" w:eastAsia="Times New Roman" w:hAnsi="Cambria Math"/>
                <w:color w:val="0000FF"/>
              </w:rPr>
              <m:t>ρ</m:t>
            </m:r>
          </m:e>
          <m:sub>
            <m:r>
              <w:rPr>
                <w:rFonts w:ascii="Cambria Math" w:eastAsia="Cambria" w:hAnsi="Cambria Math" w:cs="Cambria"/>
                <w:color w:val="0000FF"/>
                <w:sz w:val="24"/>
                <w:szCs w:val="24"/>
              </w:rPr>
              <m:t>N</m:t>
            </m:r>
          </m:sub>
        </m:sSub>
      </m:oMath>
      <w:r w:rsidRPr="00875D05">
        <w:rPr>
          <w:rFonts w:eastAsia="Times New Roman"/>
          <w:color w:val="0000FF"/>
          <w:sz w:val="24"/>
          <w:szCs w:val="24"/>
        </w:rPr>
        <w:t>) of the as-grown film is similar to the calculated value for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7</w:t>
      </w:r>
      <w:r w:rsidRPr="00875D05">
        <w:rPr>
          <w:rFonts w:eastAsia="Times New Roman"/>
          <w:color w:val="0000FF"/>
          <w:sz w:val="24"/>
          <w:szCs w:val="24"/>
        </w:rPr>
        <w:t xml:space="preserve"> of </w:t>
      </w:r>
      <m:oMath>
        <m:r>
          <w:rPr>
            <w:rFonts w:ascii="Cambria Math" w:eastAsia="Cambria" w:hAnsi="Cambria Math" w:cs="Cambria"/>
            <w:color w:val="0000FF"/>
            <w:sz w:val="24"/>
            <w:szCs w:val="24"/>
          </w:rPr>
          <m:t>4.7×</m:t>
        </m:r>
        <m:sSup>
          <m:sSupPr>
            <m:ctrlPr>
              <w:rPr>
                <w:rFonts w:ascii="Cambria Math" w:eastAsia="Cambria" w:hAnsi="Cambria Math" w:cs="Cambria"/>
                <w:color w:val="0000FF"/>
                <w:sz w:val="24"/>
                <w:szCs w:val="24"/>
              </w:rPr>
            </m:ctrlPr>
          </m:sSupPr>
          <m:e>
            <m:r>
              <w:rPr>
                <w:rFonts w:ascii="Cambria Math" w:eastAsia="Cambria" w:hAnsi="Cambria Math" w:cs="Cambria"/>
                <w:color w:val="0000FF"/>
                <w:sz w:val="24"/>
                <w:szCs w:val="24"/>
              </w:rPr>
              <m:t>10</m:t>
            </m:r>
          </m:e>
          <m:sup>
            <m:r>
              <w:rPr>
                <w:rFonts w:ascii="Cambria Math" w:eastAsia="Cambria" w:hAnsi="Cambria Math" w:cs="Cambria"/>
                <w:color w:val="0000FF"/>
                <w:sz w:val="24"/>
                <w:szCs w:val="24"/>
              </w:rPr>
              <m:t>-4</m:t>
            </m:r>
          </m:sup>
        </m:sSup>
        <m:r>
          <w:rPr>
            <w:rFonts w:ascii="Cambria Math" w:eastAsia="Cambria" w:hAnsi="Cambria Math" w:cs="Cambria"/>
            <w:color w:val="0000FF"/>
            <w:sz w:val="24"/>
            <w:szCs w:val="24"/>
          </w:rPr>
          <m:t xml:space="preserve"> </m:t>
        </m:r>
        <m:sSup>
          <m:sSupPr>
            <m:ctrlPr>
              <w:rPr>
                <w:rFonts w:ascii="Cambria Math" w:eastAsia="Cambria" w:hAnsi="Cambria Math" w:cs="Cambria"/>
                <w:color w:val="0000FF"/>
                <w:sz w:val="24"/>
                <w:szCs w:val="24"/>
              </w:rPr>
            </m:ctrlPr>
          </m:sSupPr>
          <m:e>
            <m:r>
              <m:rPr>
                <m:sty m:val="p"/>
              </m:rPr>
              <w:rPr>
                <w:rFonts w:ascii="Cambria Math" w:eastAsia="Cambria" w:hAnsi="Cambria Math" w:cs="Cambria"/>
                <w:color w:val="0000FF"/>
                <w:sz w:val="24"/>
                <w:szCs w:val="24"/>
              </w:rPr>
              <m:t>nm</m:t>
            </m:r>
          </m:e>
          <m:sup>
            <m:r>
              <w:rPr>
                <w:rFonts w:ascii="Cambria Math" w:eastAsia="Cambria" w:hAnsi="Cambria Math" w:cs="Cambria"/>
                <w:color w:val="0000FF"/>
                <w:sz w:val="24"/>
                <w:szCs w:val="24"/>
              </w:rPr>
              <m:t>-2</m:t>
            </m:r>
          </m:sup>
        </m:sSup>
      </m:oMath>
      <w:r w:rsidR="00435855" w:rsidRPr="00875D05">
        <w:rPr>
          <w:rFonts w:eastAsia="Times New Roman"/>
          <w:color w:val="0000FF"/>
          <w:sz w:val="24"/>
          <w:szCs w:val="24"/>
        </w:rPr>
        <w:t xml:space="preserve"> (Fig. 4A). </w:t>
      </w:r>
      <w:r w:rsidRPr="00875D05">
        <w:rPr>
          <w:rFonts w:eastAsia="Times New Roman"/>
          <w:color w:val="0000FF"/>
          <w:sz w:val="24"/>
          <w:szCs w:val="24"/>
        </w:rPr>
        <w:t xml:space="preserve">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875D05">
        <w:rPr>
          <w:rFonts w:eastAsia="Times New Roman"/>
          <w:color w:val="0000FF"/>
          <w:sz w:val="24"/>
          <w:szCs w:val="24"/>
        </w:rPr>
        <w:t xml:space="preserve"> the YBCO layer increases in thickness, in qualitative agreement with the unit cell </w:t>
      </w:r>
      <w:r w:rsidRPr="00875D05">
        <w:rPr>
          <w:rFonts w:eastAsia="Times New Roman"/>
          <w:color w:val="0000FF"/>
          <w:sz w:val="24"/>
          <w:szCs w:val="24"/>
        </w:rPr>
        <w:lastRenderedPageBreak/>
        <w:t xml:space="preserve">expansion observed in XRD. Commensurate with the progressive increase </w:t>
      </w:r>
      <w:proofErr w:type="gramStart"/>
      <w:r w:rsidRPr="00875D05">
        <w:rPr>
          <w:rFonts w:eastAsia="Times New Roman"/>
          <w:color w:val="0000FF"/>
          <w:sz w:val="24"/>
          <w:szCs w:val="24"/>
        </w:rPr>
        <w:t xml:space="preserve">in </w:t>
      </w:r>
      <w:proofErr w:type="gramEnd"/>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875D05">
        <w:rPr>
          <w:rFonts w:eastAsia="Times New Roman"/>
          <w:color w:val="0000FF"/>
          <w:sz w:val="24"/>
          <w:szCs w:val="24"/>
        </w:rPr>
        <w:t>, the nuclear SLD decreases, particularly near the YBCO/Gd interface, consistent with the removal of oxygen from the YBCO</w:t>
      </w:r>
      <w:r w:rsidR="009737B4" w:rsidRPr="00875D05">
        <w:rPr>
          <w:rFonts w:eastAsia="Times New Roman"/>
          <w:color w:val="0000FF"/>
          <w:sz w:val="24"/>
          <w:szCs w:val="24"/>
        </w:rPr>
        <w:t xml:space="preserve"> (Figs. 4B-4C)</w:t>
      </w:r>
      <w:r w:rsidR="00161C10" w:rsidRPr="00875D05">
        <w:rPr>
          <w:rFonts w:eastAsia="Times New Roman"/>
          <w:color w:val="0000FF"/>
          <w:sz w:val="24"/>
          <w:szCs w:val="24"/>
        </w:rPr>
        <w:t>; furthermore, the oxygen-deficient layer</w:t>
      </w:r>
      <w:r w:rsidRPr="00875D05">
        <w:rPr>
          <w:rFonts w:eastAsia="Times New Roman"/>
          <w:color w:val="0000FF"/>
          <w:sz w:val="24"/>
          <w:szCs w:val="24"/>
        </w:rPr>
        <w:t xml:space="preserve"> </w:t>
      </w:r>
      <w:r w:rsidR="00161C10" w:rsidRPr="00875D05">
        <w:rPr>
          <w:rFonts w:eastAsia="Times New Roman"/>
          <w:color w:val="0000FF"/>
          <w:sz w:val="24"/>
          <w:szCs w:val="24"/>
        </w:rPr>
        <w:t xml:space="preserve">goes deeper into the YBCO film as the </w:t>
      </w:r>
      <w:proofErr w:type="spellStart"/>
      <w:r w:rsidR="00161C10" w:rsidRPr="00875D05">
        <w:rPr>
          <w:rFonts w:eastAsia="Times New Roman"/>
          <w:color w:val="0000FF"/>
          <w:sz w:val="24"/>
          <w:szCs w:val="24"/>
        </w:rPr>
        <w:t>G</w:t>
      </w:r>
      <w:r w:rsidR="009737B4" w:rsidRPr="00875D05">
        <w:rPr>
          <w:rFonts w:eastAsia="Times New Roman"/>
          <w:color w:val="0000FF"/>
          <w:sz w:val="24"/>
          <w:szCs w:val="24"/>
        </w:rPr>
        <w:t>d</w:t>
      </w:r>
      <w:proofErr w:type="spellEnd"/>
      <w:r w:rsidR="009737B4" w:rsidRPr="00875D05">
        <w:rPr>
          <w:rFonts w:eastAsia="Times New Roman"/>
          <w:color w:val="0000FF"/>
          <w:sz w:val="24"/>
          <w:szCs w:val="24"/>
        </w:rPr>
        <w:t xml:space="preserve"> layer thickness is increased, as indicated by the deviation of the real part of </w:t>
      </w:r>
      <w:r w:rsidR="009737B4" w:rsidRPr="00875D05">
        <w:rPr>
          <w:rFonts w:ascii="Symbol" w:eastAsia="Times New Roman" w:hAnsi="Symbol"/>
          <w:i/>
          <w:color w:val="0000FF"/>
          <w:sz w:val="24"/>
          <w:szCs w:val="24"/>
        </w:rPr>
        <w:t></w:t>
      </w:r>
      <w:r w:rsidR="009737B4" w:rsidRPr="00875D05">
        <w:rPr>
          <w:rFonts w:eastAsia="Times New Roman"/>
          <w:i/>
          <w:color w:val="0000FF"/>
          <w:sz w:val="24"/>
          <w:szCs w:val="24"/>
          <w:vertAlign w:val="subscript"/>
        </w:rPr>
        <w:t>N</w:t>
      </w:r>
      <w:r w:rsidR="009737B4" w:rsidRPr="00875D05">
        <w:rPr>
          <w:rFonts w:eastAsia="Times New Roman"/>
          <w:color w:val="0000FF"/>
          <w:sz w:val="24"/>
          <w:szCs w:val="24"/>
        </w:rPr>
        <w:t xml:space="preserve"> from that of the stoichiometric YBCO (grey lines). </w:t>
      </w:r>
      <w:r w:rsidRPr="00875D05">
        <w:rPr>
          <w:rFonts w:eastAsia="Times New Roman"/>
          <w:color w:val="0000FF"/>
          <w:sz w:val="24"/>
          <w:szCs w:val="24"/>
        </w:rPr>
        <w:t xml:space="preserve">In addition to the </w:t>
      </w:r>
      <w:r w:rsidR="00A74750" w:rsidRPr="00875D05">
        <w:rPr>
          <w:rFonts w:eastAsia="Times New Roman"/>
          <w:color w:val="0000FF"/>
          <w:sz w:val="24"/>
          <w:szCs w:val="24"/>
        </w:rPr>
        <w:t>real part of the</w:t>
      </w:r>
      <w:r w:rsidRPr="00875D05">
        <w:rPr>
          <w:rFonts w:eastAsia="Times New Roman"/>
          <w:color w:val="0000FF"/>
          <w:sz w:val="24"/>
          <w:szCs w:val="24"/>
        </w:rPr>
        <w:t xml:space="preserve"> nuclear profile, the </w:t>
      </w:r>
      <w:proofErr w:type="spellStart"/>
      <w:r w:rsidRPr="00875D05">
        <w:rPr>
          <w:rFonts w:eastAsia="Times New Roman"/>
          <w:color w:val="0000FF"/>
          <w:sz w:val="24"/>
          <w:szCs w:val="24"/>
        </w:rPr>
        <w:t>Gd</w:t>
      </w:r>
      <w:proofErr w:type="spellEnd"/>
      <w:r w:rsidRPr="00875D05">
        <w:rPr>
          <w:rFonts w:eastAsia="Times New Roman"/>
          <w:color w:val="0000FF"/>
          <w:sz w:val="24"/>
          <w:szCs w:val="24"/>
        </w:rPr>
        <w:t xml:space="preserve"> layer is explicitly identifiable by the imaginary component of its SLD, which corresponds </w:t>
      </w:r>
      <w:r w:rsidR="007E7A75" w:rsidRPr="00875D05">
        <w:rPr>
          <w:rFonts w:eastAsia="Times New Roman"/>
          <w:color w:val="0000FF"/>
          <w:sz w:val="24"/>
          <w:szCs w:val="24"/>
        </w:rPr>
        <w:t xml:space="preserve">to </w:t>
      </w:r>
      <w:r w:rsidRPr="00875D05">
        <w:rPr>
          <w:rFonts w:eastAsia="Times New Roman"/>
          <w:color w:val="0000FF"/>
          <w:sz w:val="24"/>
          <w:szCs w:val="24"/>
        </w:rPr>
        <w:t xml:space="preserve">neutron absorption. Since </w:t>
      </w:r>
      <w:proofErr w:type="spellStart"/>
      <w:r w:rsidRPr="00875D05">
        <w:rPr>
          <w:rFonts w:eastAsia="Times New Roman"/>
          <w:color w:val="0000FF"/>
          <w:sz w:val="24"/>
          <w:szCs w:val="24"/>
        </w:rPr>
        <w:t>Gd</w:t>
      </w:r>
      <w:proofErr w:type="spellEnd"/>
      <w:r w:rsidRPr="00875D05">
        <w:rPr>
          <w:rFonts w:eastAsia="Times New Roman"/>
          <w:color w:val="0000FF"/>
          <w:sz w:val="24"/>
          <w:szCs w:val="24"/>
        </w:rPr>
        <w:t xml:space="preserve"> is the only significant neutron absorber present in this system, the </w:t>
      </w:r>
      <w:r w:rsidR="000D3A7D" w:rsidRPr="00875D05">
        <w:rPr>
          <w:rFonts w:eastAsia="Times New Roman"/>
          <w:color w:val="0000FF"/>
          <w:sz w:val="24"/>
          <w:szCs w:val="24"/>
        </w:rPr>
        <w:t xml:space="preserve">location of the </w:t>
      </w:r>
      <w:r w:rsidRPr="00875D05">
        <w:rPr>
          <w:rFonts w:eastAsia="Times New Roman"/>
          <w:color w:val="0000FF"/>
          <w:sz w:val="24"/>
          <w:szCs w:val="24"/>
        </w:rPr>
        <w:t xml:space="preserve">imaginary component of the nuclear SLD </w:t>
      </w:r>
      <w:r w:rsidR="000D3A7D" w:rsidRPr="00875D05">
        <w:rPr>
          <w:rFonts w:eastAsia="Times New Roman"/>
          <w:color w:val="0000FF"/>
          <w:sz w:val="24"/>
          <w:szCs w:val="24"/>
        </w:rPr>
        <w:t>rules out</w:t>
      </w:r>
      <w:r w:rsidRPr="00875D05">
        <w:rPr>
          <w:rFonts w:eastAsia="Times New Roman"/>
          <w:color w:val="0000FF"/>
          <w:sz w:val="24"/>
          <w:szCs w:val="24"/>
        </w:rPr>
        <w:t xml:space="preserve"> the possibility of YBCO/</w:t>
      </w:r>
      <w:proofErr w:type="spellStart"/>
      <w:r w:rsidRPr="00875D05">
        <w:rPr>
          <w:rFonts w:eastAsia="Times New Roman"/>
          <w:color w:val="0000FF"/>
          <w:sz w:val="24"/>
          <w:szCs w:val="24"/>
        </w:rPr>
        <w:t>Gd</w:t>
      </w:r>
      <w:proofErr w:type="spellEnd"/>
      <w:r w:rsidRPr="00875D05">
        <w:rPr>
          <w:rFonts w:eastAsia="Times New Roman"/>
          <w:color w:val="0000FF"/>
          <w:sz w:val="24"/>
          <w:szCs w:val="24"/>
        </w:rPr>
        <w:t xml:space="preserve"> </w:t>
      </w:r>
      <w:proofErr w:type="spellStart"/>
      <w:r w:rsidRPr="00875D05">
        <w:rPr>
          <w:rFonts w:eastAsia="Times New Roman"/>
          <w:color w:val="0000FF"/>
          <w:sz w:val="24"/>
          <w:szCs w:val="24"/>
        </w:rPr>
        <w:t>interdiffusion</w:t>
      </w:r>
      <w:proofErr w:type="spellEnd"/>
      <w:r w:rsidRPr="00875D05">
        <w:rPr>
          <w:rFonts w:eastAsia="Times New Roman"/>
          <w:color w:val="0000FF"/>
          <w:sz w:val="24"/>
          <w:szCs w:val="24"/>
        </w:rPr>
        <w:t>.</w:t>
      </w:r>
    </w:p>
    <w:p w14:paraId="4FD9B827" w14:textId="51558AC0" w:rsidR="00033AD2" w:rsidRPr="00875D05" w:rsidRDefault="00033AD2" w:rsidP="00033AD2">
      <w:pPr>
        <w:spacing w:after="160" w:line="480" w:lineRule="auto"/>
        <w:ind w:firstLine="720"/>
        <w:jc w:val="both"/>
        <w:rPr>
          <w:rFonts w:ascii="Calibri" w:hAnsi="Calibri" w:cs="Calibri"/>
          <w:color w:val="0000FF"/>
          <w:sz w:val="24"/>
          <w:szCs w:val="24"/>
        </w:rPr>
      </w:pPr>
      <w:bookmarkStart w:id="415" w:name="_tyjcwt" w:colFirst="0" w:colLast="0"/>
      <w:bookmarkEnd w:id="415"/>
      <w:r w:rsidRPr="00875D05">
        <w:rPr>
          <w:rFonts w:eastAsia="Times New Roman"/>
          <w:color w:val="0000FF"/>
          <w:sz w:val="24"/>
          <w:szCs w:val="24"/>
        </w:rPr>
        <w:t xml:space="preserve">While the PNR results are consistent with the extraction of oxygen from the YBCO, fluorescence yield (FY) XAS measurements performed at the Cu </w:t>
      </w:r>
      <w:r w:rsidRPr="00875D05">
        <w:rPr>
          <w:rFonts w:eastAsia="Times New Roman"/>
          <w:i/>
          <w:color w:val="0000FF"/>
          <w:sz w:val="24"/>
          <w:szCs w:val="24"/>
        </w:rPr>
        <w:t>L</w:t>
      </w:r>
      <w:r w:rsidRPr="00875D05">
        <w:rPr>
          <w:rFonts w:eastAsia="Times New Roman"/>
          <w:color w:val="0000FF"/>
          <w:sz w:val="24"/>
          <w:szCs w:val="24"/>
          <w:vertAlign w:val="subscript"/>
        </w:rPr>
        <w:t>2</w:t>
      </w:r>
      <w:proofErr w:type="gramStart"/>
      <w:r w:rsidRPr="00875D05">
        <w:rPr>
          <w:rFonts w:eastAsia="Times New Roman"/>
          <w:color w:val="0000FF"/>
          <w:sz w:val="24"/>
          <w:szCs w:val="24"/>
          <w:vertAlign w:val="subscript"/>
        </w:rPr>
        <w:t>,3</w:t>
      </w:r>
      <w:proofErr w:type="gramEnd"/>
      <w:r w:rsidRPr="00875D05">
        <w:rPr>
          <w:rFonts w:eastAsia="Times New Roman"/>
          <w:color w:val="0000FF"/>
          <w:sz w:val="24"/>
          <w:szCs w:val="24"/>
        </w:rPr>
        <w:t>-edges directly confirm a change in the Cu valence resultant from the oxygen extraction. The XA</w:t>
      </w:r>
      <w:r w:rsidR="000D3A7D" w:rsidRPr="00875D05">
        <w:rPr>
          <w:rFonts w:eastAsia="Times New Roman"/>
          <w:color w:val="0000FF"/>
          <w:sz w:val="24"/>
          <w:szCs w:val="24"/>
        </w:rPr>
        <w:t>S</w:t>
      </w:r>
      <w:r w:rsidRPr="00875D05">
        <w:rPr>
          <w:rFonts w:eastAsia="Times New Roman"/>
          <w:color w:val="0000FF"/>
          <w:sz w:val="24"/>
          <w:szCs w:val="24"/>
        </w:rPr>
        <w:t xml:space="preserve"> results show a shift in the absorption resonance to lower energies 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0D3A7D" w:rsidRPr="00875D05">
        <w:rPr>
          <w:rFonts w:eastAsia="Times New Roman"/>
          <w:color w:val="0000FF"/>
          <w:sz w:val="24"/>
          <w:szCs w:val="24"/>
        </w:rPr>
        <w:t xml:space="preserve"> (Fig. 5). </w:t>
      </w:r>
      <w:r w:rsidRPr="00875D05">
        <w:rPr>
          <w:rFonts w:eastAsia="Times New Roman"/>
          <w:color w:val="0000FF"/>
          <w:sz w:val="24"/>
          <w:szCs w:val="24"/>
        </w:rPr>
        <w:t xml:space="preserve">Similar spectral shifts reported in other oxygen-deficient perovskite systems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31)","previouslyFormattedCitation":"(&lt;i&gt;30&lt;/i&gt;, &lt;i&gt;31&lt;/i&gt;)"},"properties":{"noteIndex":0},"schema":"https://github.com/citation-style-language/schema/raw/master/csl-citation.json"}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30</w:t>
      </w:r>
      <w:r w:rsidR="005E7E8C" w:rsidRPr="00875D05">
        <w:rPr>
          <w:rFonts w:eastAsia="Times New Roman"/>
          <w:noProof/>
          <w:color w:val="0000FF"/>
          <w:sz w:val="24"/>
          <w:szCs w:val="24"/>
        </w:rPr>
        <w:t xml:space="preserve">, </w:t>
      </w:r>
      <w:r w:rsidR="005E7E8C" w:rsidRPr="00875D05">
        <w:rPr>
          <w:rFonts w:eastAsia="Times New Roman"/>
          <w:i/>
          <w:noProof/>
          <w:color w:val="0000FF"/>
          <w:sz w:val="24"/>
          <w:szCs w:val="24"/>
        </w:rPr>
        <w:t>31</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ascii="Calibri" w:hAnsi="Calibri" w:cs="Calibri"/>
          <w:color w:val="0000FF"/>
          <w:sz w:val="24"/>
          <w:szCs w:val="24"/>
        </w:rPr>
        <w:t xml:space="preserve"> </w:t>
      </w:r>
      <w:r w:rsidRPr="00875D05">
        <w:rPr>
          <w:rFonts w:eastAsia="Times New Roman"/>
          <w:color w:val="0000FF"/>
          <w:sz w:val="24"/>
          <w:szCs w:val="24"/>
        </w:rPr>
        <w:t xml:space="preserve">have been attributed to a decrease in the average Cu valence, the result of electrons returning to the Cu ions as oxygen is leached from the film. The shoulder </w:t>
      </w:r>
      <w:r w:rsidR="00CD569B" w:rsidRPr="00875D05">
        <w:rPr>
          <w:rFonts w:eastAsia="Times New Roman"/>
          <w:color w:val="0000FF"/>
          <w:sz w:val="24"/>
          <w:szCs w:val="24"/>
        </w:rPr>
        <w:t>around 933 e</w:t>
      </w:r>
      <w:r w:rsidRPr="00875D05">
        <w:rPr>
          <w:rFonts w:eastAsia="Times New Roman"/>
          <w:color w:val="0000FF"/>
          <w:sz w:val="24"/>
          <w:szCs w:val="24"/>
        </w:rPr>
        <w:t>V in the as-grown YBCO spectra</w:t>
      </w:r>
      <w:r w:rsidR="00EA5E49">
        <w:rPr>
          <w:rFonts w:eastAsia="Times New Roman"/>
          <w:color w:val="0000FF"/>
          <w:sz w:val="24"/>
          <w:szCs w:val="24"/>
        </w:rPr>
        <w:t xml:space="preserve"> </w:t>
      </w:r>
      <w:r w:rsidR="00EA5E49" w:rsidRPr="00EA5E49">
        <w:rPr>
          <w:rFonts w:eastAsia="Times New Roman"/>
          <w:sz w:val="24"/>
          <w:szCs w:val="24"/>
        </w:rPr>
        <w:t>(</w:t>
      </w:r>
      <w:r w:rsidR="00160497">
        <w:rPr>
          <w:rFonts w:eastAsia="Times New Roman"/>
          <w:sz w:val="24"/>
          <w:szCs w:val="24"/>
        </w:rPr>
        <w:t xml:space="preserve">marked with </w:t>
      </w:r>
      <w:del w:id="416" w:author="Kai Liu" w:date="2018-10-09T01:55:00Z">
        <w:r w:rsidR="00160497" w:rsidDel="00220DDB">
          <w:rPr>
            <w:rFonts w:eastAsia="Times New Roman"/>
            <w:sz w:val="24"/>
            <w:szCs w:val="24"/>
          </w:rPr>
          <w:delText>the</w:delText>
        </w:r>
        <w:r w:rsidR="00EA5E49" w:rsidRPr="00EA5E49" w:rsidDel="00220DDB">
          <w:rPr>
            <w:rFonts w:eastAsia="Times New Roman"/>
            <w:sz w:val="24"/>
            <w:szCs w:val="24"/>
          </w:rPr>
          <w:delText xml:space="preserve"> </w:delText>
        </w:r>
      </w:del>
      <w:ins w:id="417" w:author="Kai Liu" w:date="2018-10-09T01:55:00Z">
        <w:r w:rsidR="00220DDB">
          <w:rPr>
            <w:rFonts w:eastAsia="Times New Roman"/>
            <w:sz w:val="24"/>
            <w:szCs w:val="24"/>
          </w:rPr>
          <w:t>a</w:t>
        </w:r>
        <w:r w:rsidR="00220DDB" w:rsidRPr="00EA5E49">
          <w:rPr>
            <w:rFonts w:eastAsia="Times New Roman"/>
            <w:sz w:val="24"/>
            <w:szCs w:val="24"/>
          </w:rPr>
          <w:t xml:space="preserve"> </w:t>
        </w:r>
      </w:ins>
      <w:r w:rsidR="00EA5E49" w:rsidRPr="00EA5E49">
        <w:rPr>
          <w:rFonts w:eastAsia="Times New Roman"/>
          <w:sz w:val="24"/>
          <w:szCs w:val="24"/>
        </w:rPr>
        <w:t>black arrow)</w:t>
      </w:r>
      <w:r w:rsidRPr="00875D05">
        <w:rPr>
          <w:rFonts w:eastAsia="Times New Roman"/>
          <w:color w:val="0000FF"/>
          <w:sz w:val="24"/>
          <w:szCs w:val="24"/>
        </w:rPr>
        <w:t xml:space="preserve">, a feature characteristic of lower-valence ligand states present in </w:t>
      </w:r>
      <w:proofErr w:type="spellStart"/>
      <w:r w:rsidRPr="00875D05">
        <w:rPr>
          <w:rFonts w:eastAsia="Times New Roman"/>
          <w:color w:val="0000FF"/>
          <w:sz w:val="24"/>
          <w:szCs w:val="24"/>
        </w:rPr>
        <w:t>CuO</w:t>
      </w:r>
      <w:proofErr w:type="spellEnd"/>
      <w:r w:rsidRPr="00875D05">
        <w:rPr>
          <w:rFonts w:eastAsia="Times New Roman"/>
          <w:color w:val="0000FF"/>
          <w:sz w:val="24"/>
          <w:szCs w:val="24"/>
        </w:rPr>
        <w:t xml:space="preserve"> chains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7have been measured. Evidence for the strong localization of valence Cu 3d electrons is indicated by the Coulomb interaction Ucd</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&lt;i&gt;32&lt;/i&gt;–&lt;i&gt;34&lt;/i&gt;)","plainTextFormattedCitation":"(8, 32–34)","previouslyFormattedCitation":"(&lt;i&gt;8&lt;/i&gt;, &lt;i&gt;32&lt;/i&gt;–&lt;i&gt;34&lt;/i&gt;)"},"properties":{"noteIndex":0},"schema":"https://github.com/citation-style-language/schema/raw/master/csl-citation.json"}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8</w:t>
      </w:r>
      <w:r w:rsidR="005E7E8C" w:rsidRPr="00875D05">
        <w:rPr>
          <w:rFonts w:eastAsia="Times New Roman"/>
          <w:noProof/>
          <w:color w:val="0000FF"/>
          <w:sz w:val="24"/>
          <w:szCs w:val="24"/>
        </w:rPr>
        <w:t xml:space="preserve">, </w:t>
      </w:r>
      <w:r w:rsidR="005E7E8C" w:rsidRPr="00875D05">
        <w:rPr>
          <w:rFonts w:eastAsia="Times New Roman"/>
          <w:i/>
          <w:noProof/>
          <w:color w:val="0000FF"/>
          <w:sz w:val="24"/>
          <w:szCs w:val="24"/>
        </w:rPr>
        <w:t>32</w:t>
      </w:r>
      <w:r w:rsidR="005E7E8C" w:rsidRPr="00875D05">
        <w:rPr>
          <w:rFonts w:eastAsia="Times New Roman"/>
          <w:noProof/>
          <w:color w:val="0000FF"/>
          <w:sz w:val="24"/>
          <w:szCs w:val="24"/>
        </w:rPr>
        <w:t>–</w:t>
      </w:r>
      <w:r w:rsidR="005E7E8C" w:rsidRPr="00875D05">
        <w:rPr>
          <w:rFonts w:eastAsia="Times New Roman"/>
          <w:i/>
          <w:noProof/>
          <w:color w:val="0000FF"/>
          <w:sz w:val="24"/>
          <w:szCs w:val="24"/>
        </w:rPr>
        <w:t>34</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is suppressed for </w:t>
      </w:r>
      <w:r w:rsidR="00CD569B" w:rsidRPr="00875D05">
        <w:rPr>
          <w:rFonts w:eastAsia="Times New Roman"/>
          <w:color w:val="0000FF"/>
          <w:sz w:val="24"/>
          <w:szCs w:val="24"/>
        </w:rPr>
        <w:t xml:space="preserve">YBCO coated with increasingly thicker </w:t>
      </w:r>
      <w:proofErr w:type="spellStart"/>
      <w:r w:rsidR="00CD569B" w:rsidRPr="00875D05">
        <w:rPr>
          <w:rFonts w:eastAsia="Times New Roman"/>
          <w:color w:val="0000FF"/>
          <w:sz w:val="24"/>
          <w:szCs w:val="24"/>
        </w:rPr>
        <w:t>Gd</w:t>
      </w:r>
      <w:proofErr w:type="spellEnd"/>
      <w:r w:rsidR="00CD569B" w:rsidRPr="00875D05">
        <w:rPr>
          <w:rFonts w:eastAsia="Times New Roman"/>
          <w:color w:val="0000FF"/>
          <w:sz w:val="24"/>
          <w:szCs w:val="24"/>
        </w:rPr>
        <w:t>,</w:t>
      </w:r>
      <w:r w:rsidRPr="00875D05">
        <w:rPr>
          <w:rFonts w:eastAsia="Times New Roman"/>
          <w:color w:val="0000FF"/>
          <w:sz w:val="24"/>
          <w:szCs w:val="24"/>
        </w:rPr>
        <w:t xml:space="preserve"> confirming the loss of oxygen within the chains. A second resonance associated with the Cu</w:t>
      </w:r>
      <w:r w:rsidRPr="00220DDB">
        <w:rPr>
          <w:rFonts w:eastAsia="Times New Roman"/>
          <w:color w:val="0000FF"/>
          <w:sz w:val="24"/>
          <w:szCs w:val="24"/>
          <w:vertAlign w:val="superscript"/>
        </w:rPr>
        <w:t>+</w:t>
      </w:r>
      <w:r w:rsidRPr="00220DDB">
        <w:rPr>
          <w:rFonts w:eastAsia="Times New Roman"/>
          <w:color w:val="0000FF"/>
          <w:sz w:val="24"/>
          <w:szCs w:val="24"/>
        </w:rPr>
        <w:t xml:space="preserve"> valence state emerges a</w:t>
      </w:r>
      <w:r w:rsidR="00CD569B" w:rsidRPr="00220DDB">
        <w:rPr>
          <w:rFonts w:eastAsia="Times New Roman"/>
          <w:color w:val="0000FF"/>
          <w:sz w:val="24"/>
          <w:szCs w:val="24"/>
        </w:rPr>
        <w:t xml:space="preserve">t 934 </w:t>
      </w:r>
      <w:r w:rsidRPr="00220DDB">
        <w:rPr>
          <w:rFonts w:eastAsia="Times New Roman"/>
          <w:color w:val="0000FF"/>
          <w:sz w:val="24"/>
          <w:szCs w:val="24"/>
        </w:rPr>
        <w:t xml:space="preserve">eV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r>
          <w:rPr>
            <w:rFonts w:ascii="Cambria Math" w:eastAsia="Cambria" w:hAnsi="Cambria Math" w:cs="Cambria"/>
            <w:color w:val="0000FF"/>
            <w:sz w:val="24"/>
            <w:szCs w:val="24"/>
          </w:rPr>
          <m:t>=</m:t>
        </m:r>
      </m:oMath>
      <w:r w:rsidRPr="00220DDB">
        <w:rPr>
          <w:rFonts w:eastAsia="Times New Roman"/>
          <w:color w:val="0000FF"/>
          <w:sz w:val="24"/>
          <w:szCs w:val="24"/>
        </w:rPr>
        <w:t xml:space="preserve"> 7 nm and 20 nm</w:t>
      </w:r>
      <w:r w:rsidR="00234B2D" w:rsidRPr="00220DDB">
        <w:rPr>
          <w:rFonts w:eastAsia="Times New Roman"/>
          <w:color w:val="0000FF"/>
          <w:sz w:val="24"/>
          <w:szCs w:val="24"/>
          <w:rPrChange w:id="418" w:author="Kai Liu" w:date="2018-10-09T01:56:00Z">
            <w:rPr>
              <w:rFonts w:eastAsia="Times New Roman"/>
              <w:sz w:val="24"/>
              <w:szCs w:val="24"/>
            </w:rPr>
          </w:rPrChange>
        </w:rPr>
        <w:t>;</w:t>
      </w:r>
      <w:r w:rsidRPr="00220DDB">
        <w:rPr>
          <w:rFonts w:eastAsia="Times New Roman"/>
          <w:color w:val="0000FF"/>
          <w:sz w:val="24"/>
          <w:szCs w:val="24"/>
          <w:rPrChange w:id="419" w:author="Kai Liu" w:date="2018-10-09T01:56:00Z">
            <w:rPr>
              <w:rFonts w:eastAsia="Times New Roman"/>
              <w:sz w:val="24"/>
              <w:szCs w:val="24"/>
            </w:rPr>
          </w:rPrChange>
        </w:rPr>
        <w:t xml:space="preserve"> </w:t>
      </w:r>
      <w:r w:rsidR="00234B2D" w:rsidRPr="00220DDB">
        <w:rPr>
          <w:rFonts w:eastAsia="Times New Roman"/>
          <w:color w:val="0000FF"/>
          <w:sz w:val="24"/>
          <w:szCs w:val="24"/>
          <w:rPrChange w:id="420" w:author="Kai Liu" w:date="2018-10-09T01:56:00Z">
            <w:rPr>
              <w:rFonts w:eastAsia="Times New Roman"/>
              <w:sz w:val="24"/>
              <w:szCs w:val="24"/>
            </w:rPr>
          </w:rPrChange>
        </w:rPr>
        <w:t>t</w:t>
      </w:r>
      <w:r w:rsidRPr="00220DDB">
        <w:rPr>
          <w:rFonts w:eastAsia="Times New Roman"/>
          <w:color w:val="0000FF"/>
          <w:sz w:val="24"/>
          <w:szCs w:val="24"/>
          <w:rPrChange w:id="421" w:author="Kai Liu" w:date="2018-10-09T01:56:00Z">
            <w:rPr>
              <w:rFonts w:eastAsia="Times New Roman"/>
              <w:sz w:val="24"/>
              <w:szCs w:val="24"/>
            </w:rPr>
          </w:rPrChange>
        </w:rPr>
        <w:t>his absorption peak</w:t>
      </w:r>
      <w:r w:rsidR="003146CE" w:rsidRPr="00220DDB">
        <w:rPr>
          <w:rFonts w:eastAsia="Times New Roman"/>
          <w:color w:val="0000FF"/>
          <w:sz w:val="24"/>
          <w:szCs w:val="24"/>
          <w:rPrChange w:id="422" w:author="Kai Liu" w:date="2018-10-09T01:56:00Z">
            <w:rPr>
              <w:rFonts w:eastAsia="Times New Roman"/>
              <w:sz w:val="24"/>
              <w:szCs w:val="24"/>
            </w:rPr>
          </w:rPrChange>
        </w:rPr>
        <w:t xml:space="preserve"> was previously reported in oxygen deficient </w:t>
      </w:r>
      <w:r w:rsidR="00605EDA" w:rsidRPr="00220DDB">
        <w:rPr>
          <w:rFonts w:eastAsia="Times New Roman"/>
          <w:color w:val="0000FF"/>
          <w:sz w:val="24"/>
          <w:szCs w:val="24"/>
          <w:rPrChange w:id="423" w:author="Kai Liu" w:date="2018-10-09T01:56:00Z">
            <w:rPr>
              <w:rFonts w:eastAsia="Times New Roman"/>
              <w:sz w:val="24"/>
              <w:szCs w:val="24"/>
            </w:rPr>
          </w:rPrChange>
        </w:rPr>
        <w:t xml:space="preserve">bulk </w:t>
      </w:r>
      <w:r w:rsidR="00DB10EC" w:rsidRPr="00220DDB">
        <w:rPr>
          <w:rFonts w:eastAsia="Times New Roman"/>
          <w:color w:val="0000FF"/>
          <w:sz w:val="24"/>
          <w:szCs w:val="24"/>
          <w:rPrChange w:id="424" w:author="Kai Liu" w:date="2018-10-09T01:56:00Z">
            <w:rPr>
              <w:rFonts w:eastAsia="Times New Roman"/>
              <w:sz w:val="24"/>
              <w:szCs w:val="24"/>
            </w:rPr>
          </w:rPrChange>
        </w:rPr>
        <w:t>YBCO</w:t>
      </w:r>
      <w:r w:rsidR="00F74C1C" w:rsidRPr="00220DDB">
        <w:rPr>
          <w:rFonts w:eastAsia="Times New Roman"/>
          <w:color w:val="0000FF"/>
          <w:sz w:val="24"/>
          <w:szCs w:val="24"/>
          <w:rPrChange w:id="425" w:author="Kai Liu" w:date="2018-10-09T01:56:00Z">
            <w:rPr>
              <w:rFonts w:eastAsia="Times New Roman"/>
              <w:sz w:val="24"/>
              <w:szCs w:val="24"/>
            </w:rPr>
          </w:rPrChange>
        </w:rPr>
        <w:t>, and</w:t>
      </w:r>
      <w:del w:id="426" w:author="Kai Liu" w:date="2018-10-09T01:56:00Z">
        <w:r w:rsidR="00F74C1C" w:rsidRPr="00220DDB" w:rsidDel="00220DDB">
          <w:rPr>
            <w:rFonts w:eastAsia="Times New Roman"/>
            <w:color w:val="0000FF"/>
            <w:sz w:val="24"/>
            <w:szCs w:val="24"/>
            <w:rPrChange w:id="427" w:author="Kai Liu" w:date="2018-10-09T01:56:00Z">
              <w:rPr>
                <w:rFonts w:eastAsia="Times New Roman"/>
                <w:sz w:val="24"/>
                <w:szCs w:val="24"/>
              </w:rPr>
            </w:rPrChange>
          </w:rPr>
          <w:delText xml:space="preserve"> is</w:delText>
        </w:r>
      </w:del>
      <w:r w:rsidR="00F74C1C" w:rsidRPr="00220DDB">
        <w:rPr>
          <w:rFonts w:eastAsia="Times New Roman"/>
          <w:color w:val="0000FF"/>
          <w:sz w:val="24"/>
          <w:szCs w:val="24"/>
          <w:rPrChange w:id="428" w:author="Kai Liu" w:date="2018-10-09T01:56:00Z">
            <w:rPr>
              <w:rFonts w:eastAsia="Times New Roman"/>
              <w:sz w:val="24"/>
              <w:szCs w:val="24"/>
            </w:rPr>
          </w:rPrChange>
        </w:rPr>
        <w:t xml:space="preserve"> expected to be absent for samples with optimal oxygen stoichiometry</w:t>
      </w:r>
      <w:r w:rsidR="007137E7" w:rsidRPr="00220DDB">
        <w:rPr>
          <w:rFonts w:eastAsia="Times New Roman"/>
          <w:color w:val="0000FF"/>
          <w:sz w:val="24"/>
          <w:szCs w:val="24"/>
          <w:rPrChange w:id="429" w:author="Kai Liu" w:date="2018-10-09T01:56:00Z">
            <w:rPr>
              <w:rFonts w:eastAsia="Times New Roman"/>
              <w:sz w:val="24"/>
              <w:szCs w:val="24"/>
            </w:rPr>
          </w:rPrChange>
        </w:rPr>
        <w:t xml:space="preserve"> </w:t>
      </w:r>
      <w:r w:rsidR="007137E7" w:rsidRPr="00220DDB">
        <w:rPr>
          <w:rFonts w:eastAsia="Times New Roman"/>
          <w:color w:val="0000FF"/>
          <w:sz w:val="24"/>
          <w:szCs w:val="24"/>
          <w:rPrChange w:id="430" w:author="Kai Liu" w:date="2018-10-09T01:56:00Z">
            <w:rPr>
              <w:rFonts w:eastAsia="Times New Roman"/>
              <w:sz w:val="24"/>
              <w:szCs w:val="24"/>
            </w:rPr>
          </w:rPrChange>
        </w:rPr>
        <w:fldChar w:fldCharType="begin" w:fldLock="1"/>
      </w:r>
      <w:r w:rsidR="007137E7" w:rsidRPr="00220DDB">
        <w:rPr>
          <w:rFonts w:eastAsia="Times New Roman"/>
          <w:color w:val="0000FF"/>
          <w:sz w:val="24"/>
          <w:szCs w:val="24"/>
          <w:rPrChange w:id="431" w:author="Kai Liu" w:date="2018-10-09T01:56:00Z">
            <w:rPr>
              <w:rFonts w:eastAsia="Times New Roman"/>
              <w:sz w:val="24"/>
              <w:szCs w:val="24"/>
            </w:rPr>
          </w:rPrChange>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33&lt;/i&gt;)","plainTextFormattedCitation":"(33)"},"properties":{"noteIndex":0},"schema":"https://github.com/citation-style-language/schema/raw/master/csl-citation.json"}</w:instrText>
      </w:r>
      <w:r w:rsidR="007137E7" w:rsidRPr="00220DDB">
        <w:rPr>
          <w:rFonts w:eastAsia="Times New Roman"/>
          <w:color w:val="0000FF"/>
          <w:sz w:val="24"/>
          <w:szCs w:val="24"/>
          <w:rPrChange w:id="432" w:author="Kai Liu" w:date="2018-10-09T01:56:00Z">
            <w:rPr>
              <w:rFonts w:eastAsia="Times New Roman"/>
              <w:sz w:val="24"/>
              <w:szCs w:val="24"/>
            </w:rPr>
          </w:rPrChange>
        </w:rPr>
        <w:fldChar w:fldCharType="separate"/>
      </w:r>
      <w:r w:rsidR="007137E7" w:rsidRPr="00220DDB">
        <w:rPr>
          <w:rFonts w:eastAsia="Times New Roman"/>
          <w:noProof/>
          <w:color w:val="0000FF"/>
          <w:sz w:val="24"/>
          <w:szCs w:val="24"/>
          <w:rPrChange w:id="433" w:author="Kai Liu" w:date="2018-10-09T01:56:00Z">
            <w:rPr>
              <w:rFonts w:eastAsia="Times New Roman"/>
              <w:noProof/>
              <w:sz w:val="24"/>
              <w:szCs w:val="24"/>
            </w:rPr>
          </w:rPrChange>
        </w:rPr>
        <w:t>(</w:t>
      </w:r>
      <w:r w:rsidR="007137E7" w:rsidRPr="00220DDB">
        <w:rPr>
          <w:rFonts w:eastAsia="Times New Roman"/>
          <w:i/>
          <w:noProof/>
          <w:color w:val="0000FF"/>
          <w:sz w:val="24"/>
          <w:szCs w:val="24"/>
          <w:rPrChange w:id="434" w:author="Kai Liu" w:date="2018-10-09T01:56:00Z">
            <w:rPr>
              <w:rFonts w:eastAsia="Times New Roman"/>
              <w:i/>
              <w:noProof/>
              <w:sz w:val="24"/>
              <w:szCs w:val="24"/>
            </w:rPr>
          </w:rPrChange>
        </w:rPr>
        <w:t>33</w:t>
      </w:r>
      <w:r w:rsidR="007137E7" w:rsidRPr="00220DDB">
        <w:rPr>
          <w:rFonts w:eastAsia="Times New Roman"/>
          <w:noProof/>
          <w:color w:val="0000FF"/>
          <w:sz w:val="24"/>
          <w:szCs w:val="24"/>
          <w:rPrChange w:id="435" w:author="Kai Liu" w:date="2018-10-09T01:56:00Z">
            <w:rPr>
              <w:rFonts w:eastAsia="Times New Roman"/>
              <w:noProof/>
              <w:sz w:val="24"/>
              <w:szCs w:val="24"/>
            </w:rPr>
          </w:rPrChange>
        </w:rPr>
        <w:t>)</w:t>
      </w:r>
      <w:r w:rsidR="007137E7" w:rsidRPr="00220DDB">
        <w:rPr>
          <w:rFonts w:eastAsia="Times New Roman"/>
          <w:color w:val="0000FF"/>
          <w:sz w:val="24"/>
          <w:szCs w:val="24"/>
          <w:rPrChange w:id="436" w:author="Kai Liu" w:date="2018-10-09T01:56:00Z">
            <w:rPr>
              <w:rFonts w:eastAsia="Times New Roman"/>
              <w:sz w:val="24"/>
              <w:szCs w:val="24"/>
            </w:rPr>
          </w:rPrChange>
        </w:rPr>
        <w:fldChar w:fldCharType="end"/>
      </w:r>
      <w:r w:rsidRPr="00220DDB">
        <w:rPr>
          <w:rFonts w:eastAsia="Times New Roman"/>
          <w:color w:val="0000FF"/>
          <w:sz w:val="24"/>
          <w:szCs w:val="24"/>
          <w:rPrChange w:id="437" w:author="Kai Liu" w:date="2018-10-09T01:56:00Z">
            <w:rPr>
              <w:rFonts w:eastAsia="Times New Roman"/>
              <w:sz w:val="24"/>
              <w:szCs w:val="24"/>
            </w:rPr>
          </w:rPrChange>
        </w:rPr>
        <w:t>.</w:t>
      </w:r>
      <w:r w:rsidRPr="00033AD2">
        <w:rPr>
          <w:rFonts w:eastAsia="Times New Roman"/>
          <w:sz w:val="24"/>
          <w:szCs w:val="24"/>
        </w:rPr>
        <w:t xml:space="preserve"> </w:t>
      </w:r>
      <w:r w:rsidRPr="00875D05">
        <w:rPr>
          <w:rFonts w:eastAsia="Times New Roman"/>
          <w:color w:val="0000FF"/>
          <w:sz w:val="24"/>
          <w:szCs w:val="24"/>
        </w:rPr>
        <w:t>The bulk sensitivity of FY measurements (</w:t>
      </w:r>
      <w:r w:rsidR="00C11296">
        <w:rPr>
          <w:rFonts w:eastAsia="Times New Roman"/>
          <w:color w:val="0000FF"/>
          <w:sz w:val="24"/>
          <w:szCs w:val="24"/>
        </w:rPr>
        <w:t>~</w:t>
      </w:r>
      <w:r w:rsidRPr="00875D05">
        <w:rPr>
          <w:rFonts w:eastAsia="Times New Roman"/>
          <w:color w:val="0000FF"/>
          <w:sz w:val="24"/>
          <w:szCs w:val="24"/>
        </w:rPr>
        <w:t>70% X-ray transmission through 100 nm of YBCO at Cu-</w:t>
      </w:r>
      <w:r w:rsidRPr="00875D05">
        <w:rPr>
          <w:rFonts w:eastAsia="Times New Roman"/>
          <w:i/>
          <w:color w:val="0000FF"/>
          <w:sz w:val="24"/>
          <w:szCs w:val="24"/>
        </w:rPr>
        <w:t>L</w:t>
      </w:r>
      <w:r w:rsidRPr="00875D05">
        <w:rPr>
          <w:rFonts w:eastAsia="Times New Roman"/>
          <w:color w:val="0000FF"/>
          <w:sz w:val="24"/>
          <w:szCs w:val="24"/>
          <w:vertAlign w:val="subscript"/>
        </w:rPr>
        <w:t>2</w:t>
      </w:r>
      <w:r w:rsidRPr="00875D05">
        <w:rPr>
          <w:rFonts w:eastAsia="Times New Roman"/>
          <w:color w:val="0000FF"/>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sidRPr="00875D05">
        <w:rPr>
          <w:rFonts w:eastAsia="Times New Roman"/>
          <w:color w:val="0000FF"/>
          <w:sz w:val="24"/>
          <w:szCs w:val="24"/>
        </w:rPr>
        <w:fldChar w:fldCharType="begin" w:fldLock="1"/>
      </w:r>
      <w:r w:rsidR="00875D05">
        <w:rPr>
          <w:rFonts w:eastAsia="Times New Roman"/>
          <w:color w:val="0000FF"/>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12</w:t>
      </w:r>
      <w:r w:rsidR="005E7E8C" w:rsidRPr="00875D05">
        <w:rPr>
          <w:rFonts w:eastAsia="Times New Roman"/>
          <w:noProof/>
          <w:color w:val="0000FF"/>
          <w:sz w:val="24"/>
          <w:szCs w:val="24"/>
        </w:rPr>
        <w:t xml:space="preserve">, </w:t>
      </w:r>
      <w:r w:rsidR="005E7E8C" w:rsidRPr="00875D05">
        <w:rPr>
          <w:rFonts w:eastAsia="Times New Roman"/>
          <w:i/>
          <w:noProof/>
          <w:color w:val="0000FF"/>
          <w:sz w:val="24"/>
          <w:szCs w:val="24"/>
        </w:rPr>
        <w:t>13</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The known sensitivity </w:t>
      </w:r>
      <w:r w:rsidRPr="00875D05">
        <w:rPr>
          <w:rFonts w:eastAsia="Times New Roman"/>
          <w:color w:val="0000FF"/>
          <w:sz w:val="24"/>
          <w:szCs w:val="24"/>
        </w:rPr>
        <w:lastRenderedPageBreak/>
        <w:t xml:space="preserve">of the YBCO superconductivity to the oxygen stoichiometry suggests that this </w:t>
      </w:r>
      <w:r w:rsidR="00B96999" w:rsidRPr="00875D05">
        <w:rPr>
          <w:rFonts w:eastAsia="Times New Roman"/>
          <w:color w:val="0000FF"/>
          <w:sz w:val="24"/>
          <w:szCs w:val="24"/>
        </w:rPr>
        <w:t xml:space="preserve">ionic </w:t>
      </w:r>
      <w:r w:rsidRPr="00875D05">
        <w:rPr>
          <w:rFonts w:eastAsia="Times New Roman"/>
          <w:color w:val="0000FF"/>
          <w:sz w:val="24"/>
          <w:szCs w:val="24"/>
        </w:rPr>
        <w:t>approach may therefore be used as a</w:t>
      </w:r>
      <w:r w:rsidR="00B96999" w:rsidRPr="00875D05">
        <w:rPr>
          <w:rFonts w:eastAsia="Times New Roman"/>
          <w:color w:val="0000FF"/>
          <w:sz w:val="24"/>
          <w:szCs w:val="24"/>
        </w:rPr>
        <w:t xml:space="preserve">n effective means to control </w:t>
      </w:r>
      <w:r w:rsidRPr="00875D05">
        <w:rPr>
          <w:rFonts w:eastAsia="Times New Roman"/>
          <w:color w:val="0000FF"/>
          <w:sz w:val="24"/>
          <w:szCs w:val="24"/>
        </w:rPr>
        <w:t xml:space="preserve">the superconducting transition. </w:t>
      </w:r>
    </w:p>
    <w:p w14:paraId="6E7A7FBD" w14:textId="1C5ECD3A" w:rsidR="00033AD2" w:rsidRDefault="00033AD2" w:rsidP="00033AD2">
      <w:pPr>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Discussion</w:t>
      </w:r>
    </w:p>
    <w:p w14:paraId="26E258CA" w14:textId="2D632983" w:rsidR="005954A5" w:rsidRPr="00033AD2" w:rsidRDefault="00FC022C" w:rsidP="00F12A1B">
      <w:pPr>
        <w:pBdr>
          <w:top w:val="nil"/>
          <w:left w:val="nil"/>
          <w:bottom w:val="nil"/>
          <w:right w:val="nil"/>
          <w:between w:val="nil"/>
        </w:pBdr>
        <w:spacing w:line="480" w:lineRule="auto"/>
        <w:jc w:val="both"/>
        <w:rPr>
          <w:rFonts w:eastAsia="Times New Roman"/>
          <w:color w:val="000000"/>
          <w:sz w:val="24"/>
          <w:szCs w:val="24"/>
        </w:rPr>
      </w:pPr>
      <w:r>
        <w:rPr>
          <w:rFonts w:eastAsia="Times New Roman"/>
          <w:color w:val="000000"/>
          <w:sz w:val="24"/>
          <w:szCs w:val="24"/>
        </w:rPr>
        <w:tab/>
      </w:r>
      <w:r w:rsidR="005738B7" w:rsidRPr="00875D05">
        <w:rPr>
          <w:rFonts w:eastAsia="Times New Roman"/>
          <w:color w:val="0000FF"/>
          <w:sz w:val="24"/>
          <w:szCs w:val="24"/>
        </w:rPr>
        <w:t>T</w:t>
      </w:r>
      <w:r w:rsidR="004E732E" w:rsidRPr="00875D05">
        <w:rPr>
          <w:rFonts w:eastAsia="Times New Roman"/>
          <w:color w:val="0000FF"/>
          <w:sz w:val="24"/>
          <w:szCs w:val="24"/>
        </w:rPr>
        <w:t>wo different mechanisms may contribut</w:t>
      </w:r>
      <w:r w:rsidR="0020600A" w:rsidRPr="00875D05">
        <w:rPr>
          <w:rFonts w:eastAsia="Times New Roman"/>
          <w:color w:val="0000FF"/>
          <w:sz w:val="24"/>
          <w:szCs w:val="24"/>
        </w:rPr>
        <w:t>e</w:t>
      </w:r>
      <w:r w:rsidR="004E732E" w:rsidRPr="00875D05">
        <w:rPr>
          <w:rFonts w:eastAsia="Times New Roman"/>
          <w:color w:val="0000FF"/>
          <w:sz w:val="24"/>
          <w:szCs w:val="24"/>
        </w:rPr>
        <w:t xml:space="preserve"> to the suppression of superconductivity. </w:t>
      </w:r>
      <w:r w:rsidR="0020600A" w:rsidRPr="00875D05">
        <w:rPr>
          <w:rFonts w:eastAsia="Times New Roman"/>
          <w:color w:val="0000FF"/>
          <w:sz w:val="24"/>
          <w:szCs w:val="24"/>
        </w:rPr>
        <w:t>The first mechanism</w:t>
      </w:r>
      <w:r w:rsidR="00163D07" w:rsidRPr="00875D05">
        <w:rPr>
          <w:rFonts w:eastAsia="Times New Roman"/>
          <w:color w:val="0000FF"/>
          <w:sz w:val="24"/>
          <w:szCs w:val="24"/>
        </w:rPr>
        <w:t xml:space="preserve"> </w:t>
      </w:r>
      <w:r w:rsidR="00263ACC" w:rsidRPr="00875D05">
        <w:rPr>
          <w:rFonts w:eastAsia="Times New Roman"/>
          <w:color w:val="0000FF"/>
          <w:sz w:val="24"/>
          <w:szCs w:val="24"/>
        </w:rPr>
        <w:t xml:space="preserve">is </w:t>
      </w:r>
      <w:r w:rsidR="0020600A" w:rsidRPr="00875D05">
        <w:rPr>
          <w:rFonts w:eastAsia="Times New Roman"/>
          <w:color w:val="0000FF"/>
          <w:sz w:val="24"/>
          <w:szCs w:val="24"/>
        </w:rPr>
        <w:t>electron dopin</w:t>
      </w:r>
      <w:r w:rsidR="0068187D" w:rsidRPr="00875D05">
        <w:rPr>
          <w:rFonts w:eastAsia="Times New Roman"/>
          <w:color w:val="0000FF"/>
          <w:sz w:val="24"/>
          <w:szCs w:val="24"/>
        </w:rPr>
        <w:t xml:space="preserve">g, </w:t>
      </w:r>
      <w:r w:rsidR="00263ACC" w:rsidRPr="00875D05">
        <w:rPr>
          <w:rFonts w:eastAsia="Times New Roman"/>
          <w:color w:val="0000FF"/>
          <w:sz w:val="24"/>
          <w:szCs w:val="24"/>
        </w:rPr>
        <w:t xml:space="preserve">as observed in </w:t>
      </w:r>
      <w:r w:rsidR="00C034E4" w:rsidRPr="00875D05">
        <w:rPr>
          <w:rFonts w:eastAsia="Times New Roman"/>
          <w:color w:val="0000FF"/>
          <w:sz w:val="24"/>
          <w:szCs w:val="24"/>
        </w:rPr>
        <w:t>XAS</w:t>
      </w:r>
      <w:r w:rsidR="00263ACC" w:rsidRPr="00875D05">
        <w:rPr>
          <w:rFonts w:eastAsia="Times New Roman"/>
          <w:color w:val="0000FF"/>
          <w:sz w:val="24"/>
          <w:szCs w:val="24"/>
        </w:rPr>
        <w:t>,</w:t>
      </w:r>
      <w:r w:rsidR="00C034E4" w:rsidRPr="00875D05">
        <w:rPr>
          <w:rFonts w:eastAsia="Times New Roman"/>
          <w:color w:val="0000FF"/>
          <w:sz w:val="24"/>
          <w:szCs w:val="24"/>
        </w:rPr>
        <w:t xml:space="preserve"> </w:t>
      </w:r>
      <w:r w:rsidR="0068187D" w:rsidRPr="00875D05">
        <w:rPr>
          <w:rFonts w:eastAsia="Times New Roman"/>
          <w:color w:val="0000FF"/>
          <w:sz w:val="24"/>
          <w:szCs w:val="24"/>
        </w:rPr>
        <w:t xml:space="preserve">where </w:t>
      </w:r>
      <w:r w:rsidR="00C034E4" w:rsidRPr="00875D05">
        <w:rPr>
          <w:rFonts w:eastAsia="Times New Roman"/>
          <w:color w:val="0000FF"/>
          <w:sz w:val="24"/>
          <w:szCs w:val="24"/>
        </w:rPr>
        <w:t>the more oxygen</w:t>
      </w:r>
      <w:r w:rsidR="0068187D" w:rsidRPr="00875D05">
        <w:rPr>
          <w:rFonts w:eastAsia="Times New Roman"/>
          <w:color w:val="0000FF"/>
          <w:sz w:val="24"/>
          <w:szCs w:val="24"/>
        </w:rPr>
        <w:t xml:space="preserve"> is</w:t>
      </w:r>
      <w:r w:rsidR="00C034E4" w:rsidRPr="00875D05">
        <w:rPr>
          <w:rFonts w:eastAsia="Times New Roman"/>
          <w:color w:val="0000FF"/>
          <w:sz w:val="24"/>
          <w:szCs w:val="24"/>
        </w:rPr>
        <w:t xml:space="preserve"> </w:t>
      </w:r>
      <w:r w:rsidR="008C7FCF" w:rsidRPr="00875D05">
        <w:rPr>
          <w:rFonts w:eastAsia="Times New Roman"/>
          <w:color w:val="0000FF"/>
          <w:sz w:val="24"/>
          <w:szCs w:val="24"/>
        </w:rPr>
        <w:t xml:space="preserve">stripped away by the adjacent </w:t>
      </w:r>
      <w:proofErr w:type="spellStart"/>
      <w:r w:rsidR="008C7FCF" w:rsidRPr="00875D05">
        <w:rPr>
          <w:rFonts w:eastAsia="Times New Roman"/>
          <w:color w:val="0000FF"/>
          <w:sz w:val="24"/>
          <w:szCs w:val="24"/>
        </w:rPr>
        <w:t>Gd</w:t>
      </w:r>
      <w:proofErr w:type="spellEnd"/>
      <w:r w:rsidR="008C7FCF" w:rsidRPr="00875D05">
        <w:rPr>
          <w:rFonts w:eastAsia="Times New Roman"/>
          <w:color w:val="0000FF"/>
          <w:sz w:val="24"/>
          <w:szCs w:val="24"/>
        </w:rPr>
        <w:t xml:space="preserve"> capping layer</w:t>
      </w:r>
      <w:r w:rsidR="00C034E4" w:rsidRPr="00875D05">
        <w:rPr>
          <w:rFonts w:eastAsia="Times New Roman"/>
          <w:color w:val="0000FF"/>
          <w:sz w:val="24"/>
          <w:szCs w:val="24"/>
        </w:rPr>
        <w:t xml:space="preserve">, the more the Cu valence state decreases. </w:t>
      </w:r>
      <w:r w:rsidR="00263ACC" w:rsidRPr="00875D05">
        <w:rPr>
          <w:rFonts w:eastAsia="Times New Roman"/>
          <w:color w:val="0000FF"/>
          <w:sz w:val="24"/>
          <w:szCs w:val="24"/>
        </w:rPr>
        <w:t xml:space="preserve">This electron doping effectively shifts the YBCO film from the optimally doped state, </w:t>
      </w:r>
      <w:r w:rsidR="0068187D" w:rsidRPr="00875D05">
        <w:rPr>
          <w:rFonts w:eastAsia="Times New Roman"/>
          <w:color w:val="0000FF"/>
          <w:sz w:val="24"/>
          <w:szCs w:val="24"/>
        </w:rPr>
        <w:t xml:space="preserve">with </w:t>
      </w:r>
      <w:proofErr w:type="gramStart"/>
      <w:r w:rsidR="0068187D" w:rsidRPr="00875D05">
        <w:rPr>
          <w:rFonts w:eastAsia="Times New Roman"/>
          <w:color w:val="0000FF"/>
          <w:sz w:val="24"/>
          <w:szCs w:val="24"/>
        </w:rPr>
        <w:t xml:space="preserve">maximum </w:t>
      </w:r>
      <w:proofErr w:type="gramEnd"/>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back towards the electron-doped region of the global phase diagram, with a corresponding decrease in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Magnetometry shows that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B910FC" w:rsidRPr="00875D05">
        <w:rPr>
          <w:rFonts w:eastAsia="Times New Roman"/>
          <w:color w:val="0000FF"/>
          <w:sz w:val="24"/>
          <w:szCs w:val="24"/>
        </w:rPr>
        <w:t>=3 and 7nm,</w:t>
      </w:r>
      <w:r w:rsidR="00263ACC" w:rsidRPr="00875D05">
        <w:rPr>
          <w:rFonts w:eastAsia="Times New Roman"/>
          <w:color w:val="0000FF"/>
          <w:sz w:val="24"/>
          <w:szCs w:val="24"/>
        </w:rPr>
        <w:t xml:space="preserve"> the superconducting transition broadens across a range of temperatures, indicating regions with a distribution 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coexist within the same film.</w:t>
      </w:r>
      <w:r w:rsidR="00490746" w:rsidRPr="00875D05">
        <w:rPr>
          <w:rFonts w:eastAsia="Times New Roman"/>
          <w:color w:val="0000FF"/>
          <w:sz w:val="24"/>
          <w:szCs w:val="24"/>
        </w:rPr>
        <w:t xml:space="preserve"> </w:t>
      </w:r>
      <w:r w:rsidR="00490746">
        <w:rPr>
          <w:rFonts w:eastAsia="Times New Roman"/>
          <w:color w:val="000000"/>
          <w:sz w:val="24"/>
          <w:szCs w:val="24"/>
        </w:rPr>
        <w:t xml:space="preserve">The second mechanism </w:t>
      </w:r>
      <w:r w:rsidR="001D7833">
        <w:rPr>
          <w:rFonts w:eastAsia="Times New Roman"/>
          <w:color w:val="000000"/>
          <w:sz w:val="24"/>
          <w:szCs w:val="24"/>
        </w:rPr>
        <w:t xml:space="preserve">involves the disruption to the film microstructure. </w:t>
      </w:r>
      <w:r w:rsidR="00492EE8">
        <w:rPr>
          <w:rFonts w:eastAsia="Times New Roman"/>
          <w:color w:val="000000"/>
          <w:sz w:val="24"/>
          <w:szCs w:val="24"/>
        </w:rPr>
        <w:t>The crystal structure of optimally doped YBCO contains both CuO</w:t>
      </w:r>
      <w:r w:rsidR="00492EE8" w:rsidRPr="006066E4">
        <w:rPr>
          <w:rFonts w:eastAsia="Times New Roman"/>
          <w:color w:val="000000"/>
          <w:sz w:val="24"/>
          <w:szCs w:val="24"/>
          <w:vertAlign w:val="subscript"/>
        </w:rPr>
        <w:t>2</w:t>
      </w:r>
      <w:r w:rsidR="00492EE8">
        <w:rPr>
          <w:rFonts w:eastAsia="Times New Roman"/>
          <w:color w:val="000000"/>
          <w:sz w:val="24"/>
          <w:szCs w:val="24"/>
        </w:rPr>
        <w:t xml:space="preserve"> planes – where superconductivity resides – and </w:t>
      </w:r>
      <w:proofErr w:type="spellStart"/>
      <w:r w:rsidR="00492EE8">
        <w:rPr>
          <w:rFonts w:eastAsia="Times New Roman"/>
          <w:color w:val="000000"/>
          <w:sz w:val="24"/>
          <w:szCs w:val="24"/>
        </w:rPr>
        <w:t>CuO</w:t>
      </w:r>
      <w:proofErr w:type="spellEnd"/>
      <w:r w:rsidR="00492EE8">
        <w:rPr>
          <w:rFonts w:eastAsia="Times New Roman"/>
          <w:color w:val="000000"/>
          <w:sz w:val="24"/>
          <w:szCs w:val="24"/>
        </w:rPr>
        <w:t xml:space="preserve"> chains, which act as doping centers for the planes. </w:t>
      </w:r>
      <w:r w:rsidR="00492EE8" w:rsidRPr="00875D05">
        <w:rPr>
          <w:rFonts w:eastAsia="Times New Roman"/>
          <w:color w:val="0000FF"/>
          <w:sz w:val="24"/>
          <w:szCs w:val="24"/>
        </w:rPr>
        <w:t>As oxygen is removed from the film, the chains become progressively more oxygen deficient</w:t>
      </w:r>
      <w:r w:rsidR="00875D05">
        <w:rPr>
          <w:rFonts w:eastAsia="Times New Roman"/>
          <w:color w:val="0000FF"/>
          <w:sz w:val="24"/>
          <w:szCs w:val="24"/>
        </w:rPr>
        <w:t xml:space="preserve"> </w:t>
      </w:r>
      <w:r w:rsidR="00875D05">
        <w:rPr>
          <w:rFonts w:eastAsia="Times New Roman"/>
          <w:color w:val="0000FF"/>
          <w:sz w:val="24"/>
          <w:szCs w:val="24"/>
        </w:rPr>
        <w:fldChar w:fldCharType="begin" w:fldLock="1"/>
      </w:r>
      <w:r w:rsidR="00875D05">
        <w:rPr>
          <w:rFonts w:eastAsia="Times New Roman"/>
          <w:color w:val="0000FF"/>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13&lt;/i&gt;)","plainTextFormattedCitation":"(13)","previouslyFormattedCitation":"(&lt;i&gt;13&lt;/i&gt;)"},"properties":{"noteIndex":0},"schema":"https://github.com/citation-style-language/schema/raw/master/csl-citation.json"}</w:instrText>
      </w:r>
      <w:r w:rsidR="00875D05">
        <w:rPr>
          <w:rFonts w:eastAsia="Times New Roman"/>
          <w:color w:val="0000FF"/>
          <w:sz w:val="24"/>
          <w:szCs w:val="24"/>
        </w:rPr>
        <w:fldChar w:fldCharType="separate"/>
      </w:r>
      <w:r w:rsidR="00875D05" w:rsidRPr="00875D05">
        <w:rPr>
          <w:rFonts w:eastAsia="Times New Roman"/>
          <w:noProof/>
          <w:color w:val="0000FF"/>
          <w:sz w:val="24"/>
          <w:szCs w:val="24"/>
        </w:rPr>
        <w:t>(</w:t>
      </w:r>
      <w:r w:rsidR="00875D05" w:rsidRPr="00875D05">
        <w:rPr>
          <w:rFonts w:eastAsia="Times New Roman"/>
          <w:i/>
          <w:noProof/>
          <w:color w:val="0000FF"/>
          <w:sz w:val="24"/>
          <w:szCs w:val="24"/>
        </w:rPr>
        <w:t>13</w:t>
      </w:r>
      <w:r w:rsidR="00875D05" w:rsidRPr="00875D05">
        <w:rPr>
          <w:rFonts w:eastAsia="Times New Roman"/>
          <w:noProof/>
          <w:color w:val="0000FF"/>
          <w:sz w:val="24"/>
          <w:szCs w:val="24"/>
        </w:rPr>
        <w:t>)</w:t>
      </w:r>
      <w:r w:rsidR="00875D05">
        <w:rPr>
          <w:rFonts w:eastAsia="Times New Roman"/>
          <w:color w:val="0000FF"/>
          <w:sz w:val="24"/>
          <w:szCs w:val="24"/>
        </w:rPr>
        <w:fldChar w:fldCharType="end"/>
      </w:r>
      <w:r w:rsidR="00492EE8">
        <w:rPr>
          <w:rFonts w:eastAsia="Times New Roman"/>
          <w:color w:val="000000"/>
          <w:sz w:val="24"/>
          <w:szCs w:val="24"/>
        </w:rPr>
        <w:t xml:space="preserve">, </w:t>
      </w:r>
      <w:r w:rsidR="002744C7" w:rsidRPr="00875D05">
        <w:rPr>
          <w:rFonts w:eastAsia="Times New Roman"/>
          <w:color w:val="0000FF"/>
          <w:sz w:val="24"/>
          <w:szCs w:val="24"/>
        </w:rPr>
        <w:t xml:space="preserve">leading to more defects present in the YBCO film, as </w:t>
      </w:r>
      <w:r w:rsidR="00492EE8" w:rsidRPr="00875D05">
        <w:rPr>
          <w:rFonts w:eastAsia="Times New Roman"/>
          <w:color w:val="0000FF"/>
          <w:sz w:val="24"/>
          <w:szCs w:val="24"/>
        </w:rPr>
        <w:t xml:space="preserve">observed </w:t>
      </w:r>
      <w:r w:rsidR="002744C7" w:rsidRPr="00875D05">
        <w:rPr>
          <w:rFonts w:eastAsia="Times New Roman"/>
          <w:color w:val="0000FF"/>
          <w:sz w:val="24"/>
          <w:szCs w:val="24"/>
        </w:rPr>
        <w:t xml:space="preserve">by </w:t>
      </w:r>
      <w:r w:rsidR="00492EE8" w:rsidRPr="00875D05">
        <w:rPr>
          <w:rFonts w:eastAsia="Times New Roman"/>
          <w:color w:val="0000FF"/>
          <w:sz w:val="24"/>
          <w:szCs w:val="24"/>
        </w:rPr>
        <w:t xml:space="preserve">STEM. </w:t>
      </w:r>
      <w:r w:rsidR="001D7833">
        <w:rPr>
          <w:rFonts w:eastAsia="Times New Roman"/>
          <w:color w:val="000000"/>
          <w:sz w:val="24"/>
          <w:szCs w:val="24"/>
        </w:rPr>
        <w:t>The presence of double- and multi</w:t>
      </w:r>
      <w:r w:rsidR="002744C7">
        <w:rPr>
          <w:rFonts w:eastAsia="Times New Roman"/>
          <w:color w:val="000000"/>
          <w:sz w:val="24"/>
          <w:szCs w:val="24"/>
        </w:rPr>
        <w:t>ple</w:t>
      </w:r>
      <w:r w:rsidR="001D7833">
        <w:rPr>
          <w:rFonts w:eastAsia="Times New Roman"/>
          <w:color w:val="000000"/>
          <w:sz w:val="24"/>
          <w:szCs w:val="24"/>
        </w:rPr>
        <w:t>-</w:t>
      </w:r>
      <w:proofErr w:type="spellStart"/>
      <w:r w:rsidR="001D7833">
        <w:rPr>
          <w:rFonts w:eastAsia="Times New Roman"/>
          <w:color w:val="000000"/>
          <w:sz w:val="24"/>
          <w:szCs w:val="24"/>
        </w:rPr>
        <w:t>CuO</w:t>
      </w:r>
      <w:proofErr w:type="spellEnd"/>
      <w:r w:rsidR="001D7833">
        <w:rPr>
          <w:rFonts w:eastAsia="Times New Roman"/>
          <w:color w:val="000000"/>
          <w:sz w:val="24"/>
          <w:szCs w:val="24"/>
        </w:rPr>
        <w:t xml:space="preserve"> stacking faults</w:t>
      </w:r>
      <w:r w:rsidR="00492EE8">
        <w:rPr>
          <w:rFonts w:eastAsia="Times New Roman"/>
          <w:color w:val="000000"/>
          <w:sz w:val="24"/>
          <w:szCs w:val="24"/>
        </w:rPr>
        <w:t xml:space="preserve"> directly modifies these doping centers,</w:t>
      </w:r>
      <w:r w:rsidR="001D7833">
        <w:rPr>
          <w:rFonts w:eastAsia="Times New Roman"/>
          <w:color w:val="000000"/>
          <w:sz w:val="24"/>
          <w:szCs w:val="24"/>
        </w:rPr>
        <w:t xml:space="preserve"> </w:t>
      </w:r>
      <w:r w:rsidR="00AD166F">
        <w:rPr>
          <w:rFonts w:eastAsia="Times New Roman"/>
          <w:color w:val="000000"/>
          <w:sz w:val="24"/>
          <w:szCs w:val="24"/>
        </w:rPr>
        <w:t>locally forming</w:t>
      </w:r>
      <w:r w:rsidR="001D7833">
        <w:rPr>
          <w:rFonts w:eastAsia="Times New Roman"/>
          <w:color w:val="000000"/>
          <w:sz w:val="24"/>
          <w:szCs w:val="24"/>
        </w:rPr>
        <w:t xml:space="preserve"> separate </w:t>
      </w:r>
      <w:r w:rsidR="00492EE8">
        <w:rPr>
          <w:rFonts w:eastAsia="Times New Roman"/>
          <w:color w:val="000000"/>
          <w:sz w:val="24"/>
          <w:szCs w:val="24"/>
        </w:rPr>
        <w:t xml:space="preserve">structural </w:t>
      </w:r>
      <w:r w:rsidR="001D7833">
        <w:rPr>
          <w:rFonts w:eastAsia="Times New Roman"/>
          <w:color w:val="000000"/>
          <w:sz w:val="24"/>
          <w:szCs w:val="24"/>
        </w:rPr>
        <w:t xml:space="preserve">phases with lower values </w:t>
      </w:r>
      <w:proofErr w:type="gramStart"/>
      <w:r w:rsidR="001D7833">
        <w:rPr>
          <w:rFonts w:eastAsia="Times New Roman"/>
          <w:color w:val="000000"/>
          <w:sz w:val="24"/>
          <w:szCs w:val="24"/>
        </w:rPr>
        <w:t xml:space="preserve">of </w:t>
      </w:r>
      <w:proofErr w:type="gramEnd"/>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AD166F">
        <w:rPr>
          <w:rFonts w:eastAsia="Times New Roman"/>
          <w:color w:val="000000"/>
          <w:sz w:val="24"/>
          <w:szCs w:val="24"/>
        </w:rPr>
        <w:t>.</w:t>
      </w:r>
    </w:p>
    <w:p w14:paraId="6C83721D" w14:textId="78CECBE4" w:rsidR="00033AD2" w:rsidRPr="00033AD2" w:rsidRDefault="00033AD2" w:rsidP="00033AD2">
      <w:pPr>
        <w:spacing w:after="160" w:line="480" w:lineRule="auto"/>
        <w:ind w:firstLine="720"/>
        <w:jc w:val="both"/>
        <w:rPr>
          <w:rFonts w:eastAsia="Times New Roman"/>
          <w:b/>
        </w:rPr>
      </w:pPr>
      <w:r w:rsidRPr="00033AD2">
        <w:rPr>
          <w:rFonts w:eastAsia="Times New Roman"/>
          <w:sz w:val="24"/>
          <w:szCs w:val="24"/>
        </w:rPr>
        <w:t xml:space="preserve">In summary, </w:t>
      </w:r>
      <w:proofErr w:type="spellStart"/>
      <w:r w:rsidRPr="00033AD2">
        <w:rPr>
          <w:rFonts w:eastAsia="Times New Roman"/>
          <w:sz w:val="24"/>
          <w:szCs w:val="24"/>
        </w:rPr>
        <w:t>Gd</w:t>
      </w:r>
      <w:proofErr w:type="spellEnd"/>
      <w:r w:rsidRPr="00033AD2">
        <w:rPr>
          <w:rFonts w:eastAsia="Times New Roman"/>
          <w:sz w:val="24"/>
          <w:szCs w:val="24"/>
        </w:rPr>
        <w:t xml:space="preserve"> capping layers deposited at room temperature on optimally doped YBCO thin films have been shown to remove oxygen from the underlying film via an interfacial redox reaction, with the extent dependent on capping layer thickness. This redox-induced oxygen migration results in a </w:t>
      </w:r>
      <w:proofErr w:type="spellStart"/>
      <w:r w:rsidRPr="00033AD2">
        <w:rPr>
          <w:rFonts w:eastAsia="Times New Roman"/>
          <w:sz w:val="24"/>
          <w:szCs w:val="24"/>
        </w:rPr>
        <w:t>percolative</w:t>
      </w:r>
      <w:proofErr w:type="spellEnd"/>
      <w:r w:rsidRPr="00033AD2">
        <w:rPr>
          <w:rFonts w:eastAsia="Times New Roman"/>
          <w:sz w:val="24"/>
          <w:szCs w:val="24"/>
        </w:rPr>
        <w:t xml:space="preserve"> phase transformation from the optimally doped state to an oxygen deficient state which does not support superconductivity. As measured in </w:t>
      </w:r>
      <w:proofErr w:type="spellStart"/>
      <w:r w:rsidRPr="00033AD2">
        <w:rPr>
          <w:rFonts w:eastAsia="Times New Roman"/>
          <w:sz w:val="24"/>
          <w:szCs w:val="24"/>
        </w:rPr>
        <w:t>magnetometry</w:t>
      </w:r>
      <w:proofErr w:type="spellEnd"/>
      <w:r w:rsidRPr="00033AD2">
        <w:rPr>
          <w:rFonts w:eastAsia="Times New Roman"/>
          <w:sz w:val="24"/>
          <w:szCs w:val="24"/>
        </w:rPr>
        <w:t xml:space="preserve"> and resistivity, the superconducting transition temperature is significantly reduced with increasing </w:t>
      </w:r>
      <w:proofErr w:type="spellStart"/>
      <w:r w:rsidRPr="00033AD2">
        <w:rPr>
          <w:rFonts w:eastAsia="Times New Roman"/>
          <w:sz w:val="24"/>
          <w:szCs w:val="24"/>
        </w:rPr>
        <w:t>Gd</w:t>
      </w:r>
      <w:proofErr w:type="spellEnd"/>
      <w:r w:rsidRPr="00033AD2">
        <w:rPr>
          <w:rFonts w:eastAsia="Times New Roman"/>
          <w:sz w:val="24"/>
          <w:szCs w:val="24"/>
        </w:rPr>
        <w:t xml:space="preserve"> thickness, and for sufficiently thick capping layer, the transition is extinguished completely. </w:t>
      </w:r>
      <w:r w:rsidR="00E22640">
        <w:rPr>
          <w:rFonts w:eastAsia="Times New Roman"/>
          <w:sz w:val="24"/>
          <w:szCs w:val="24"/>
        </w:rPr>
        <w:t xml:space="preserve">Spectroscopic measurements reveal the loss of oxygen with the </w:t>
      </w:r>
      <w:proofErr w:type="spellStart"/>
      <w:r w:rsidR="00E22640">
        <w:rPr>
          <w:rFonts w:eastAsia="Times New Roman"/>
          <w:sz w:val="24"/>
          <w:szCs w:val="24"/>
        </w:rPr>
        <w:t>CuO</w:t>
      </w:r>
      <w:proofErr w:type="spellEnd"/>
      <w:r w:rsidR="00E22640">
        <w:rPr>
          <w:rFonts w:eastAsia="Times New Roman"/>
          <w:sz w:val="24"/>
          <w:szCs w:val="24"/>
        </w:rPr>
        <w:t xml:space="preserve"> chains as well as a decrease in the average Cu valence, indicating that oxygen leaching effectively acts to electron dope the </w:t>
      </w:r>
      <w:r w:rsidR="00E22640">
        <w:rPr>
          <w:rFonts w:eastAsia="Times New Roman"/>
          <w:sz w:val="24"/>
          <w:szCs w:val="24"/>
        </w:rPr>
        <w:lastRenderedPageBreak/>
        <w:t xml:space="preserve">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Pr>
          <w:rFonts w:eastAsia="Times New Roman"/>
          <w:sz w:val="24"/>
          <w:szCs w:val="24"/>
        </w:rPr>
        <w:t>.</w:t>
      </w:r>
      <w:r w:rsidR="00F12A1B">
        <w:rPr>
          <w:rFonts w:eastAsia="Times New Roman"/>
          <w:sz w:val="24"/>
          <w:szCs w:val="24"/>
        </w:rPr>
        <w:t xml:space="preserve"> Meanwhile, STEM images reveal the presence of defects associated with separate</w:t>
      </w:r>
      <w:r w:rsidR="00E22640">
        <w:rPr>
          <w:rFonts w:eastAsia="Times New Roman"/>
          <w:sz w:val="24"/>
          <w:szCs w:val="24"/>
        </w:rPr>
        <w:t>, oxygen-deficient</w:t>
      </w:r>
      <w:r w:rsidR="00F12A1B">
        <w:rPr>
          <w:rFonts w:eastAsia="Times New Roman"/>
          <w:sz w:val="24"/>
          <w:szCs w:val="24"/>
        </w:rPr>
        <w:t xml:space="preserve"> structural</w:t>
      </w:r>
      <w:r w:rsidR="00E22640">
        <w:rPr>
          <w:rFonts w:eastAsia="Times New Roman"/>
          <w:sz w:val="24"/>
          <w:szCs w:val="24"/>
        </w:rPr>
        <w:t xml:space="preserve"> phases</w:t>
      </w:r>
      <w:r w:rsidR="00493316">
        <w:rPr>
          <w:rFonts w:eastAsia="Times New Roman"/>
          <w:sz w:val="24"/>
          <w:szCs w:val="24"/>
        </w:rPr>
        <w:t>,</w:t>
      </w:r>
      <w:r w:rsidRPr="00033AD2">
        <w:rPr>
          <w:rFonts w:eastAsia="Times New Roman"/>
          <w:sz w:val="24"/>
          <w:szCs w:val="24"/>
        </w:rPr>
        <w:t xml:space="preserve"> suggesting that both changes to the microstructure as well as a reduction in </w:t>
      </w:r>
      <w:proofErr w:type="gramStart"/>
      <w:r w:rsidRPr="00033AD2">
        <w:rPr>
          <w:rFonts w:eastAsia="Times New Roman"/>
          <w:sz w:val="24"/>
          <w:szCs w:val="24"/>
        </w:rPr>
        <w:t>hole</w:t>
      </w:r>
      <w:proofErr w:type="gramEnd"/>
      <w:r w:rsidRPr="00033AD2">
        <w:rPr>
          <w:rFonts w:eastAsia="Times New Roman"/>
          <w:sz w:val="24"/>
          <w:szCs w:val="24"/>
        </w:rPr>
        <w:t xml:space="preserve"> doping level may play roles in the suppression of superconductivity. Remarkably, the changes to the superconducting properties throughout the entire 100 nm thick YBCO films are induced by the migration of oxygen towards the YBCO/</w:t>
      </w:r>
      <w:proofErr w:type="spellStart"/>
      <w:r w:rsidRPr="00033AD2">
        <w:rPr>
          <w:rFonts w:eastAsia="Times New Roman"/>
          <w:sz w:val="24"/>
          <w:szCs w:val="24"/>
        </w:rPr>
        <w:t>Gd</w:t>
      </w:r>
      <w:proofErr w:type="spellEnd"/>
      <w:r w:rsidRPr="00033AD2">
        <w:rPr>
          <w:rFonts w:eastAsia="Times New Roman"/>
          <w:sz w:val="24"/>
          <w:szCs w:val="24"/>
        </w:rPr>
        <w:t xml:space="preserve"> interface, extending the viability of this approach for controlling the hole-doping level to the quasi-bulk regime.</w:t>
      </w:r>
    </w:p>
    <w:p w14:paraId="09BDB780" w14:textId="77777777" w:rsidR="00033AD2" w:rsidRPr="00033AD2" w:rsidRDefault="00033AD2" w:rsidP="00033AD2">
      <w:pPr>
        <w:pBdr>
          <w:top w:val="nil"/>
          <w:left w:val="nil"/>
          <w:bottom w:val="nil"/>
          <w:right w:val="nil"/>
          <w:between w:val="nil"/>
        </w:pBdr>
        <w:rPr>
          <w:rFonts w:eastAsia="Times New Roman"/>
          <w:b/>
          <w:color w:val="000000"/>
          <w:sz w:val="24"/>
          <w:szCs w:val="24"/>
        </w:rPr>
      </w:pPr>
      <w:r w:rsidRPr="00033AD2">
        <w:rPr>
          <w:rFonts w:eastAsia="Times New Roman"/>
          <w:b/>
          <w:color w:val="000000"/>
          <w:sz w:val="24"/>
          <w:szCs w:val="24"/>
        </w:rPr>
        <w:t>Materials and Methods</w:t>
      </w:r>
    </w:p>
    <w:p w14:paraId="4E3571CE" w14:textId="77777777" w:rsidR="00033AD2" w:rsidRPr="00033AD2" w:rsidRDefault="00033AD2" w:rsidP="00033AD2">
      <w:pPr>
        <w:keepNext/>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Film growth and characterization</w:t>
      </w:r>
    </w:p>
    <w:p w14:paraId="735BD089" w14:textId="42D2D5C2" w:rsidR="00033AD2" w:rsidRPr="00033AD2" w:rsidRDefault="00033AD2" w:rsidP="007E2048">
      <w:pPr>
        <w:keepNext/>
        <w:pBdr>
          <w:top w:val="nil"/>
          <w:left w:val="nil"/>
          <w:bottom w:val="nil"/>
          <w:right w:val="nil"/>
          <w:between w:val="nil"/>
        </w:pBdr>
        <w:spacing w:line="480" w:lineRule="auto"/>
        <w:ind w:left="720"/>
        <w:jc w:val="both"/>
        <w:rPr>
          <w:rFonts w:eastAsia="Times New Roman"/>
          <w:color w:val="000000"/>
          <w:sz w:val="24"/>
          <w:szCs w:val="24"/>
        </w:rPr>
      </w:pPr>
      <w:bookmarkStart w:id="438" w:name="_3dy6vkm" w:colFirst="0" w:colLast="0"/>
      <w:bookmarkEnd w:id="438"/>
      <w:r w:rsidRPr="00033AD2">
        <w:rPr>
          <w:rFonts w:eastAsia="Times New Roman"/>
          <w:color w:val="000000"/>
          <w:sz w:val="24"/>
          <w:szCs w:val="24"/>
        </w:rPr>
        <w:t>Commercially available 100 nm thick YBCO films grown on STO substrates</w:t>
      </w:r>
      <w:r w:rsidR="0001513D">
        <w:rPr>
          <w:rFonts w:eastAsia="Times New Roman"/>
          <w:color w:val="000000"/>
          <w:sz w:val="24"/>
          <w:szCs w:val="24"/>
        </w:rPr>
        <w:t xml:space="preserve"> were </w:t>
      </w:r>
      <w:r w:rsidRPr="00033AD2">
        <w:rPr>
          <w:rFonts w:eastAsia="Times New Roman"/>
          <w:color w:val="000000"/>
          <w:sz w:val="24"/>
          <w:szCs w:val="24"/>
        </w:rPr>
        <w:t xml:space="preserve">purchased </w:t>
      </w:r>
      <w:r w:rsidR="0001513D">
        <w:rPr>
          <w:rFonts w:eastAsia="Times New Roman"/>
          <w:color w:val="000000"/>
          <w:sz w:val="24"/>
          <w:szCs w:val="24"/>
        </w:rPr>
        <w:t xml:space="preserve">from MTI Corporation for this experiment. The films, which were </w:t>
      </w:r>
      <w:r w:rsidR="0011460B">
        <w:rPr>
          <w:rFonts w:eastAsia="Times New Roman"/>
          <w:color w:val="000000"/>
          <w:sz w:val="24"/>
          <w:szCs w:val="24"/>
        </w:rPr>
        <w:t xml:space="preserve">delivered and </w:t>
      </w:r>
      <w:r w:rsidR="0001513D">
        <w:rPr>
          <w:rFonts w:eastAsia="Times New Roman"/>
          <w:color w:val="000000"/>
          <w:sz w:val="24"/>
          <w:szCs w:val="24"/>
        </w:rPr>
        <w:t>kept in a vacuum</w:t>
      </w:r>
      <w:r w:rsidR="0011460B">
        <w:rPr>
          <w:rFonts w:eastAsia="Times New Roman"/>
          <w:color w:val="000000"/>
          <w:sz w:val="24"/>
          <w:szCs w:val="24"/>
        </w:rPr>
        <w:t>-</w:t>
      </w:r>
      <w:r w:rsidR="0001513D">
        <w:rPr>
          <w:rFonts w:eastAsia="Times New Roman"/>
          <w:color w:val="000000"/>
          <w:sz w:val="24"/>
          <w:szCs w:val="24"/>
        </w:rPr>
        <w:t xml:space="preserve">sealed box prior to </w:t>
      </w:r>
      <w:proofErr w:type="spellStart"/>
      <w:r w:rsidR="0001513D">
        <w:rPr>
          <w:rFonts w:eastAsia="Times New Roman"/>
          <w:color w:val="000000"/>
          <w:sz w:val="24"/>
          <w:szCs w:val="24"/>
        </w:rPr>
        <w:t>Gd</w:t>
      </w:r>
      <w:proofErr w:type="spellEnd"/>
      <w:r w:rsidR="0001513D">
        <w:rPr>
          <w:rFonts w:eastAsia="Times New Roman"/>
          <w:color w:val="000000"/>
          <w:sz w:val="24"/>
          <w:szCs w:val="24"/>
        </w:rPr>
        <w:t xml:space="preserve"> deposition, were exposed to atmosphere for &lt; 1 h before</w:t>
      </w:r>
      <w:r w:rsidR="007E2048">
        <w:rPr>
          <w:rFonts w:eastAsia="Times New Roman"/>
          <w:color w:val="000000"/>
          <w:sz w:val="24"/>
          <w:szCs w:val="24"/>
        </w:rPr>
        <w:t xml:space="preserve"> being transferred to a high vacuum environment, where they were </w:t>
      </w:r>
      <w:r w:rsidRPr="00033AD2">
        <w:rPr>
          <w:rFonts w:eastAsia="Times New Roman"/>
          <w:color w:val="000000"/>
          <w:sz w:val="24"/>
          <w:szCs w:val="24"/>
        </w:rPr>
        <w:t xml:space="preserve">sputter coated with </w:t>
      </w:r>
      <w:proofErr w:type="spellStart"/>
      <w:r w:rsidRPr="00033AD2">
        <w:rPr>
          <w:rFonts w:eastAsia="Times New Roman"/>
          <w:color w:val="000000"/>
          <w:sz w:val="24"/>
          <w:szCs w:val="24"/>
        </w:rPr>
        <w:t>Gd</w:t>
      </w:r>
      <w:proofErr w:type="spellEnd"/>
      <w:r w:rsidRPr="00033AD2">
        <w:rPr>
          <w:rFonts w:eastAsia="Times New Roman"/>
          <w:color w:val="000000"/>
          <w:sz w:val="24"/>
          <w:szCs w:val="24"/>
        </w:rPr>
        <w:t xml:space="preserve"> (3 nm, 7 nm, 20 nm) and a Au (5 nm) protective capping layer using </w:t>
      </w:r>
      <w:proofErr w:type="spellStart"/>
      <w:r w:rsidRPr="00033AD2">
        <w:rPr>
          <w:rFonts w:eastAsia="Times New Roman"/>
          <w:color w:val="000000"/>
          <w:sz w:val="24"/>
          <w:szCs w:val="24"/>
        </w:rPr>
        <w:t>Ar</w:t>
      </w:r>
      <w:proofErr w:type="spellEnd"/>
      <w:r w:rsidRPr="00033AD2">
        <w:rPr>
          <w:rFonts w:eastAsia="Times New Roman"/>
          <w:color w:val="000000"/>
          <w:sz w:val="24"/>
          <w:szCs w:val="24"/>
        </w:rPr>
        <w:t xml:space="preserve"> </w:t>
      </w:r>
      <w:r w:rsidRPr="00FB0B5D">
        <w:rPr>
          <w:rFonts w:eastAsia="Times New Roman"/>
          <w:color w:val="000000"/>
          <w:sz w:val="24"/>
          <w:szCs w:val="24"/>
        </w:rPr>
        <w:t xml:space="preserve">gas at </w:t>
      </w:r>
      <m:oMath>
        <m:r>
          <w:rPr>
            <w:rFonts w:ascii="Cambria Math" w:eastAsia="Cambria" w:hAnsi="Cambria Math" w:cs="Cambria"/>
            <w:color w:val="000000"/>
            <w:sz w:val="24"/>
            <w:szCs w:val="24"/>
          </w:rPr>
          <m:t>0.67</m:t>
        </m:r>
      </m:oMath>
      <w:r w:rsidRPr="00FB0B5D">
        <w:rPr>
          <w:rFonts w:eastAsia="Times New Roman"/>
          <w:color w:val="000000"/>
          <w:sz w:val="24"/>
          <w:szCs w:val="24"/>
        </w:rPr>
        <w:t xml:space="preserve"> Pa</w:t>
      </w:r>
      <w:r w:rsidRPr="00033AD2">
        <w:rPr>
          <w:rFonts w:eastAsia="Times New Roman"/>
          <w:color w:val="000000"/>
          <w:sz w:val="24"/>
          <w:szCs w:val="24"/>
        </w:rPr>
        <w:t xml:space="preserve"> working pressure in a chamber with a base pressure of</w:t>
      </w:r>
      <w:r w:rsidRPr="00FB0B5D">
        <w:rPr>
          <w:rFonts w:eastAsia="Times New Roman"/>
          <w:color w:val="000000"/>
          <w:sz w:val="24"/>
          <w:szCs w:val="24"/>
        </w:rPr>
        <w:t xml:space="preserve"> </w:t>
      </w:r>
      <m:oMath>
        <m:r>
          <w:rPr>
            <w:rFonts w:ascii="Cambria Math" w:eastAsia="Cambria" w:hAnsi="Cambria Math" w:cs="Cambria"/>
            <w:color w:val="000000"/>
            <w:sz w:val="24"/>
            <w:szCs w:val="24"/>
          </w:rPr>
          <m:t>1×</m:t>
        </m:r>
        <m:sSup>
          <m:sSupPr>
            <m:ctrlPr>
              <w:rPr>
                <w:rFonts w:ascii="Cambria Math" w:eastAsia="Cambria" w:hAnsi="Cambria Math" w:cs="Cambria"/>
                <w:color w:val="000000"/>
                <w:sz w:val="24"/>
                <w:szCs w:val="24"/>
              </w:rPr>
            </m:ctrlPr>
          </m:sSupPr>
          <m:e>
            <m:r>
              <w:rPr>
                <w:rFonts w:ascii="Cambria Math" w:eastAsia="Cambria" w:hAnsi="Cambria Math" w:cs="Cambria"/>
                <w:color w:val="000000"/>
                <w:sz w:val="24"/>
                <w:szCs w:val="24"/>
              </w:rPr>
              <m:t>10</m:t>
            </m:r>
          </m:e>
          <m:sup>
            <m:r>
              <w:rPr>
                <w:rFonts w:ascii="Cambria Math" w:eastAsia="Cambria" w:hAnsi="Cambria Math" w:cs="Cambria"/>
                <w:color w:val="000000"/>
                <w:sz w:val="24"/>
                <w:szCs w:val="24"/>
              </w:rPr>
              <m:t>-5</m:t>
            </m:r>
          </m:sup>
        </m:sSup>
      </m:oMath>
      <w:r w:rsidRPr="00033AD2">
        <w:rPr>
          <w:rFonts w:eastAsia="Times New Roman"/>
          <w:color w:val="000000"/>
          <w:sz w:val="24"/>
          <w:szCs w:val="24"/>
        </w:rPr>
        <w:t xml:space="preserve"> Pa. XRD characterization, including </w:t>
      </w:r>
      <w:r w:rsidRPr="00FB0B5D">
        <w:rPr>
          <w:rFonts w:eastAsia="Times New Roman"/>
          <w:color w:val="000000"/>
          <w:sz w:val="24"/>
          <w:szCs w:val="24"/>
        </w:rPr>
        <w:t xml:space="preserve">both </w:t>
      </w:r>
      <m:oMath>
        <m:r>
          <w:rPr>
            <w:rFonts w:ascii="Cambria Math" w:eastAsia="Cambria" w:hAnsi="Cambria Math" w:cs="Cambria"/>
            <w:color w:val="000000"/>
            <w:sz w:val="24"/>
            <w:szCs w:val="24"/>
          </w:rPr>
          <m:t>θ-2θ</m:t>
        </m:r>
      </m:oMath>
      <w:r w:rsidRPr="00033AD2">
        <w:rPr>
          <w:rFonts w:eastAsia="Times New Roman"/>
          <w:color w:val="000000"/>
          <w:sz w:val="24"/>
          <w:szCs w:val="24"/>
        </w:rPr>
        <w:t xml:space="preserve"> symmetric scans and reciprocal space maps, was performed on a X-ray diffractometer equipped with parallel beam optics </w:t>
      </w:r>
      <w:r w:rsidRPr="00FB0B5D">
        <w:rPr>
          <w:rFonts w:eastAsia="Times New Roman"/>
          <w:color w:val="000000"/>
          <w:sz w:val="24"/>
          <w:szCs w:val="24"/>
        </w:rPr>
        <w:t xml:space="preserve">and Cu </w:t>
      </w:r>
      <m:oMath>
        <m:r>
          <w:rPr>
            <w:rFonts w:ascii="Cambria Math" w:eastAsia="Cambria" w:hAnsi="Cambria Math" w:cs="Cambria"/>
            <w:color w:val="000000"/>
            <w:sz w:val="24"/>
            <w:szCs w:val="24"/>
          </w:rPr>
          <m:t>K</m:t>
        </m:r>
        <m:sSub>
          <m:sSubPr>
            <m:ctrlPr>
              <w:rPr>
                <w:rFonts w:ascii="Cambria Math" w:eastAsia="Cambria" w:hAnsi="Cambria Math" w:cs="Cambria"/>
                <w:color w:val="000000"/>
                <w:sz w:val="24"/>
                <w:szCs w:val="24"/>
              </w:rPr>
            </m:ctrlPr>
          </m:sSubPr>
          <m:e>
            <m:r>
              <w:rPr>
                <w:rFonts w:ascii="Cambria Math" w:eastAsia="Cambria" w:hAnsi="Cambria Math" w:cs="Cambria"/>
                <w:color w:val="000000"/>
                <w:sz w:val="24"/>
                <w:szCs w:val="24"/>
              </w:rPr>
              <m:t>α</m:t>
            </m:r>
          </m:e>
          <m:sub>
            <m:r>
              <w:rPr>
                <w:rFonts w:ascii="Cambria Math" w:eastAsia="Cambria" w:hAnsi="Cambria Math" w:cs="Cambria"/>
                <w:color w:val="000000"/>
                <w:sz w:val="24"/>
                <w:szCs w:val="24"/>
              </w:rPr>
              <m:t>1</m:t>
            </m:r>
          </m:sub>
        </m:sSub>
      </m:oMath>
      <w:r w:rsidRPr="00FB0B5D">
        <w:rPr>
          <w:rFonts w:eastAsia="Times New Roman"/>
          <w:color w:val="000000"/>
          <w:sz w:val="24"/>
          <w:szCs w:val="24"/>
        </w:rPr>
        <w:t xml:space="preserve"> monochromator</w:t>
      </w:r>
      <w:r w:rsidRPr="00033AD2">
        <w:rPr>
          <w:rFonts w:eastAsia="Times New Roman"/>
          <w:color w:val="000000"/>
          <w:sz w:val="24"/>
          <w:szCs w:val="24"/>
        </w:rPr>
        <w:t>.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Pr>
          <w:rFonts w:eastAsia="Times New Roman"/>
          <w:color w:val="000000"/>
          <w:sz w:val="24"/>
          <w:szCs w:val="24"/>
        </w:rPr>
        <w:t xml:space="preserve"> </w:t>
      </w:r>
      <w:r w:rsidR="00467E83">
        <w:rPr>
          <w:rFonts w:eastAsia="Times New Roman"/>
          <w:color w:val="000000"/>
          <w:sz w:val="24"/>
          <w:szCs w:val="24"/>
        </w:rPr>
        <w:fldChar w:fldCharType="begin" w:fldLock="1"/>
      </w:r>
      <w:r w:rsidR="00ED6916">
        <w:rPr>
          <w:rFonts w:eastAsia="Times New Roman"/>
          <w:color w:val="000000"/>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35&lt;/i&gt;)","plainTextFormattedCitation":"(35)","previouslyFormattedCitation":"(&lt;i&gt;35&lt;/i&gt;)"},"properties":{"noteIndex":0},"schema":"https://github.com/citation-style-language/schema/raw/master/csl-citation.json"}</w:instrText>
      </w:r>
      <w:r w:rsidR="00467E83">
        <w:rPr>
          <w:rFonts w:eastAsia="Times New Roman"/>
          <w:color w:val="000000"/>
          <w:sz w:val="24"/>
          <w:szCs w:val="24"/>
        </w:rPr>
        <w:fldChar w:fldCharType="separate"/>
      </w:r>
      <w:r w:rsidR="00467E83" w:rsidRPr="00467E83">
        <w:rPr>
          <w:rFonts w:eastAsia="Times New Roman"/>
          <w:noProof/>
          <w:color w:val="000000"/>
          <w:sz w:val="24"/>
          <w:szCs w:val="24"/>
        </w:rPr>
        <w:t>(</w:t>
      </w:r>
      <w:r w:rsidR="00467E83" w:rsidRPr="00467E83">
        <w:rPr>
          <w:rFonts w:eastAsia="Times New Roman"/>
          <w:i/>
          <w:noProof/>
          <w:color w:val="000000"/>
          <w:sz w:val="24"/>
          <w:szCs w:val="24"/>
        </w:rPr>
        <w:t>35</w:t>
      </w:r>
      <w:r w:rsidR="00467E83" w:rsidRPr="00467E83">
        <w:rPr>
          <w:rFonts w:eastAsia="Times New Roman"/>
          <w:noProof/>
          <w:color w:val="000000"/>
          <w:sz w:val="24"/>
          <w:szCs w:val="24"/>
        </w:rPr>
        <w:t>)</w:t>
      </w:r>
      <w:r w:rsidR="00467E83">
        <w:rPr>
          <w:rFonts w:eastAsia="Times New Roman"/>
          <w:color w:val="000000"/>
          <w:sz w:val="24"/>
          <w:szCs w:val="24"/>
        </w:rPr>
        <w:fldChar w:fldCharType="end"/>
      </w:r>
      <w:r w:rsidRPr="00033AD2">
        <w:rPr>
          <w:rFonts w:eastAsia="Times New Roman"/>
          <w:color w:val="000000"/>
          <w:sz w:val="24"/>
          <w:szCs w:val="24"/>
        </w:rPr>
        <w:t xml:space="preserve">. The calculated SLD was determined by the calculating the sum of the volume-scaled atomic scattering lengths. XA measurements were performed at the Advanced Light Source on beamline 4.0.2 at room temperature in a grazing incidence (30°) geometry. Both fluorescence and electron yield (EY) modes were measured, but due to the capping layers no appreciable signal was measured in the EY mode. </w:t>
      </w:r>
      <w:proofErr w:type="spellStart"/>
      <w:r w:rsidRPr="00033AD2">
        <w:rPr>
          <w:rFonts w:eastAsia="Times New Roman"/>
          <w:color w:val="000000"/>
          <w:sz w:val="24"/>
          <w:szCs w:val="24"/>
        </w:rPr>
        <w:t>Magnetometry</w:t>
      </w:r>
      <w:proofErr w:type="spellEnd"/>
      <w:r w:rsidRPr="00033AD2">
        <w:rPr>
          <w:rFonts w:eastAsia="Times New Roman"/>
          <w:color w:val="000000"/>
          <w:sz w:val="24"/>
          <w:szCs w:val="24"/>
        </w:rPr>
        <w:t xml:space="preserve"> measurements were performed</w:t>
      </w:r>
      <w:r w:rsidR="006B2F1E">
        <w:rPr>
          <w:rFonts w:eastAsia="Times New Roman"/>
          <w:color w:val="000000"/>
          <w:sz w:val="24"/>
          <w:szCs w:val="24"/>
        </w:rPr>
        <w:t xml:space="preserve"> by first cooling the samples to 5 K in zero field; a </w:t>
      </w:r>
      <w:r w:rsidRPr="00033AD2">
        <w:rPr>
          <w:rFonts w:eastAsia="Times New Roman"/>
          <w:color w:val="000000"/>
          <w:sz w:val="24"/>
          <w:szCs w:val="24"/>
        </w:rPr>
        <w:t xml:space="preserve">field of 1 </w:t>
      </w:r>
      <w:proofErr w:type="spellStart"/>
      <w:r w:rsidRPr="00033AD2">
        <w:rPr>
          <w:rFonts w:eastAsia="Times New Roman"/>
          <w:color w:val="000000"/>
          <w:sz w:val="24"/>
          <w:szCs w:val="24"/>
        </w:rPr>
        <w:t>mT</w:t>
      </w:r>
      <w:proofErr w:type="spellEnd"/>
      <w:r w:rsidR="006B2F1E">
        <w:rPr>
          <w:rFonts w:eastAsia="Times New Roman"/>
          <w:color w:val="000000"/>
          <w:sz w:val="24"/>
          <w:szCs w:val="24"/>
        </w:rPr>
        <w:t xml:space="preserve"> was then applied, and the magnetic moment </w:t>
      </w:r>
      <w:r w:rsidR="006B2F1E">
        <w:rPr>
          <w:rFonts w:eastAsia="Times New Roman"/>
          <w:color w:val="000000"/>
          <w:sz w:val="24"/>
          <w:szCs w:val="24"/>
        </w:rPr>
        <w:lastRenderedPageBreak/>
        <w:t>was recorded as the sample warmed back to 100 K</w:t>
      </w:r>
      <w:r w:rsidRPr="00033AD2">
        <w:rPr>
          <w:rFonts w:eastAsia="Times New Roman"/>
          <w:color w:val="000000"/>
          <w:sz w:val="24"/>
          <w:szCs w:val="24"/>
        </w:rPr>
        <w:t xml:space="preserve">. To reduce stray magnetic fields, the magnet was purged before each measurement. </w:t>
      </w:r>
      <w:r w:rsidR="003F6BEC">
        <w:rPr>
          <w:rFonts w:eastAsia="Times New Roman"/>
          <w:color w:val="000000"/>
          <w:sz w:val="24"/>
          <w:szCs w:val="24"/>
        </w:rPr>
        <w:t xml:space="preserve">The transition temperatures quoted from the </w:t>
      </w:r>
      <w:proofErr w:type="spellStart"/>
      <w:r w:rsidR="003F6BEC">
        <w:rPr>
          <w:rFonts w:eastAsia="Times New Roman"/>
          <w:color w:val="000000"/>
          <w:sz w:val="24"/>
          <w:szCs w:val="24"/>
        </w:rPr>
        <w:t>magnetometry</w:t>
      </w:r>
      <w:proofErr w:type="spellEnd"/>
      <w:r w:rsidR="003F6BEC">
        <w:rPr>
          <w:rFonts w:eastAsia="Times New Roman"/>
          <w:color w:val="000000"/>
          <w:sz w:val="24"/>
          <w:szCs w:val="24"/>
        </w:rPr>
        <w:t xml:space="preserve"> were acquired by taking the midpoint of the </w:t>
      </w:r>
      <m:oMath>
        <m:r>
          <w:rPr>
            <w:rFonts w:ascii="Cambria Math" w:eastAsia="Times New Roman" w:hAnsi="Cambria Math"/>
            <w:color w:val="000000"/>
            <w:sz w:val="24"/>
            <w:szCs w:val="24"/>
          </w:rPr>
          <m:t>M(T)</m:t>
        </m:r>
      </m:oMath>
      <w:r w:rsidR="003F6BEC">
        <w:rPr>
          <w:rFonts w:eastAsia="Times New Roman"/>
          <w:color w:val="000000"/>
          <w:sz w:val="24"/>
          <w:szCs w:val="24"/>
        </w:rPr>
        <w:t xml:space="preserve"> curves. </w:t>
      </w:r>
      <w:r w:rsidRPr="00033AD2">
        <w:rPr>
          <w:rFonts w:eastAsia="Times New Roman"/>
          <w:color w:val="000000"/>
          <w:sz w:val="24"/>
          <w:szCs w:val="24"/>
        </w:rPr>
        <w:t xml:space="preserve">Resistivity was measured using a four-contact Van der </w:t>
      </w:r>
      <w:proofErr w:type="spellStart"/>
      <w:r w:rsidRPr="00033AD2">
        <w:rPr>
          <w:rFonts w:eastAsia="Times New Roman"/>
          <w:color w:val="000000"/>
          <w:sz w:val="24"/>
          <w:szCs w:val="24"/>
        </w:rPr>
        <w:t>Pauw</w:t>
      </w:r>
      <w:proofErr w:type="spellEnd"/>
      <w:r w:rsidRPr="00033AD2">
        <w:rPr>
          <w:rFonts w:eastAsia="Times New Roman"/>
          <w:color w:val="000000"/>
          <w:sz w:val="24"/>
          <w:szCs w:val="24"/>
        </w:rPr>
        <w:t xml:space="preserve"> geometry. The current used was 100 µA at frequency of 173 Hz. The magnetic field at the sample was set to zero before the measurement by setting the temperature to the midpoint of the superconducting transition before adjusting the applied field to minimize the resistivity.</w:t>
      </w:r>
    </w:p>
    <w:p w14:paraId="4070E3B4" w14:textId="77777777" w:rsidR="008573F1" w:rsidRPr="007178BF" w:rsidRDefault="008573F1" w:rsidP="00AC2069">
      <w:pPr>
        <w:pStyle w:val="Paragraph"/>
        <w:spacing w:before="0"/>
        <w:ind w:firstLine="0"/>
      </w:pPr>
    </w:p>
    <w:p w14:paraId="1427CC5E" w14:textId="77777777" w:rsidR="0072244C" w:rsidRDefault="0072244C">
      <w:pPr>
        <w:rPr>
          <w:ins w:id="439" w:author="Kai Liu" w:date="2018-10-09T02:01:00Z"/>
          <w:rFonts w:eastAsia="Times New Roman"/>
          <w:b/>
          <w:bCs/>
          <w:kern w:val="28"/>
          <w:sz w:val="24"/>
          <w:szCs w:val="24"/>
        </w:rPr>
      </w:pPr>
      <w:ins w:id="440" w:author="Kai Liu" w:date="2018-10-09T02:01:00Z">
        <w:r>
          <w:br w:type="page"/>
        </w:r>
      </w:ins>
    </w:p>
    <w:p w14:paraId="45DC5911" w14:textId="141C1394" w:rsidR="00677536" w:rsidRPr="007178BF" w:rsidRDefault="007E1FBC" w:rsidP="00AC2069">
      <w:pPr>
        <w:pStyle w:val="Refhead"/>
        <w:spacing w:before="0" w:after="0"/>
      </w:pPr>
      <w:commentRangeStart w:id="441"/>
      <w:r w:rsidRPr="007178BF">
        <w:lastRenderedPageBreak/>
        <w:t>References</w:t>
      </w:r>
      <w:commentRangeEnd w:id="441"/>
      <w:r w:rsidR="0072244C">
        <w:rPr>
          <w:rStyle w:val="CommentReference"/>
          <w:b w:val="0"/>
          <w:bCs w:val="0"/>
          <w:kern w:val="0"/>
        </w:rPr>
        <w:commentReference w:id="441"/>
      </w:r>
    </w:p>
    <w:p w14:paraId="7BE40A76" w14:textId="77777777" w:rsidR="00E509CD" w:rsidRPr="007178BF" w:rsidRDefault="00E509CD" w:rsidP="00AC2069">
      <w:pPr>
        <w:pStyle w:val="Refhead"/>
        <w:spacing w:before="0" w:after="0"/>
      </w:pPr>
    </w:p>
    <w:p w14:paraId="5B68EAE7" w14:textId="715871E7" w:rsidR="007137E7" w:rsidRPr="007137E7" w:rsidRDefault="00F41019" w:rsidP="007137E7">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7137E7" w:rsidRPr="007137E7">
        <w:rPr>
          <w:noProof/>
          <w:sz w:val="24"/>
          <w:szCs w:val="24"/>
        </w:rPr>
        <w:t xml:space="preserve">1. </w:t>
      </w:r>
      <w:r w:rsidR="007137E7" w:rsidRPr="007137E7">
        <w:rPr>
          <w:noProof/>
          <w:sz w:val="24"/>
          <w:szCs w:val="24"/>
        </w:rPr>
        <w:tab/>
        <w:t xml:space="preserve">R. J. Cava </w:t>
      </w:r>
      <w:r w:rsidR="007137E7" w:rsidRPr="007137E7">
        <w:rPr>
          <w:i/>
          <w:iCs/>
          <w:noProof/>
          <w:sz w:val="24"/>
          <w:szCs w:val="24"/>
        </w:rPr>
        <w:t>et al.</w:t>
      </w:r>
      <w:r w:rsidR="007137E7" w:rsidRPr="007137E7">
        <w:rPr>
          <w:noProof/>
          <w:sz w:val="24"/>
          <w:szCs w:val="24"/>
        </w:rPr>
        <w:t>, Structural anomalies at the disappearance of superconductivity in Ba</w:t>
      </w:r>
      <w:r w:rsidR="007137E7" w:rsidRPr="007137E7">
        <w:rPr>
          <w:noProof/>
          <w:sz w:val="24"/>
          <w:szCs w:val="24"/>
          <w:vertAlign w:val="subscript"/>
        </w:rPr>
        <w:t>2</w:t>
      </w:r>
      <w:r w:rsidR="007137E7" w:rsidRPr="007137E7">
        <w:rPr>
          <w:noProof/>
          <w:sz w:val="24"/>
          <w:szCs w:val="24"/>
        </w:rPr>
        <w:t>YCu</w:t>
      </w:r>
      <w:r w:rsidR="007137E7" w:rsidRPr="007137E7">
        <w:rPr>
          <w:noProof/>
          <w:sz w:val="24"/>
          <w:szCs w:val="24"/>
          <w:vertAlign w:val="subscript"/>
        </w:rPr>
        <w:t>3</w:t>
      </w:r>
      <w:r w:rsidR="007137E7" w:rsidRPr="007137E7">
        <w:rPr>
          <w:noProof/>
          <w:sz w:val="24"/>
          <w:szCs w:val="24"/>
        </w:rPr>
        <w:t>O</w:t>
      </w:r>
      <w:r w:rsidR="007137E7" w:rsidRPr="007137E7">
        <w:rPr>
          <w:noProof/>
          <w:sz w:val="24"/>
          <w:szCs w:val="24"/>
          <w:vertAlign w:val="subscript"/>
        </w:rPr>
        <w:t>7−δ</w:t>
      </w:r>
      <w:r w:rsidR="007137E7" w:rsidRPr="007137E7">
        <w:rPr>
          <w:noProof/>
          <w:sz w:val="24"/>
          <w:szCs w:val="24"/>
        </w:rPr>
        <w:t xml:space="preserve">: Evidence for charge transfer from chains to planes. </w:t>
      </w:r>
      <w:r w:rsidR="007137E7" w:rsidRPr="007137E7">
        <w:rPr>
          <w:i/>
          <w:iCs/>
          <w:noProof/>
          <w:sz w:val="24"/>
          <w:szCs w:val="24"/>
        </w:rPr>
        <w:t>Phys. C Supercond.</w:t>
      </w:r>
      <w:r w:rsidR="007137E7" w:rsidRPr="007137E7">
        <w:rPr>
          <w:noProof/>
          <w:sz w:val="24"/>
          <w:szCs w:val="24"/>
        </w:rPr>
        <w:t xml:space="preserve"> </w:t>
      </w:r>
      <w:r w:rsidR="007137E7" w:rsidRPr="007137E7">
        <w:rPr>
          <w:b/>
          <w:bCs/>
          <w:noProof/>
          <w:sz w:val="24"/>
          <w:szCs w:val="24"/>
        </w:rPr>
        <w:t>156</w:t>
      </w:r>
      <w:r w:rsidR="007137E7" w:rsidRPr="007137E7">
        <w:rPr>
          <w:noProof/>
          <w:sz w:val="24"/>
          <w:szCs w:val="24"/>
        </w:rPr>
        <w:t>, 523–527 (1988).</w:t>
      </w:r>
    </w:p>
    <w:p w14:paraId="6308860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 </w:t>
      </w:r>
      <w:r w:rsidRPr="007137E7">
        <w:rPr>
          <w:noProof/>
          <w:sz w:val="24"/>
          <w:szCs w:val="24"/>
        </w:rPr>
        <w:tab/>
        <w:t xml:space="preserve">S. Blanco-Canosa </w:t>
      </w:r>
      <w:r w:rsidRPr="007137E7">
        <w:rPr>
          <w:i/>
          <w:iCs/>
          <w:noProof/>
          <w:sz w:val="24"/>
          <w:szCs w:val="24"/>
        </w:rPr>
        <w:t>et al.</w:t>
      </w:r>
      <w:r w:rsidRPr="007137E7">
        <w:rPr>
          <w:noProof/>
          <w:sz w:val="24"/>
          <w:szCs w:val="24"/>
        </w:rPr>
        <w:t>, Resonant X-ray Scattering Study of Charge Density Wave Correlations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6+x</w:t>
      </w:r>
      <w:r w:rsidRPr="007137E7">
        <w:rPr>
          <w:noProof/>
          <w:sz w:val="24"/>
          <w:szCs w:val="24"/>
        </w:rPr>
        <w:t xml:space="preserve">. </w:t>
      </w:r>
      <w:r w:rsidRPr="007137E7">
        <w:rPr>
          <w:i/>
          <w:iCs/>
          <w:noProof/>
          <w:sz w:val="24"/>
          <w:szCs w:val="24"/>
        </w:rPr>
        <w:t>Phys. Rev. B</w:t>
      </w:r>
      <w:r w:rsidRPr="007137E7">
        <w:rPr>
          <w:noProof/>
          <w:sz w:val="24"/>
          <w:szCs w:val="24"/>
        </w:rPr>
        <w:t xml:space="preserve">. </w:t>
      </w:r>
      <w:r w:rsidRPr="007137E7">
        <w:rPr>
          <w:b/>
          <w:bCs/>
          <w:noProof/>
          <w:sz w:val="24"/>
          <w:szCs w:val="24"/>
        </w:rPr>
        <w:t>90</w:t>
      </w:r>
      <w:r w:rsidRPr="007137E7">
        <w:rPr>
          <w:noProof/>
          <w:sz w:val="24"/>
          <w:szCs w:val="24"/>
        </w:rPr>
        <w:t>, 054513 (2014).</w:t>
      </w:r>
    </w:p>
    <w:p w14:paraId="590B43F0" w14:textId="33A41908"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 </w:t>
      </w:r>
      <w:r w:rsidRPr="007137E7">
        <w:rPr>
          <w:noProof/>
          <w:sz w:val="24"/>
          <w:szCs w:val="24"/>
        </w:rPr>
        <w:tab/>
        <w:t>M. R. Presland, J. L. Tallon, R. G. Buckley, R. S. Liu, N. E. Flower, General trends in oxygen stoichiometry effects on T</w:t>
      </w:r>
      <w:r w:rsidRPr="007137E7">
        <w:rPr>
          <w:noProof/>
          <w:sz w:val="24"/>
          <w:szCs w:val="24"/>
          <w:vertAlign w:val="subscript"/>
        </w:rPr>
        <w:t>c</w:t>
      </w:r>
      <w:r w:rsidRPr="007137E7">
        <w:rPr>
          <w:noProof/>
          <w:sz w:val="24"/>
          <w:szCs w:val="24"/>
        </w:rPr>
        <w:t xml:space="preserve"> in Bi and Tl superconductors. </w:t>
      </w:r>
      <w:r w:rsidRPr="007137E7">
        <w:rPr>
          <w:i/>
          <w:iCs/>
          <w:noProof/>
          <w:sz w:val="24"/>
          <w:szCs w:val="24"/>
        </w:rPr>
        <w:t>Phys. C</w:t>
      </w:r>
      <w:ins w:id="442" w:author="Kai Liu" w:date="2018-10-09T02:07:00Z">
        <w:r w:rsidR="0072244C">
          <w:rPr>
            <w:i/>
            <w:iCs/>
            <w:noProof/>
            <w:sz w:val="24"/>
            <w:szCs w:val="24"/>
          </w:rPr>
          <w:t xml:space="preserve"> </w:t>
        </w:r>
      </w:ins>
      <w:del w:id="443" w:author="Kai Liu" w:date="2018-10-09T02:07:00Z">
        <w:r w:rsidRPr="007137E7" w:rsidDel="0072244C">
          <w:rPr>
            <w:i/>
            <w:iCs/>
            <w:noProof/>
            <w:sz w:val="24"/>
            <w:szCs w:val="24"/>
          </w:rPr>
          <w:delText xml:space="preserve"> Supercond. its Appl.</w:delText>
        </w:r>
        <w:r w:rsidRPr="007137E7" w:rsidDel="0072244C">
          <w:rPr>
            <w:noProof/>
            <w:sz w:val="24"/>
            <w:szCs w:val="24"/>
          </w:rPr>
          <w:delText xml:space="preserve"> </w:delText>
        </w:r>
      </w:del>
      <w:r w:rsidRPr="007137E7">
        <w:rPr>
          <w:b/>
          <w:bCs/>
          <w:noProof/>
          <w:sz w:val="24"/>
          <w:szCs w:val="24"/>
        </w:rPr>
        <w:t>176</w:t>
      </w:r>
      <w:r w:rsidRPr="007137E7">
        <w:rPr>
          <w:noProof/>
          <w:sz w:val="24"/>
          <w:szCs w:val="24"/>
        </w:rPr>
        <w:t>, 95–105 (1991).</w:t>
      </w:r>
    </w:p>
    <w:p w14:paraId="203A3644"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4. </w:t>
      </w:r>
      <w:r w:rsidRPr="007137E7">
        <w:rPr>
          <w:noProof/>
          <w:sz w:val="24"/>
          <w:szCs w:val="24"/>
        </w:rPr>
        <w:tab/>
        <w:t xml:space="preserve">P. A. Lee, N. Nagaosa, X. G. Wen, Doping a Mott insulator: Physics of high-temperature superconductivity. </w:t>
      </w:r>
      <w:r w:rsidRPr="007137E7">
        <w:rPr>
          <w:i/>
          <w:iCs/>
          <w:noProof/>
          <w:sz w:val="24"/>
          <w:szCs w:val="24"/>
        </w:rPr>
        <w:t>Rev. Mod. Phys.</w:t>
      </w:r>
      <w:r w:rsidRPr="007137E7">
        <w:rPr>
          <w:noProof/>
          <w:sz w:val="24"/>
          <w:szCs w:val="24"/>
        </w:rPr>
        <w:t xml:space="preserve"> </w:t>
      </w:r>
      <w:r w:rsidRPr="007137E7">
        <w:rPr>
          <w:b/>
          <w:bCs/>
          <w:noProof/>
          <w:sz w:val="24"/>
          <w:szCs w:val="24"/>
        </w:rPr>
        <w:t>78</w:t>
      </w:r>
      <w:r w:rsidRPr="007137E7">
        <w:rPr>
          <w:noProof/>
          <w:sz w:val="24"/>
          <w:szCs w:val="24"/>
        </w:rPr>
        <w:t xml:space="preserve"> (2006).</w:t>
      </w:r>
    </w:p>
    <w:p w14:paraId="74408DA4" w14:textId="7B69CABA"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5. </w:t>
      </w:r>
      <w:r w:rsidRPr="007137E7">
        <w:rPr>
          <w:noProof/>
          <w:sz w:val="24"/>
          <w:szCs w:val="24"/>
        </w:rPr>
        <w:tab/>
        <w:t>W. A. Groen, D. M. de Leeuw, G. P. J. Geelen, Hole concentration and T</w:t>
      </w:r>
      <w:r w:rsidRPr="007137E7">
        <w:rPr>
          <w:noProof/>
          <w:sz w:val="24"/>
          <w:szCs w:val="24"/>
          <w:vertAlign w:val="subscript"/>
        </w:rPr>
        <w:t>c</w:t>
      </w:r>
      <w:r w:rsidRPr="007137E7">
        <w:rPr>
          <w:noProof/>
          <w:sz w:val="24"/>
          <w:szCs w:val="24"/>
        </w:rPr>
        <w:t xml:space="preserve"> in Bi</w:t>
      </w:r>
      <w:r w:rsidRPr="007137E7">
        <w:rPr>
          <w:noProof/>
          <w:sz w:val="24"/>
          <w:szCs w:val="24"/>
          <w:vertAlign w:val="subscript"/>
        </w:rPr>
        <w:t>2</w:t>
      </w:r>
      <w:r w:rsidRPr="007137E7">
        <w:rPr>
          <w:noProof/>
          <w:sz w:val="24"/>
          <w:szCs w:val="24"/>
        </w:rPr>
        <w:t>Sr</w:t>
      </w:r>
      <w:r w:rsidRPr="007137E7">
        <w:rPr>
          <w:noProof/>
          <w:sz w:val="24"/>
          <w:szCs w:val="24"/>
          <w:vertAlign w:val="subscript"/>
        </w:rPr>
        <w:t>2</w:t>
      </w:r>
      <w:r w:rsidRPr="007137E7">
        <w:rPr>
          <w:noProof/>
          <w:sz w:val="24"/>
          <w:szCs w:val="24"/>
        </w:rPr>
        <w:t>CuO</w:t>
      </w:r>
      <w:r w:rsidRPr="007137E7">
        <w:rPr>
          <w:noProof/>
          <w:sz w:val="24"/>
          <w:szCs w:val="24"/>
          <w:vertAlign w:val="subscript"/>
        </w:rPr>
        <w:t>6+δ</w:t>
      </w:r>
      <w:r w:rsidRPr="007137E7">
        <w:rPr>
          <w:noProof/>
          <w:sz w:val="24"/>
          <w:szCs w:val="24"/>
        </w:rPr>
        <w:t xml:space="preserve">. </w:t>
      </w:r>
      <w:r w:rsidRPr="007137E7">
        <w:rPr>
          <w:i/>
          <w:iCs/>
          <w:noProof/>
          <w:sz w:val="24"/>
          <w:szCs w:val="24"/>
        </w:rPr>
        <w:t xml:space="preserve">Phys. C </w:t>
      </w:r>
      <w:del w:id="444" w:author="Kai Liu" w:date="2018-10-09T02:07:00Z">
        <w:r w:rsidRPr="007137E7" w:rsidDel="0072244C">
          <w:rPr>
            <w:i/>
            <w:iCs/>
            <w:noProof/>
            <w:sz w:val="24"/>
            <w:szCs w:val="24"/>
          </w:rPr>
          <w:delText>Supercond. its Appl.</w:delText>
        </w:r>
        <w:r w:rsidRPr="007137E7" w:rsidDel="0072244C">
          <w:rPr>
            <w:noProof/>
            <w:sz w:val="24"/>
            <w:szCs w:val="24"/>
          </w:rPr>
          <w:delText xml:space="preserve"> </w:delText>
        </w:r>
      </w:del>
      <w:r w:rsidRPr="007137E7">
        <w:rPr>
          <w:b/>
          <w:bCs/>
          <w:noProof/>
          <w:sz w:val="24"/>
          <w:szCs w:val="24"/>
        </w:rPr>
        <w:t>165</w:t>
      </w:r>
      <w:r w:rsidRPr="007137E7">
        <w:rPr>
          <w:noProof/>
          <w:sz w:val="24"/>
          <w:szCs w:val="24"/>
        </w:rPr>
        <w:t>, 305–307 (1990).</w:t>
      </w:r>
    </w:p>
    <w:p w14:paraId="6B86BC9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6. </w:t>
      </w:r>
      <w:r w:rsidRPr="007137E7">
        <w:rPr>
          <w:noProof/>
          <w:sz w:val="24"/>
          <w:szCs w:val="24"/>
        </w:rPr>
        <w:tab/>
        <w:t xml:space="preserve">R. G. Humphreys </w:t>
      </w:r>
      <w:r w:rsidRPr="007137E7">
        <w:rPr>
          <w:i/>
          <w:iCs/>
          <w:noProof/>
          <w:sz w:val="24"/>
          <w:szCs w:val="24"/>
        </w:rPr>
        <w:t>et al.</w:t>
      </w:r>
      <w:r w:rsidRPr="007137E7">
        <w:rPr>
          <w:noProof/>
          <w:sz w:val="24"/>
          <w:szCs w:val="24"/>
        </w:rPr>
        <w:t>, Physical vapour deposition techniques for the growth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thin films. </w:t>
      </w:r>
      <w:r w:rsidRPr="007137E7">
        <w:rPr>
          <w:i/>
          <w:iCs/>
          <w:noProof/>
          <w:sz w:val="24"/>
          <w:szCs w:val="24"/>
        </w:rPr>
        <w:t>Supercond. Sci. Technol.</w:t>
      </w:r>
      <w:r w:rsidRPr="007137E7">
        <w:rPr>
          <w:noProof/>
          <w:sz w:val="24"/>
          <w:szCs w:val="24"/>
        </w:rPr>
        <w:t xml:space="preserve"> </w:t>
      </w:r>
      <w:r w:rsidRPr="007137E7">
        <w:rPr>
          <w:b/>
          <w:bCs/>
          <w:noProof/>
          <w:sz w:val="24"/>
          <w:szCs w:val="24"/>
        </w:rPr>
        <w:t>3</w:t>
      </w:r>
      <w:r w:rsidRPr="007137E7">
        <w:rPr>
          <w:noProof/>
          <w:sz w:val="24"/>
          <w:szCs w:val="24"/>
        </w:rPr>
        <w:t>, 38–52 (1990).</w:t>
      </w:r>
    </w:p>
    <w:p w14:paraId="2AFE025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7. </w:t>
      </w:r>
      <w:r w:rsidRPr="007137E7">
        <w:rPr>
          <w:noProof/>
          <w:sz w:val="24"/>
          <w:szCs w:val="24"/>
        </w:rPr>
        <w:tab/>
        <w:t xml:space="preserve">A. M. Perez-Muñoz </w:t>
      </w:r>
      <w:r w:rsidRPr="007137E7">
        <w:rPr>
          <w:i/>
          <w:iCs/>
          <w:noProof/>
          <w:sz w:val="24"/>
          <w:szCs w:val="24"/>
        </w:rPr>
        <w:t>et al.</w:t>
      </w:r>
      <w:r w:rsidRPr="007137E7">
        <w:rPr>
          <w:noProof/>
          <w:sz w:val="24"/>
          <w:szCs w:val="24"/>
        </w:rPr>
        <w:t>, In operando evidence of deoxygenation in ionic liquid gating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7-X</w:t>
      </w:r>
      <w:r w:rsidRPr="007137E7">
        <w:rPr>
          <w:noProof/>
          <w:sz w:val="24"/>
          <w:szCs w:val="24"/>
        </w:rPr>
        <w:t xml:space="preserve">. </w:t>
      </w:r>
      <w:r w:rsidRPr="007137E7">
        <w:rPr>
          <w:i/>
          <w:iCs/>
          <w:noProof/>
          <w:sz w:val="24"/>
          <w:szCs w:val="24"/>
        </w:rPr>
        <w:t>Proc. Natl. Acad. Sci.</w:t>
      </w:r>
      <w:r w:rsidRPr="007137E7">
        <w:rPr>
          <w:noProof/>
          <w:sz w:val="24"/>
          <w:szCs w:val="24"/>
        </w:rPr>
        <w:t xml:space="preserve"> </w:t>
      </w:r>
      <w:r w:rsidRPr="007137E7">
        <w:rPr>
          <w:b/>
          <w:bCs/>
          <w:noProof/>
          <w:sz w:val="24"/>
          <w:szCs w:val="24"/>
        </w:rPr>
        <w:t>114</w:t>
      </w:r>
      <w:r w:rsidRPr="007137E7">
        <w:rPr>
          <w:noProof/>
          <w:sz w:val="24"/>
          <w:szCs w:val="24"/>
        </w:rPr>
        <w:t>, 215–220 (2017).</w:t>
      </w:r>
    </w:p>
    <w:p w14:paraId="6DAC857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8. </w:t>
      </w:r>
      <w:r w:rsidRPr="007137E7">
        <w:rPr>
          <w:noProof/>
          <w:sz w:val="24"/>
          <w:szCs w:val="24"/>
        </w:rPr>
        <w:tab/>
        <w:t xml:space="preserve">L. Zhang </w:t>
      </w:r>
      <w:r w:rsidRPr="007137E7">
        <w:rPr>
          <w:i/>
          <w:iCs/>
          <w:noProof/>
          <w:sz w:val="24"/>
          <w:szCs w:val="24"/>
        </w:rPr>
        <w:t>et al.</w:t>
      </w:r>
      <w:r w:rsidRPr="007137E7">
        <w:rPr>
          <w:noProof/>
          <w:sz w:val="24"/>
          <w:szCs w:val="24"/>
        </w:rPr>
        <w:t>, The Mechanism of Electrolyte Gating on High-T</w:t>
      </w:r>
      <w:r w:rsidRPr="007137E7">
        <w:rPr>
          <w:noProof/>
          <w:sz w:val="24"/>
          <w:szCs w:val="24"/>
          <w:vertAlign w:val="subscript"/>
        </w:rPr>
        <w:t>c</w:t>
      </w:r>
      <w:r w:rsidRPr="007137E7">
        <w:rPr>
          <w:noProof/>
          <w:sz w:val="24"/>
          <w:szCs w:val="24"/>
        </w:rPr>
        <w:t xml:space="preserve"> Cuprates: The Role of Oxygen Migration and Electrostatics. </w:t>
      </w:r>
      <w:r w:rsidRPr="007137E7">
        <w:rPr>
          <w:i/>
          <w:iCs/>
          <w:noProof/>
          <w:sz w:val="24"/>
          <w:szCs w:val="24"/>
        </w:rPr>
        <w:t>ACS Nano</w:t>
      </w:r>
      <w:r w:rsidRPr="007137E7">
        <w:rPr>
          <w:noProof/>
          <w:sz w:val="24"/>
          <w:szCs w:val="24"/>
        </w:rPr>
        <w:t xml:space="preserve">. </w:t>
      </w:r>
      <w:r w:rsidRPr="007137E7">
        <w:rPr>
          <w:b/>
          <w:bCs/>
          <w:noProof/>
          <w:sz w:val="24"/>
          <w:szCs w:val="24"/>
        </w:rPr>
        <w:t>11</w:t>
      </w:r>
      <w:r w:rsidRPr="007137E7">
        <w:rPr>
          <w:noProof/>
          <w:sz w:val="24"/>
          <w:szCs w:val="24"/>
        </w:rPr>
        <w:t>, 9950–9956 (2017).</w:t>
      </w:r>
    </w:p>
    <w:p w14:paraId="0E891979"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9. </w:t>
      </w:r>
      <w:r w:rsidRPr="007137E7">
        <w:rPr>
          <w:noProof/>
          <w:sz w:val="24"/>
          <w:szCs w:val="24"/>
        </w:rPr>
        <w:tab/>
        <w:t xml:space="preserve">D. A. Gilbert </w:t>
      </w:r>
      <w:r w:rsidRPr="007137E7">
        <w:rPr>
          <w:i/>
          <w:iCs/>
          <w:noProof/>
          <w:sz w:val="24"/>
          <w:szCs w:val="24"/>
        </w:rPr>
        <w:t>et al.</w:t>
      </w:r>
      <w:r w:rsidRPr="007137E7">
        <w:rPr>
          <w:noProof/>
          <w:sz w:val="24"/>
          <w:szCs w:val="24"/>
        </w:rPr>
        <w:t xml:space="preserve">, Controllable positive exchange bias via redox-driven oxygen migration. </w:t>
      </w:r>
      <w:r w:rsidRPr="007137E7">
        <w:rPr>
          <w:i/>
          <w:iCs/>
          <w:noProof/>
          <w:sz w:val="24"/>
          <w:szCs w:val="24"/>
        </w:rPr>
        <w:t>Nat. Commun.</w:t>
      </w:r>
      <w:r w:rsidRPr="007137E7">
        <w:rPr>
          <w:noProof/>
          <w:sz w:val="24"/>
          <w:szCs w:val="24"/>
        </w:rPr>
        <w:t xml:space="preserve"> </w:t>
      </w:r>
      <w:r w:rsidRPr="007137E7">
        <w:rPr>
          <w:b/>
          <w:bCs/>
          <w:noProof/>
          <w:sz w:val="24"/>
          <w:szCs w:val="24"/>
        </w:rPr>
        <w:t>7</w:t>
      </w:r>
      <w:r w:rsidRPr="007137E7">
        <w:rPr>
          <w:noProof/>
          <w:sz w:val="24"/>
          <w:szCs w:val="24"/>
        </w:rPr>
        <w:t>, 11050 (2016).</w:t>
      </w:r>
    </w:p>
    <w:p w14:paraId="3CA2F885"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10. </w:t>
      </w:r>
      <w:r w:rsidRPr="007137E7">
        <w:rPr>
          <w:noProof/>
          <w:sz w:val="24"/>
          <w:szCs w:val="24"/>
        </w:rPr>
        <w:tab/>
        <w:t xml:space="preserve">A. J. Grutter </w:t>
      </w:r>
      <w:r w:rsidRPr="007137E7">
        <w:rPr>
          <w:i/>
          <w:iCs/>
          <w:noProof/>
          <w:sz w:val="24"/>
          <w:szCs w:val="24"/>
        </w:rPr>
        <w:t>et al.</w:t>
      </w:r>
      <w:r w:rsidRPr="007137E7">
        <w:rPr>
          <w:noProof/>
          <w:sz w:val="24"/>
          <w:szCs w:val="24"/>
        </w:rPr>
        <w:t>, Reversible control of magnetism in La</w:t>
      </w:r>
      <w:r w:rsidRPr="007137E7">
        <w:rPr>
          <w:noProof/>
          <w:sz w:val="24"/>
          <w:szCs w:val="24"/>
          <w:vertAlign w:val="subscript"/>
        </w:rPr>
        <w:t>0.67</w:t>
      </w:r>
      <w:r w:rsidRPr="007137E7">
        <w:rPr>
          <w:noProof/>
          <w:sz w:val="24"/>
          <w:szCs w:val="24"/>
        </w:rPr>
        <w:t>Sr</w:t>
      </w:r>
      <w:r w:rsidRPr="007137E7">
        <w:rPr>
          <w:noProof/>
          <w:sz w:val="24"/>
          <w:szCs w:val="24"/>
          <w:vertAlign w:val="subscript"/>
        </w:rPr>
        <w:t>0.33</w:t>
      </w:r>
      <w:r w:rsidRPr="007137E7">
        <w:rPr>
          <w:noProof/>
          <w:sz w:val="24"/>
          <w:szCs w:val="24"/>
        </w:rPr>
        <w:t>MnO</w:t>
      </w:r>
      <w:r w:rsidRPr="007137E7">
        <w:rPr>
          <w:noProof/>
          <w:sz w:val="24"/>
          <w:szCs w:val="24"/>
          <w:vertAlign w:val="subscript"/>
        </w:rPr>
        <w:t>3</w:t>
      </w:r>
      <w:r w:rsidRPr="007137E7">
        <w:rPr>
          <w:noProof/>
          <w:sz w:val="24"/>
          <w:szCs w:val="24"/>
        </w:rPr>
        <w:t xml:space="preserve"> through chemically-induced oxygen migration. </w:t>
      </w:r>
      <w:r w:rsidRPr="007137E7">
        <w:rPr>
          <w:i/>
          <w:iCs/>
          <w:noProof/>
          <w:sz w:val="24"/>
          <w:szCs w:val="24"/>
        </w:rPr>
        <w:t>Appl. Phys. Lett.</w:t>
      </w:r>
      <w:r w:rsidRPr="007137E7">
        <w:rPr>
          <w:noProof/>
          <w:sz w:val="24"/>
          <w:szCs w:val="24"/>
        </w:rPr>
        <w:t xml:space="preserve"> </w:t>
      </w:r>
      <w:r w:rsidRPr="007137E7">
        <w:rPr>
          <w:b/>
          <w:bCs/>
          <w:noProof/>
          <w:sz w:val="24"/>
          <w:szCs w:val="24"/>
        </w:rPr>
        <w:t>108</w:t>
      </w:r>
      <w:r w:rsidRPr="007137E7">
        <w:rPr>
          <w:noProof/>
          <w:sz w:val="24"/>
          <w:szCs w:val="24"/>
        </w:rPr>
        <w:t>, 082405 (2016).</w:t>
      </w:r>
    </w:p>
    <w:p w14:paraId="5324DDAF"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11. </w:t>
      </w:r>
      <w:r w:rsidRPr="007137E7">
        <w:rPr>
          <w:noProof/>
          <w:sz w:val="24"/>
          <w:szCs w:val="24"/>
        </w:rPr>
        <w:tab/>
        <w:t xml:space="preserve">D. A. Gilbert </w:t>
      </w:r>
      <w:r w:rsidRPr="007137E7">
        <w:rPr>
          <w:i/>
          <w:iCs/>
          <w:noProof/>
          <w:sz w:val="24"/>
          <w:szCs w:val="24"/>
        </w:rPr>
        <w:t>et al.</w:t>
      </w:r>
      <w:r w:rsidRPr="007137E7">
        <w:rPr>
          <w:noProof/>
          <w:sz w:val="24"/>
          <w:szCs w:val="24"/>
        </w:rPr>
        <w:t xml:space="preserve">, Structural and magnetic depth profiles of magneto-ionic heterostructures beyond the interface limit. </w:t>
      </w:r>
      <w:r w:rsidRPr="007137E7">
        <w:rPr>
          <w:i/>
          <w:iCs/>
          <w:noProof/>
          <w:sz w:val="24"/>
          <w:szCs w:val="24"/>
        </w:rPr>
        <w:t>Nat. Commun.</w:t>
      </w:r>
      <w:r w:rsidRPr="007137E7">
        <w:rPr>
          <w:noProof/>
          <w:sz w:val="24"/>
          <w:szCs w:val="24"/>
        </w:rPr>
        <w:t xml:space="preserve"> </w:t>
      </w:r>
      <w:r w:rsidRPr="007137E7">
        <w:rPr>
          <w:b/>
          <w:bCs/>
          <w:noProof/>
          <w:sz w:val="24"/>
          <w:szCs w:val="24"/>
        </w:rPr>
        <w:t>7</w:t>
      </w:r>
      <w:r w:rsidRPr="007137E7">
        <w:rPr>
          <w:noProof/>
          <w:sz w:val="24"/>
          <w:szCs w:val="24"/>
        </w:rPr>
        <w:t>, 12264 (2016).</w:t>
      </w:r>
    </w:p>
    <w:p w14:paraId="48595478" w14:textId="5DED9313"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12. </w:t>
      </w:r>
      <w:r w:rsidRPr="007137E7">
        <w:rPr>
          <w:noProof/>
          <w:sz w:val="24"/>
          <w:szCs w:val="24"/>
        </w:rPr>
        <w:tab/>
        <w:t xml:space="preserve">G. J. Shen, C. C. Lam, J. C. L. Chow, S. T. Tang, Twin formation due to irradiation of energetic electron beam in high-temperature superconductors of In- and Sb-doped YBCO. </w:t>
      </w:r>
      <w:r w:rsidRPr="007137E7">
        <w:rPr>
          <w:i/>
          <w:iCs/>
          <w:noProof/>
          <w:sz w:val="24"/>
          <w:szCs w:val="24"/>
        </w:rPr>
        <w:t xml:space="preserve">Phys. C </w:t>
      </w:r>
      <w:del w:id="445" w:author="Kai Liu" w:date="2018-10-09T02:07:00Z">
        <w:r w:rsidRPr="007137E7" w:rsidDel="004F21A7">
          <w:rPr>
            <w:i/>
            <w:iCs/>
            <w:noProof/>
            <w:sz w:val="24"/>
            <w:szCs w:val="24"/>
          </w:rPr>
          <w:delText>Supercond. its Appl.</w:delText>
        </w:r>
      </w:del>
      <w:r w:rsidRPr="007137E7">
        <w:rPr>
          <w:noProof/>
          <w:sz w:val="24"/>
          <w:szCs w:val="24"/>
        </w:rPr>
        <w:t xml:space="preserve"> </w:t>
      </w:r>
      <w:r w:rsidRPr="007137E7">
        <w:rPr>
          <w:b/>
          <w:bCs/>
          <w:noProof/>
          <w:sz w:val="24"/>
          <w:szCs w:val="24"/>
        </w:rPr>
        <w:t>214</w:t>
      </w:r>
      <w:r w:rsidRPr="007137E7">
        <w:rPr>
          <w:noProof/>
          <w:sz w:val="24"/>
          <w:szCs w:val="24"/>
        </w:rPr>
        <w:t>, 426–434 (1993).</w:t>
      </w:r>
    </w:p>
    <w:p w14:paraId="260A6DE4"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13. </w:t>
      </w:r>
      <w:r w:rsidRPr="007137E7">
        <w:rPr>
          <w:noProof/>
          <w:sz w:val="24"/>
          <w:szCs w:val="24"/>
        </w:rPr>
        <w:tab/>
        <w:t>J. H. Müller, W. Mertin, R. Gruehn, Oxygen mobility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7-x</w:t>
      </w:r>
      <w:r w:rsidRPr="007137E7">
        <w:rPr>
          <w:noProof/>
          <w:sz w:val="24"/>
          <w:szCs w:val="24"/>
        </w:rPr>
        <w:t xml:space="preserve">: A TEM and HRTEM investigation. </w:t>
      </w:r>
      <w:r w:rsidRPr="007137E7">
        <w:rPr>
          <w:i/>
          <w:iCs/>
          <w:noProof/>
          <w:sz w:val="24"/>
          <w:szCs w:val="24"/>
        </w:rPr>
        <w:t>Supercond. Sci. Technol.</w:t>
      </w:r>
      <w:r w:rsidRPr="007137E7">
        <w:rPr>
          <w:noProof/>
          <w:sz w:val="24"/>
          <w:szCs w:val="24"/>
        </w:rPr>
        <w:t xml:space="preserve"> </w:t>
      </w:r>
      <w:r w:rsidRPr="007137E7">
        <w:rPr>
          <w:b/>
          <w:bCs/>
          <w:noProof/>
          <w:sz w:val="24"/>
          <w:szCs w:val="24"/>
        </w:rPr>
        <w:t>3</w:t>
      </w:r>
      <w:r w:rsidRPr="007137E7">
        <w:rPr>
          <w:noProof/>
          <w:sz w:val="24"/>
          <w:szCs w:val="24"/>
        </w:rPr>
        <w:t>, 273–281 (1990).</w:t>
      </w:r>
    </w:p>
    <w:p w14:paraId="792685B0"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14. </w:t>
      </w:r>
      <w:r w:rsidRPr="007137E7">
        <w:rPr>
          <w:noProof/>
          <w:sz w:val="24"/>
          <w:szCs w:val="24"/>
        </w:rPr>
        <w:tab/>
        <w:t xml:space="preserve">M. Lorenz </w:t>
      </w:r>
      <w:r w:rsidRPr="007137E7">
        <w:rPr>
          <w:i/>
          <w:iCs/>
          <w:noProof/>
          <w:sz w:val="24"/>
          <w:szCs w:val="24"/>
        </w:rPr>
        <w:t>et al.</w:t>
      </w:r>
      <w:r w:rsidRPr="007137E7">
        <w:rPr>
          <w:noProof/>
          <w:sz w:val="24"/>
          <w:szCs w:val="24"/>
        </w:rPr>
        <w:t xml:space="preserve">, High-quality Y-Ba-Cu-O thin films by PLD-ready for market applications. </w:t>
      </w:r>
      <w:r w:rsidRPr="007137E7">
        <w:rPr>
          <w:i/>
          <w:iCs/>
          <w:noProof/>
          <w:sz w:val="24"/>
          <w:szCs w:val="24"/>
        </w:rPr>
        <w:t>IEEE Trans. Appiled Supercond.</w:t>
      </w:r>
      <w:r w:rsidRPr="007137E7">
        <w:rPr>
          <w:noProof/>
          <w:sz w:val="24"/>
          <w:szCs w:val="24"/>
        </w:rPr>
        <w:t xml:space="preserve"> </w:t>
      </w:r>
      <w:r w:rsidRPr="007137E7">
        <w:rPr>
          <w:b/>
          <w:bCs/>
          <w:noProof/>
          <w:sz w:val="24"/>
          <w:szCs w:val="24"/>
        </w:rPr>
        <w:t>11</w:t>
      </w:r>
      <w:r w:rsidRPr="007137E7">
        <w:rPr>
          <w:noProof/>
          <w:sz w:val="24"/>
          <w:szCs w:val="24"/>
        </w:rPr>
        <w:t>, 3209–3212 (2001).</w:t>
      </w:r>
    </w:p>
    <w:p w14:paraId="55E3A42D"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15. </w:t>
      </w:r>
      <w:r w:rsidRPr="007137E7">
        <w:rPr>
          <w:noProof/>
          <w:sz w:val="24"/>
          <w:szCs w:val="24"/>
        </w:rPr>
        <w:tab/>
        <w:t xml:space="preserve">J. M. Phillips, Substrate selection for high-temperature superconducting thin films. </w:t>
      </w:r>
      <w:r w:rsidRPr="007137E7">
        <w:rPr>
          <w:i/>
          <w:iCs/>
          <w:noProof/>
          <w:sz w:val="24"/>
          <w:szCs w:val="24"/>
        </w:rPr>
        <w:t>J. Appl. Phys.</w:t>
      </w:r>
      <w:r w:rsidRPr="007137E7">
        <w:rPr>
          <w:noProof/>
          <w:sz w:val="24"/>
          <w:szCs w:val="24"/>
        </w:rPr>
        <w:t xml:space="preserve"> </w:t>
      </w:r>
      <w:r w:rsidRPr="007137E7">
        <w:rPr>
          <w:b/>
          <w:bCs/>
          <w:noProof/>
          <w:sz w:val="24"/>
          <w:szCs w:val="24"/>
        </w:rPr>
        <w:t>79</w:t>
      </w:r>
      <w:r w:rsidRPr="007137E7">
        <w:rPr>
          <w:noProof/>
          <w:sz w:val="24"/>
          <w:szCs w:val="24"/>
        </w:rPr>
        <w:t>, 1829–1848 (1996).</w:t>
      </w:r>
    </w:p>
    <w:p w14:paraId="191E3A4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16. </w:t>
      </w:r>
      <w:r w:rsidRPr="007137E7">
        <w:rPr>
          <w:noProof/>
          <w:sz w:val="24"/>
          <w:szCs w:val="24"/>
        </w:rPr>
        <w:tab/>
        <w:t>J. D. Budai, R. Feenstra, L. A. Boatner, X-ray study of in-plane epitaxy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x</w:t>
      </w:r>
      <w:r w:rsidRPr="007137E7">
        <w:rPr>
          <w:noProof/>
          <w:sz w:val="24"/>
          <w:szCs w:val="24"/>
        </w:rPr>
        <w:t xml:space="preserve"> thin films. </w:t>
      </w:r>
      <w:r w:rsidRPr="007137E7">
        <w:rPr>
          <w:i/>
          <w:iCs/>
          <w:noProof/>
          <w:sz w:val="24"/>
          <w:szCs w:val="24"/>
        </w:rPr>
        <w:t>Phys. Rev. B</w:t>
      </w:r>
      <w:r w:rsidRPr="007137E7">
        <w:rPr>
          <w:noProof/>
          <w:sz w:val="24"/>
          <w:szCs w:val="24"/>
        </w:rPr>
        <w:t xml:space="preserve">. </w:t>
      </w:r>
      <w:r w:rsidRPr="007137E7">
        <w:rPr>
          <w:b/>
          <w:bCs/>
          <w:noProof/>
          <w:sz w:val="24"/>
          <w:szCs w:val="24"/>
        </w:rPr>
        <w:t>39</w:t>
      </w:r>
      <w:r w:rsidRPr="007137E7">
        <w:rPr>
          <w:noProof/>
          <w:sz w:val="24"/>
          <w:szCs w:val="24"/>
        </w:rPr>
        <w:t>, 12355–12358 (1989).</w:t>
      </w:r>
    </w:p>
    <w:p w14:paraId="37AE66CC"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17. </w:t>
      </w:r>
      <w:r w:rsidRPr="007137E7">
        <w:rPr>
          <w:noProof/>
          <w:sz w:val="24"/>
          <w:szCs w:val="24"/>
        </w:rPr>
        <w:tab/>
        <w:t>H. Y. Zhai, W. K. Chu, Effect of interfacial strain on critical temperature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7-δ</w:t>
      </w:r>
      <w:r w:rsidRPr="007137E7">
        <w:rPr>
          <w:noProof/>
          <w:sz w:val="24"/>
          <w:szCs w:val="24"/>
        </w:rPr>
        <w:t xml:space="preserve"> thin films. </w:t>
      </w:r>
      <w:r w:rsidRPr="007137E7">
        <w:rPr>
          <w:i/>
          <w:iCs/>
          <w:noProof/>
          <w:sz w:val="24"/>
          <w:szCs w:val="24"/>
        </w:rPr>
        <w:t>Appl. Phys. Lett.</w:t>
      </w:r>
      <w:r w:rsidRPr="007137E7">
        <w:rPr>
          <w:noProof/>
          <w:sz w:val="24"/>
          <w:szCs w:val="24"/>
        </w:rPr>
        <w:t xml:space="preserve"> </w:t>
      </w:r>
      <w:r w:rsidRPr="007137E7">
        <w:rPr>
          <w:b/>
          <w:bCs/>
          <w:noProof/>
          <w:sz w:val="24"/>
          <w:szCs w:val="24"/>
        </w:rPr>
        <w:t>76</w:t>
      </w:r>
      <w:r w:rsidRPr="007137E7">
        <w:rPr>
          <w:noProof/>
          <w:sz w:val="24"/>
          <w:szCs w:val="24"/>
        </w:rPr>
        <w:t>, 3469–3471 (2000).</w:t>
      </w:r>
    </w:p>
    <w:p w14:paraId="38AA7202"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18. </w:t>
      </w:r>
      <w:r w:rsidRPr="007137E7">
        <w:rPr>
          <w:noProof/>
          <w:sz w:val="24"/>
          <w:szCs w:val="24"/>
        </w:rPr>
        <w:tab/>
        <w:t>G. Calestani, C. Rizzoli, Crystal structure of the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superconductor by single-crystal X-ray diffraction. </w:t>
      </w:r>
      <w:r w:rsidRPr="007137E7">
        <w:rPr>
          <w:i/>
          <w:iCs/>
          <w:noProof/>
          <w:sz w:val="24"/>
          <w:szCs w:val="24"/>
        </w:rPr>
        <w:t>Nature</w:t>
      </w:r>
      <w:r w:rsidRPr="007137E7">
        <w:rPr>
          <w:noProof/>
          <w:sz w:val="24"/>
          <w:szCs w:val="24"/>
        </w:rPr>
        <w:t xml:space="preserve">. </w:t>
      </w:r>
      <w:r w:rsidRPr="007137E7">
        <w:rPr>
          <w:b/>
          <w:bCs/>
          <w:noProof/>
          <w:sz w:val="24"/>
          <w:szCs w:val="24"/>
        </w:rPr>
        <w:t>328</w:t>
      </w:r>
      <w:r w:rsidRPr="007137E7">
        <w:rPr>
          <w:noProof/>
          <w:sz w:val="24"/>
          <w:szCs w:val="24"/>
        </w:rPr>
        <w:t>, 606–607 (1987).</w:t>
      </w:r>
    </w:p>
    <w:p w14:paraId="7DE47EA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19. </w:t>
      </w:r>
      <w:r w:rsidRPr="007137E7">
        <w:rPr>
          <w:noProof/>
          <w:sz w:val="24"/>
          <w:szCs w:val="24"/>
        </w:rPr>
        <w:tab/>
        <w:t>W. J. Lin, P. D. Hatton, F. Baudenbacher, J. Santiso, Observation of small interfacial strains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x</w:t>
      </w:r>
      <w:r w:rsidRPr="007137E7">
        <w:rPr>
          <w:noProof/>
          <w:sz w:val="24"/>
          <w:szCs w:val="24"/>
        </w:rPr>
        <w:t xml:space="preserve"> sub-micron-thick films grown on SrTiO</w:t>
      </w:r>
      <w:r w:rsidRPr="007137E7">
        <w:rPr>
          <w:noProof/>
          <w:sz w:val="24"/>
          <w:szCs w:val="24"/>
          <w:vertAlign w:val="subscript"/>
        </w:rPr>
        <w:t>3</w:t>
      </w:r>
      <w:r w:rsidRPr="007137E7">
        <w:rPr>
          <w:noProof/>
          <w:sz w:val="24"/>
          <w:szCs w:val="24"/>
        </w:rPr>
        <w:t xml:space="preserve"> substrates. </w:t>
      </w:r>
      <w:r w:rsidRPr="007137E7">
        <w:rPr>
          <w:i/>
          <w:iCs/>
          <w:noProof/>
          <w:sz w:val="24"/>
          <w:szCs w:val="24"/>
        </w:rPr>
        <w:t>Appl. Phys. Lett.</w:t>
      </w:r>
      <w:r w:rsidRPr="007137E7">
        <w:rPr>
          <w:noProof/>
          <w:sz w:val="24"/>
          <w:szCs w:val="24"/>
        </w:rPr>
        <w:t xml:space="preserve"> </w:t>
      </w:r>
      <w:r w:rsidRPr="007137E7">
        <w:rPr>
          <w:b/>
          <w:bCs/>
          <w:noProof/>
          <w:sz w:val="24"/>
          <w:szCs w:val="24"/>
        </w:rPr>
        <w:t>72</w:t>
      </w:r>
      <w:r w:rsidRPr="007137E7">
        <w:rPr>
          <w:noProof/>
          <w:sz w:val="24"/>
          <w:szCs w:val="24"/>
        </w:rPr>
        <w:t>, 2966–2968 (1998).</w:t>
      </w:r>
    </w:p>
    <w:p w14:paraId="41DBDB42"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20. </w:t>
      </w:r>
      <w:r w:rsidRPr="007137E7">
        <w:rPr>
          <w:noProof/>
          <w:sz w:val="24"/>
          <w:szCs w:val="24"/>
        </w:rPr>
        <w:tab/>
        <w:t>F. M. Granozio, F. Ricci, U. Scotti di Uccio, J. C. Villegier, Orthorhombic-tetragonal transition in twin-free (110)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films. </w:t>
      </w:r>
      <w:r w:rsidRPr="007137E7">
        <w:rPr>
          <w:i/>
          <w:iCs/>
          <w:noProof/>
          <w:sz w:val="24"/>
          <w:szCs w:val="24"/>
        </w:rPr>
        <w:t>Phys. Rev. B</w:t>
      </w:r>
      <w:r w:rsidRPr="007137E7">
        <w:rPr>
          <w:noProof/>
          <w:sz w:val="24"/>
          <w:szCs w:val="24"/>
        </w:rPr>
        <w:t xml:space="preserve">. </w:t>
      </w:r>
      <w:r w:rsidRPr="007137E7">
        <w:rPr>
          <w:b/>
          <w:bCs/>
          <w:noProof/>
          <w:sz w:val="24"/>
          <w:szCs w:val="24"/>
        </w:rPr>
        <w:t>57</w:t>
      </w:r>
      <w:r w:rsidRPr="007137E7">
        <w:rPr>
          <w:noProof/>
          <w:sz w:val="24"/>
          <w:szCs w:val="24"/>
        </w:rPr>
        <w:t>, 6–9 (1998).</w:t>
      </w:r>
    </w:p>
    <w:p w14:paraId="2A773FE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21. </w:t>
      </w:r>
      <w:r w:rsidRPr="007137E7">
        <w:rPr>
          <w:noProof/>
          <w:sz w:val="24"/>
          <w:szCs w:val="24"/>
        </w:rPr>
        <w:tab/>
        <w:t>C. Xie, J. I. Budnick, B. O. Wells, J. C. Woicik, Separation of the strain and finite size effect on the ferromagnetic properties of La</w:t>
      </w:r>
      <w:r w:rsidRPr="007137E7">
        <w:rPr>
          <w:noProof/>
          <w:sz w:val="24"/>
          <w:szCs w:val="24"/>
          <w:vertAlign w:val="subscript"/>
        </w:rPr>
        <w:t>0.5</w:t>
      </w:r>
      <w:r w:rsidRPr="007137E7">
        <w:rPr>
          <w:noProof/>
          <w:sz w:val="24"/>
          <w:szCs w:val="24"/>
        </w:rPr>
        <w:t>Sr</w:t>
      </w:r>
      <w:r w:rsidRPr="007137E7">
        <w:rPr>
          <w:noProof/>
          <w:sz w:val="24"/>
          <w:szCs w:val="24"/>
          <w:vertAlign w:val="subscript"/>
        </w:rPr>
        <w:t>0.5</w:t>
      </w:r>
      <w:r w:rsidRPr="007137E7">
        <w:rPr>
          <w:noProof/>
          <w:sz w:val="24"/>
          <w:szCs w:val="24"/>
        </w:rPr>
        <w:t>CoO</w:t>
      </w:r>
      <w:r w:rsidRPr="007137E7">
        <w:rPr>
          <w:noProof/>
          <w:sz w:val="24"/>
          <w:szCs w:val="24"/>
          <w:vertAlign w:val="subscript"/>
        </w:rPr>
        <w:t>3</w:t>
      </w:r>
      <w:r w:rsidRPr="007137E7">
        <w:rPr>
          <w:noProof/>
          <w:sz w:val="24"/>
          <w:szCs w:val="24"/>
        </w:rPr>
        <w:t xml:space="preserve"> thin films. </w:t>
      </w:r>
      <w:r w:rsidRPr="007137E7">
        <w:rPr>
          <w:i/>
          <w:iCs/>
          <w:noProof/>
          <w:sz w:val="24"/>
          <w:szCs w:val="24"/>
        </w:rPr>
        <w:t>Appl. Phys. Lett.</w:t>
      </w:r>
      <w:r w:rsidRPr="007137E7">
        <w:rPr>
          <w:noProof/>
          <w:sz w:val="24"/>
          <w:szCs w:val="24"/>
        </w:rPr>
        <w:t xml:space="preserve"> </w:t>
      </w:r>
      <w:r w:rsidRPr="007137E7">
        <w:rPr>
          <w:b/>
          <w:bCs/>
          <w:noProof/>
          <w:sz w:val="24"/>
          <w:szCs w:val="24"/>
        </w:rPr>
        <w:t>91</w:t>
      </w:r>
      <w:r w:rsidRPr="007137E7">
        <w:rPr>
          <w:noProof/>
          <w:sz w:val="24"/>
          <w:szCs w:val="24"/>
        </w:rPr>
        <w:t>, 172509 (2007).</w:t>
      </w:r>
    </w:p>
    <w:p w14:paraId="3BDC55D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22. </w:t>
      </w:r>
      <w:r w:rsidRPr="007137E7">
        <w:rPr>
          <w:noProof/>
          <w:sz w:val="24"/>
          <w:szCs w:val="24"/>
        </w:rPr>
        <w:tab/>
        <w:t xml:space="preserve">S. Miyoshi </w:t>
      </w:r>
      <w:r w:rsidRPr="007137E7">
        <w:rPr>
          <w:i/>
          <w:iCs/>
          <w:noProof/>
          <w:sz w:val="24"/>
          <w:szCs w:val="24"/>
        </w:rPr>
        <w:t>et al.</w:t>
      </w:r>
      <w:r w:rsidRPr="007137E7">
        <w:rPr>
          <w:noProof/>
          <w:sz w:val="24"/>
          <w:szCs w:val="24"/>
        </w:rPr>
        <w:t>, Lattice expansion upon reduction of perovskite-type LaMnO</w:t>
      </w:r>
      <w:r w:rsidRPr="007137E7">
        <w:rPr>
          <w:noProof/>
          <w:sz w:val="24"/>
          <w:szCs w:val="24"/>
          <w:vertAlign w:val="subscript"/>
        </w:rPr>
        <w:t>3</w:t>
      </w:r>
      <w:r w:rsidRPr="007137E7">
        <w:rPr>
          <w:noProof/>
          <w:sz w:val="24"/>
          <w:szCs w:val="24"/>
        </w:rPr>
        <w:t xml:space="preserve"> with </w:t>
      </w:r>
      <w:r w:rsidRPr="007137E7">
        <w:rPr>
          <w:noProof/>
          <w:sz w:val="24"/>
          <w:szCs w:val="24"/>
        </w:rPr>
        <w:lastRenderedPageBreak/>
        <w:t xml:space="preserve">oxygen-deficit nonstoichiometry. </w:t>
      </w:r>
      <w:r w:rsidRPr="007137E7">
        <w:rPr>
          <w:i/>
          <w:iCs/>
          <w:noProof/>
          <w:sz w:val="24"/>
          <w:szCs w:val="24"/>
        </w:rPr>
        <w:t>Solid State Ionics</w:t>
      </w:r>
      <w:r w:rsidRPr="007137E7">
        <w:rPr>
          <w:noProof/>
          <w:sz w:val="24"/>
          <w:szCs w:val="24"/>
        </w:rPr>
        <w:t xml:space="preserve">. </w:t>
      </w:r>
      <w:r w:rsidRPr="007137E7">
        <w:rPr>
          <w:b/>
          <w:bCs/>
          <w:noProof/>
          <w:sz w:val="24"/>
          <w:szCs w:val="24"/>
        </w:rPr>
        <w:t>161</w:t>
      </w:r>
      <w:r w:rsidRPr="007137E7">
        <w:rPr>
          <w:noProof/>
          <w:sz w:val="24"/>
          <w:szCs w:val="24"/>
        </w:rPr>
        <w:t>, 209–217 (2003).</w:t>
      </w:r>
    </w:p>
    <w:p w14:paraId="0ED604C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23. </w:t>
      </w:r>
      <w:r w:rsidRPr="007137E7">
        <w:rPr>
          <w:noProof/>
          <w:sz w:val="24"/>
          <w:szCs w:val="24"/>
        </w:rPr>
        <w:tab/>
        <w:t xml:space="preserve">R. Ramesh </w:t>
      </w:r>
      <w:r w:rsidRPr="007137E7">
        <w:rPr>
          <w:i/>
          <w:iCs/>
          <w:noProof/>
          <w:sz w:val="24"/>
          <w:szCs w:val="24"/>
        </w:rPr>
        <w:t>et al.</w:t>
      </w:r>
      <w:r w:rsidRPr="007137E7">
        <w:rPr>
          <w:noProof/>
          <w:sz w:val="24"/>
          <w:szCs w:val="24"/>
        </w:rPr>
        <w:t xml:space="preserve">, Direct Observation of Structural Defects in Laser-Deposited Superconducting Y-Ba-Cu-O Thin-Films. </w:t>
      </w:r>
      <w:r w:rsidRPr="007137E7">
        <w:rPr>
          <w:i/>
          <w:iCs/>
          <w:noProof/>
          <w:sz w:val="24"/>
          <w:szCs w:val="24"/>
        </w:rPr>
        <w:t>Science</w:t>
      </w:r>
      <w:r w:rsidRPr="007137E7">
        <w:rPr>
          <w:noProof/>
          <w:sz w:val="24"/>
          <w:szCs w:val="24"/>
        </w:rPr>
        <w:t xml:space="preserve">. </w:t>
      </w:r>
      <w:r w:rsidRPr="007137E7">
        <w:rPr>
          <w:b/>
          <w:bCs/>
          <w:noProof/>
          <w:sz w:val="24"/>
          <w:szCs w:val="24"/>
        </w:rPr>
        <w:t>247</w:t>
      </w:r>
      <w:r w:rsidRPr="007137E7">
        <w:rPr>
          <w:noProof/>
          <w:sz w:val="24"/>
          <w:szCs w:val="24"/>
        </w:rPr>
        <w:t>, 57–59 (1990).</w:t>
      </w:r>
    </w:p>
    <w:p w14:paraId="438220C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24. </w:t>
      </w:r>
      <w:r w:rsidRPr="007137E7">
        <w:rPr>
          <w:noProof/>
          <w:sz w:val="24"/>
          <w:szCs w:val="24"/>
        </w:rPr>
        <w:tab/>
        <w:t xml:space="preserve">L. F. Fu </w:t>
      </w:r>
      <w:r w:rsidRPr="007137E7">
        <w:rPr>
          <w:i/>
          <w:iCs/>
          <w:noProof/>
          <w:sz w:val="24"/>
          <w:szCs w:val="24"/>
        </w:rPr>
        <w:t>et al.</w:t>
      </w:r>
      <w:r w:rsidRPr="007137E7">
        <w:rPr>
          <w:noProof/>
          <w:sz w:val="24"/>
          <w:szCs w:val="24"/>
        </w:rPr>
        <w:t>, Interface and defect structures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7-δ</w:t>
      </w:r>
      <w:r w:rsidRPr="007137E7">
        <w:rPr>
          <w:noProof/>
          <w:sz w:val="24"/>
          <w:szCs w:val="24"/>
        </w:rPr>
        <w:t xml:space="preserve"> and Nb:SrTiO</w:t>
      </w:r>
      <w:r w:rsidRPr="007137E7">
        <w:rPr>
          <w:noProof/>
          <w:sz w:val="24"/>
          <w:szCs w:val="24"/>
          <w:vertAlign w:val="subscript"/>
        </w:rPr>
        <w:t>3</w:t>
      </w:r>
      <w:r w:rsidRPr="007137E7">
        <w:rPr>
          <w:noProof/>
          <w:sz w:val="24"/>
          <w:szCs w:val="24"/>
        </w:rPr>
        <w:t xml:space="preserve"> heterojunction. </w:t>
      </w:r>
      <w:r w:rsidRPr="007137E7">
        <w:rPr>
          <w:i/>
          <w:iCs/>
          <w:noProof/>
          <w:sz w:val="24"/>
          <w:szCs w:val="24"/>
        </w:rPr>
        <w:t>J. Phys. D. Appl. Phys.</w:t>
      </w:r>
      <w:r w:rsidRPr="007137E7">
        <w:rPr>
          <w:noProof/>
          <w:sz w:val="24"/>
          <w:szCs w:val="24"/>
        </w:rPr>
        <w:t xml:space="preserve"> </w:t>
      </w:r>
      <w:r w:rsidRPr="007137E7">
        <w:rPr>
          <w:b/>
          <w:bCs/>
          <w:noProof/>
          <w:sz w:val="24"/>
          <w:szCs w:val="24"/>
        </w:rPr>
        <w:t>40</w:t>
      </w:r>
      <w:r w:rsidRPr="007137E7">
        <w:rPr>
          <w:noProof/>
          <w:sz w:val="24"/>
          <w:szCs w:val="24"/>
        </w:rPr>
        <w:t>, 187–191 (2007).</w:t>
      </w:r>
    </w:p>
    <w:p w14:paraId="723168D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25. </w:t>
      </w:r>
      <w:r w:rsidRPr="007137E7">
        <w:rPr>
          <w:noProof/>
          <w:sz w:val="24"/>
          <w:szCs w:val="24"/>
        </w:rPr>
        <w:tab/>
        <w:t xml:space="preserve">R. Ramesh </w:t>
      </w:r>
      <w:r w:rsidRPr="007137E7">
        <w:rPr>
          <w:i/>
          <w:iCs/>
          <w:noProof/>
          <w:sz w:val="24"/>
          <w:szCs w:val="24"/>
        </w:rPr>
        <w:t>et al.</w:t>
      </w:r>
      <w:r w:rsidRPr="007137E7">
        <w:rPr>
          <w:noProof/>
          <w:sz w:val="24"/>
          <w:szCs w:val="24"/>
        </w:rPr>
        <w:t xml:space="preserve">, Defect Structure of Laser Deposited Y-Ba-Cu-O Thin Films on Single Crystal MgO Substrate. </w:t>
      </w:r>
      <w:r w:rsidRPr="007137E7">
        <w:rPr>
          <w:i/>
          <w:iCs/>
          <w:noProof/>
          <w:sz w:val="24"/>
          <w:szCs w:val="24"/>
        </w:rPr>
        <w:t>J. Mater. Res.</w:t>
      </w:r>
      <w:r w:rsidRPr="007137E7">
        <w:rPr>
          <w:noProof/>
          <w:sz w:val="24"/>
          <w:szCs w:val="24"/>
        </w:rPr>
        <w:t xml:space="preserve"> </w:t>
      </w:r>
      <w:r w:rsidRPr="007137E7">
        <w:rPr>
          <w:b/>
          <w:bCs/>
          <w:noProof/>
          <w:sz w:val="24"/>
          <w:szCs w:val="24"/>
        </w:rPr>
        <w:t>5</w:t>
      </w:r>
      <w:r w:rsidRPr="007137E7">
        <w:rPr>
          <w:noProof/>
          <w:sz w:val="24"/>
          <w:szCs w:val="24"/>
        </w:rPr>
        <w:t xml:space="preserve"> (1990), doi:10.1557/JMR.1990.0704.</w:t>
      </w:r>
    </w:p>
    <w:p w14:paraId="6C909A95"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26. </w:t>
      </w:r>
      <w:r w:rsidRPr="007137E7">
        <w:rPr>
          <w:noProof/>
          <w:sz w:val="24"/>
          <w:szCs w:val="24"/>
        </w:rPr>
        <w:tab/>
        <w:t xml:space="preserve">R. J. Cava </w:t>
      </w:r>
      <w:r w:rsidRPr="007137E7">
        <w:rPr>
          <w:i/>
          <w:iCs/>
          <w:noProof/>
          <w:sz w:val="24"/>
          <w:szCs w:val="24"/>
        </w:rPr>
        <w:t>et al.</w:t>
      </w:r>
      <w:r w:rsidRPr="007137E7">
        <w:rPr>
          <w:noProof/>
          <w:sz w:val="24"/>
          <w:szCs w:val="24"/>
        </w:rPr>
        <w:t>, Bulk Superconductivity at 91 K in Single-Phase Oxygen-Deficient Perovskite Ba</w:t>
      </w:r>
      <w:r w:rsidRPr="007137E7">
        <w:rPr>
          <w:noProof/>
          <w:sz w:val="24"/>
          <w:szCs w:val="24"/>
          <w:vertAlign w:val="subscript"/>
        </w:rPr>
        <w:t>2</w:t>
      </w:r>
      <w:r w:rsidRPr="007137E7">
        <w:rPr>
          <w:noProof/>
          <w:sz w:val="24"/>
          <w:szCs w:val="24"/>
        </w:rPr>
        <w:t>YCu</w:t>
      </w:r>
      <w:r w:rsidRPr="007137E7">
        <w:rPr>
          <w:noProof/>
          <w:sz w:val="24"/>
          <w:szCs w:val="24"/>
          <w:vertAlign w:val="subscript"/>
        </w:rPr>
        <w:t>3</w:t>
      </w:r>
      <w:r w:rsidRPr="007137E7">
        <w:rPr>
          <w:noProof/>
          <w:sz w:val="24"/>
          <w:szCs w:val="24"/>
        </w:rPr>
        <w:t>O</w:t>
      </w:r>
      <w:r w:rsidRPr="007137E7">
        <w:rPr>
          <w:noProof/>
          <w:sz w:val="24"/>
          <w:szCs w:val="24"/>
          <w:vertAlign w:val="subscript"/>
        </w:rPr>
        <w:t>9-δ</w:t>
      </w:r>
      <w:r w:rsidRPr="007137E7">
        <w:rPr>
          <w:noProof/>
          <w:sz w:val="24"/>
          <w:szCs w:val="24"/>
        </w:rPr>
        <w:t xml:space="preserve">. </w:t>
      </w:r>
      <w:r w:rsidRPr="007137E7">
        <w:rPr>
          <w:i/>
          <w:iCs/>
          <w:noProof/>
          <w:sz w:val="24"/>
          <w:szCs w:val="24"/>
        </w:rPr>
        <w:t>Phys. Rev. Lett.</w:t>
      </w:r>
      <w:r w:rsidRPr="007137E7">
        <w:rPr>
          <w:noProof/>
          <w:sz w:val="24"/>
          <w:szCs w:val="24"/>
        </w:rPr>
        <w:t xml:space="preserve"> </w:t>
      </w:r>
      <w:r w:rsidRPr="007137E7">
        <w:rPr>
          <w:b/>
          <w:bCs/>
          <w:noProof/>
          <w:sz w:val="24"/>
          <w:szCs w:val="24"/>
        </w:rPr>
        <w:t>58</w:t>
      </w:r>
      <w:r w:rsidRPr="007137E7">
        <w:rPr>
          <w:noProof/>
          <w:sz w:val="24"/>
          <w:szCs w:val="24"/>
        </w:rPr>
        <w:t>, 1676–1679 (1987).</w:t>
      </w:r>
    </w:p>
    <w:p w14:paraId="02873E3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27. </w:t>
      </w:r>
      <w:r w:rsidRPr="007137E7">
        <w:rPr>
          <w:noProof/>
          <w:sz w:val="24"/>
          <w:szCs w:val="24"/>
        </w:rPr>
        <w:tab/>
        <w:t>P. Bordet, C. Chaillout, J. Chenavas, J. Hodeau, Structure determination of the new high-temperature superconductor Y</w:t>
      </w:r>
      <w:r w:rsidRPr="007137E7">
        <w:rPr>
          <w:noProof/>
          <w:sz w:val="24"/>
          <w:szCs w:val="24"/>
          <w:vertAlign w:val="subscript"/>
        </w:rPr>
        <w:t>2</w:t>
      </w:r>
      <w:r w:rsidRPr="007137E7">
        <w:rPr>
          <w:noProof/>
          <w:sz w:val="24"/>
          <w:szCs w:val="24"/>
        </w:rPr>
        <w:t>Ba</w:t>
      </w:r>
      <w:r w:rsidRPr="007137E7">
        <w:rPr>
          <w:noProof/>
          <w:sz w:val="24"/>
          <w:szCs w:val="24"/>
          <w:vertAlign w:val="subscript"/>
        </w:rPr>
        <w:t>4</w:t>
      </w:r>
      <w:r w:rsidRPr="007137E7">
        <w:rPr>
          <w:noProof/>
          <w:sz w:val="24"/>
          <w:szCs w:val="24"/>
        </w:rPr>
        <w:t>Cu</w:t>
      </w:r>
      <w:r w:rsidRPr="007137E7">
        <w:rPr>
          <w:noProof/>
          <w:sz w:val="24"/>
          <w:szCs w:val="24"/>
          <w:vertAlign w:val="subscript"/>
        </w:rPr>
        <w:t>7</w:t>
      </w:r>
      <w:r w:rsidRPr="007137E7">
        <w:rPr>
          <w:noProof/>
          <w:sz w:val="24"/>
          <w:szCs w:val="24"/>
        </w:rPr>
        <w:t>O</w:t>
      </w:r>
      <w:r w:rsidRPr="007137E7">
        <w:rPr>
          <w:noProof/>
          <w:sz w:val="24"/>
          <w:szCs w:val="24"/>
          <w:vertAlign w:val="subscript"/>
        </w:rPr>
        <w:t>14+x</w:t>
      </w:r>
      <w:r w:rsidRPr="007137E7">
        <w:rPr>
          <w:noProof/>
          <w:sz w:val="24"/>
          <w:szCs w:val="24"/>
        </w:rPr>
        <w:t xml:space="preserve">. </w:t>
      </w:r>
      <w:r w:rsidRPr="007137E7">
        <w:rPr>
          <w:i/>
          <w:iCs/>
          <w:noProof/>
          <w:sz w:val="24"/>
          <w:szCs w:val="24"/>
        </w:rPr>
        <w:t>Nature</w:t>
      </w:r>
      <w:r w:rsidRPr="007137E7">
        <w:rPr>
          <w:noProof/>
          <w:sz w:val="24"/>
          <w:szCs w:val="24"/>
        </w:rPr>
        <w:t xml:space="preserve">. </w:t>
      </w:r>
      <w:r w:rsidRPr="007137E7">
        <w:rPr>
          <w:b/>
          <w:bCs/>
          <w:noProof/>
          <w:sz w:val="24"/>
          <w:szCs w:val="24"/>
        </w:rPr>
        <w:t>334</w:t>
      </w:r>
      <w:r w:rsidRPr="007137E7">
        <w:rPr>
          <w:noProof/>
          <w:sz w:val="24"/>
          <w:szCs w:val="24"/>
        </w:rPr>
        <w:t>, 596–596 (1988).</w:t>
      </w:r>
    </w:p>
    <w:p w14:paraId="196B8A9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28. </w:t>
      </w:r>
      <w:r w:rsidRPr="007137E7">
        <w:rPr>
          <w:noProof/>
          <w:sz w:val="24"/>
          <w:szCs w:val="24"/>
        </w:rPr>
        <w:tab/>
        <w:t xml:space="preserve">D. E. Morris </w:t>
      </w:r>
      <w:r w:rsidRPr="007137E7">
        <w:rPr>
          <w:i/>
          <w:iCs/>
          <w:noProof/>
          <w:sz w:val="24"/>
          <w:szCs w:val="24"/>
        </w:rPr>
        <w:t>et al.</w:t>
      </w:r>
      <w:r w:rsidRPr="007137E7">
        <w:rPr>
          <w:noProof/>
          <w:sz w:val="24"/>
          <w:szCs w:val="24"/>
        </w:rPr>
        <w:t>, Synthesis and properties of the 2:4:7 superconductors R</w:t>
      </w:r>
      <w:r w:rsidRPr="007137E7">
        <w:rPr>
          <w:noProof/>
          <w:sz w:val="24"/>
          <w:szCs w:val="24"/>
          <w:vertAlign w:val="subscript"/>
        </w:rPr>
        <w:t>2</w:t>
      </w:r>
      <w:r w:rsidRPr="007137E7">
        <w:rPr>
          <w:noProof/>
          <w:sz w:val="24"/>
          <w:szCs w:val="24"/>
        </w:rPr>
        <w:t>Ba</w:t>
      </w:r>
      <w:r w:rsidRPr="007137E7">
        <w:rPr>
          <w:noProof/>
          <w:sz w:val="24"/>
          <w:szCs w:val="24"/>
          <w:vertAlign w:val="subscript"/>
        </w:rPr>
        <w:t>4</w:t>
      </w:r>
      <w:r w:rsidRPr="007137E7">
        <w:rPr>
          <w:noProof/>
          <w:sz w:val="24"/>
          <w:szCs w:val="24"/>
        </w:rPr>
        <w:t>Cu</w:t>
      </w:r>
      <w:r w:rsidRPr="007137E7">
        <w:rPr>
          <w:noProof/>
          <w:sz w:val="24"/>
          <w:szCs w:val="24"/>
          <w:vertAlign w:val="subscript"/>
        </w:rPr>
        <w:t>7</w:t>
      </w:r>
      <w:r w:rsidRPr="007137E7">
        <w:rPr>
          <w:noProof/>
          <w:sz w:val="24"/>
          <w:szCs w:val="24"/>
        </w:rPr>
        <w:t>O</w:t>
      </w:r>
      <w:r w:rsidRPr="007137E7">
        <w:rPr>
          <w:noProof/>
          <w:sz w:val="24"/>
          <w:szCs w:val="24"/>
          <w:vertAlign w:val="subscript"/>
        </w:rPr>
        <w:t>15-x</w:t>
      </w:r>
      <w:r w:rsidRPr="007137E7">
        <w:rPr>
          <w:noProof/>
          <w:sz w:val="24"/>
          <w:szCs w:val="24"/>
        </w:rPr>
        <w:t xml:space="preserve"> (R=Y, Eu, Gd, Dy, Ho, Er). </w:t>
      </w:r>
      <w:r w:rsidRPr="007137E7">
        <w:rPr>
          <w:i/>
          <w:iCs/>
          <w:noProof/>
          <w:sz w:val="24"/>
          <w:szCs w:val="24"/>
        </w:rPr>
        <w:t>Phys. Rev. B</w:t>
      </w:r>
      <w:r w:rsidRPr="007137E7">
        <w:rPr>
          <w:noProof/>
          <w:sz w:val="24"/>
          <w:szCs w:val="24"/>
        </w:rPr>
        <w:t xml:space="preserve">. </w:t>
      </w:r>
      <w:r w:rsidRPr="007137E7">
        <w:rPr>
          <w:b/>
          <w:bCs/>
          <w:noProof/>
          <w:sz w:val="24"/>
          <w:szCs w:val="24"/>
        </w:rPr>
        <w:t>40</w:t>
      </w:r>
      <w:r w:rsidRPr="007137E7">
        <w:rPr>
          <w:noProof/>
          <w:sz w:val="24"/>
          <w:szCs w:val="24"/>
        </w:rPr>
        <w:t>, 11406–11409 (1989).</w:t>
      </w:r>
    </w:p>
    <w:p w14:paraId="4DB0BA4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29. </w:t>
      </w:r>
      <w:r w:rsidRPr="007137E7">
        <w:rPr>
          <w:noProof/>
          <w:sz w:val="24"/>
          <w:szCs w:val="24"/>
        </w:rPr>
        <w:tab/>
        <w:t xml:space="preserve">D. E. Morris </w:t>
      </w:r>
      <w:r w:rsidRPr="007137E7">
        <w:rPr>
          <w:i/>
          <w:iCs/>
          <w:noProof/>
          <w:sz w:val="24"/>
          <w:szCs w:val="24"/>
        </w:rPr>
        <w:t>et al.</w:t>
      </w:r>
      <w:r w:rsidRPr="007137E7">
        <w:rPr>
          <w:noProof/>
          <w:sz w:val="24"/>
          <w:szCs w:val="24"/>
        </w:rPr>
        <w:t xml:space="preserve">, Eight new high-temperature superconductors with the 1:2:4 structure. </w:t>
      </w:r>
      <w:r w:rsidRPr="007137E7">
        <w:rPr>
          <w:i/>
          <w:iCs/>
          <w:noProof/>
          <w:sz w:val="24"/>
          <w:szCs w:val="24"/>
        </w:rPr>
        <w:t>Phys. Rev. B</w:t>
      </w:r>
      <w:r w:rsidRPr="007137E7">
        <w:rPr>
          <w:noProof/>
          <w:sz w:val="24"/>
          <w:szCs w:val="24"/>
        </w:rPr>
        <w:t xml:space="preserve">. </w:t>
      </w:r>
      <w:r w:rsidRPr="007137E7">
        <w:rPr>
          <w:b/>
          <w:bCs/>
          <w:noProof/>
          <w:sz w:val="24"/>
          <w:szCs w:val="24"/>
        </w:rPr>
        <w:t>39</w:t>
      </w:r>
      <w:r w:rsidRPr="007137E7">
        <w:rPr>
          <w:noProof/>
          <w:sz w:val="24"/>
          <w:szCs w:val="24"/>
        </w:rPr>
        <w:t>, 7347–7350 (1989).</w:t>
      </w:r>
    </w:p>
    <w:p w14:paraId="0FE7AE42"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30. </w:t>
      </w:r>
      <w:r w:rsidRPr="007137E7">
        <w:rPr>
          <w:noProof/>
          <w:sz w:val="24"/>
          <w:szCs w:val="24"/>
        </w:rPr>
        <w:tab/>
        <w:t xml:space="preserve">B. Li </w:t>
      </w:r>
      <w:r w:rsidRPr="007137E7">
        <w:rPr>
          <w:i/>
          <w:iCs/>
          <w:noProof/>
          <w:sz w:val="24"/>
          <w:szCs w:val="24"/>
        </w:rPr>
        <w:t>et al.</w:t>
      </w:r>
      <w:r w:rsidRPr="007137E7">
        <w:rPr>
          <w:noProof/>
          <w:sz w:val="24"/>
          <w:szCs w:val="24"/>
        </w:rPr>
        <w:t xml:space="preserve">, Tuning interfacial exchange interactions via electronic reconstruction in transition-metal oxide heterostructures. </w:t>
      </w:r>
      <w:r w:rsidRPr="007137E7">
        <w:rPr>
          <w:i/>
          <w:iCs/>
          <w:noProof/>
          <w:sz w:val="24"/>
          <w:szCs w:val="24"/>
        </w:rPr>
        <w:t>Appl. Phys. Lett.</w:t>
      </w:r>
      <w:r w:rsidRPr="007137E7">
        <w:rPr>
          <w:noProof/>
          <w:sz w:val="24"/>
          <w:szCs w:val="24"/>
        </w:rPr>
        <w:t xml:space="preserve"> </w:t>
      </w:r>
      <w:r w:rsidRPr="007137E7">
        <w:rPr>
          <w:b/>
          <w:bCs/>
          <w:noProof/>
          <w:sz w:val="24"/>
          <w:szCs w:val="24"/>
        </w:rPr>
        <w:t>109</w:t>
      </w:r>
      <w:r w:rsidRPr="007137E7">
        <w:rPr>
          <w:noProof/>
          <w:sz w:val="24"/>
          <w:szCs w:val="24"/>
        </w:rPr>
        <w:t>, 152401 (2016).</w:t>
      </w:r>
    </w:p>
    <w:p w14:paraId="4614D9B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31. </w:t>
      </w:r>
      <w:r w:rsidRPr="007137E7">
        <w:rPr>
          <w:noProof/>
          <w:sz w:val="24"/>
          <w:szCs w:val="24"/>
        </w:rPr>
        <w:tab/>
        <w:t xml:space="preserve">N. Lu </w:t>
      </w:r>
      <w:r w:rsidRPr="007137E7">
        <w:rPr>
          <w:i/>
          <w:iCs/>
          <w:noProof/>
          <w:sz w:val="24"/>
          <w:szCs w:val="24"/>
        </w:rPr>
        <w:t>et al.</w:t>
      </w:r>
      <w:r w:rsidRPr="007137E7">
        <w:rPr>
          <w:noProof/>
          <w:sz w:val="24"/>
          <w:szCs w:val="24"/>
        </w:rPr>
        <w:t xml:space="preserve">, Electric-field control of tri-state phase transformation with a selective dual-ion switch. </w:t>
      </w:r>
      <w:r w:rsidRPr="007137E7">
        <w:rPr>
          <w:i/>
          <w:iCs/>
          <w:noProof/>
          <w:sz w:val="24"/>
          <w:szCs w:val="24"/>
        </w:rPr>
        <w:t>Nature</w:t>
      </w:r>
      <w:r w:rsidRPr="007137E7">
        <w:rPr>
          <w:noProof/>
          <w:sz w:val="24"/>
          <w:szCs w:val="24"/>
        </w:rPr>
        <w:t xml:space="preserve">. </w:t>
      </w:r>
      <w:r w:rsidRPr="007137E7">
        <w:rPr>
          <w:b/>
          <w:bCs/>
          <w:noProof/>
          <w:sz w:val="24"/>
          <w:szCs w:val="24"/>
        </w:rPr>
        <w:t>546</w:t>
      </w:r>
      <w:r w:rsidRPr="007137E7">
        <w:rPr>
          <w:noProof/>
          <w:sz w:val="24"/>
          <w:szCs w:val="24"/>
        </w:rPr>
        <w:t>, 124–128 (2017).</w:t>
      </w:r>
    </w:p>
    <w:p w14:paraId="28F2179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32. </w:t>
      </w:r>
      <w:r w:rsidRPr="007137E7">
        <w:rPr>
          <w:noProof/>
          <w:sz w:val="24"/>
          <w:szCs w:val="24"/>
        </w:rPr>
        <w:tab/>
        <w:t xml:space="preserve">C. T. Chen </w:t>
      </w:r>
      <w:r w:rsidRPr="007137E7">
        <w:rPr>
          <w:i/>
          <w:iCs/>
          <w:noProof/>
          <w:sz w:val="24"/>
          <w:szCs w:val="24"/>
        </w:rPr>
        <w:t>et al.</w:t>
      </w:r>
      <w:r w:rsidRPr="007137E7">
        <w:rPr>
          <w:noProof/>
          <w:sz w:val="24"/>
          <w:szCs w:val="24"/>
        </w:rPr>
        <w:t>, Out-of-plane orbital characters of intrinsic and doped holes in La</w:t>
      </w:r>
      <w:r w:rsidRPr="007137E7">
        <w:rPr>
          <w:noProof/>
          <w:sz w:val="24"/>
          <w:szCs w:val="24"/>
          <w:vertAlign w:val="subscript"/>
        </w:rPr>
        <w:t>2-x</w:t>
      </w:r>
      <w:r w:rsidRPr="007137E7">
        <w:rPr>
          <w:noProof/>
          <w:sz w:val="24"/>
          <w:szCs w:val="24"/>
        </w:rPr>
        <w:t>Sr</w:t>
      </w:r>
      <w:r w:rsidRPr="007137E7">
        <w:rPr>
          <w:noProof/>
          <w:sz w:val="24"/>
          <w:szCs w:val="24"/>
          <w:vertAlign w:val="subscript"/>
        </w:rPr>
        <w:t>x</w:t>
      </w:r>
      <w:r w:rsidRPr="007137E7">
        <w:rPr>
          <w:noProof/>
          <w:sz w:val="24"/>
          <w:szCs w:val="24"/>
        </w:rPr>
        <w:t>CuO</w:t>
      </w:r>
      <w:r w:rsidRPr="007137E7">
        <w:rPr>
          <w:noProof/>
          <w:sz w:val="24"/>
          <w:szCs w:val="24"/>
          <w:vertAlign w:val="subscript"/>
        </w:rPr>
        <w:t>4</w:t>
      </w:r>
      <w:r w:rsidRPr="007137E7">
        <w:rPr>
          <w:noProof/>
          <w:sz w:val="24"/>
          <w:szCs w:val="24"/>
        </w:rPr>
        <w:t xml:space="preserve">. </w:t>
      </w:r>
      <w:r w:rsidRPr="007137E7">
        <w:rPr>
          <w:i/>
          <w:iCs/>
          <w:noProof/>
          <w:sz w:val="24"/>
          <w:szCs w:val="24"/>
        </w:rPr>
        <w:t>Phys. Rev. Lett.</w:t>
      </w:r>
      <w:r w:rsidRPr="007137E7">
        <w:rPr>
          <w:noProof/>
          <w:sz w:val="24"/>
          <w:szCs w:val="24"/>
        </w:rPr>
        <w:t xml:space="preserve"> </w:t>
      </w:r>
      <w:r w:rsidRPr="007137E7">
        <w:rPr>
          <w:b/>
          <w:bCs/>
          <w:noProof/>
          <w:sz w:val="24"/>
          <w:szCs w:val="24"/>
        </w:rPr>
        <w:t>68</w:t>
      </w:r>
      <w:r w:rsidRPr="007137E7">
        <w:rPr>
          <w:noProof/>
          <w:sz w:val="24"/>
          <w:szCs w:val="24"/>
        </w:rPr>
        <w:t>, 2543–2546 (1992).</w:t>
      </w:r>
    </w:p>
    <w:p w14:paraId="6A805705"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33. </w:t>
      </w:r>
      <w:r w:rsidRPr="007137E7">
        <w:rPr>
          <w:noProof/>
          <w:sz w:val="24"/>
          <w:szCs w:val="24"/>
        </w:rPr>
        <w:tab/>
        <w:t xml:space="preserve">N. Nücker </w:t>
      </w:r>
      <w:r w:rsidRPr="007137E7">
        <w:rPr>
          <w:i/>
          <w:iCs/>
          <w:noProof/>
          <w:sz w:val="24"/>
          <w:szCs w:val="24"/>
        </w:rPr>
        <w:t>et al.</w:t>
      </w:r>
      <w:r w:rsidRPr="007137E7">
        <w:rPr>
          <w:noProof/>
          <w:sz w:val="24"/>
          <w:szCs w:val="24"/>
        </w:rPr>
        <w:t>, Site-specific and doping-dependent electronic structure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x</w:t>
      </w:r>
      <w:r w:rsidRPr="007137E7">
        <w:rPr>
          <w:noProof/>
          <w:sz w:val="24"/>
          <w:szCs w:val="24"/>
        </w:rPr>
        <w:t xml:space="preserve"> probed by O 1s and Cu 2p x-ray-absorption spectroscopy. </w:t>
      </w:r>
      <w:r w:rsidRPr="007137E7">
        <w:rPr>
          <w:i/>
          <w:iCs/>
          <w:noProof/>
          <w:sz w:val="24"/>
          <w:szCs w:val="24"/>
        </w:rPr>
        <w:t>Phys. Rev. B</w:t>
      </w:r>
      <w:r w:rsidRPr="007137E7">
        <w:rPr>
          <w:noProof/>
          <w:sz w:val="24"/>
          <w:szCs w:val="24"/>
        </w:rPr>
        <w:t xml:space="preserve">. </w:t>
      </w:r>
      <w:r w:rsidRPr="007137E7">
        <w:rPr>
          <w:b/>
          <w:bCs/>
          <w:noProof/>
          <w:sz w:val="24"/>
          <w:szCs w:val="24"/>
        </w:rPr>
        <w:t>51</w:t>
      </w:r>
      <w:r w:rsidRPr="007137E7">
        <w:rPr>
          <w:noProof/>
          <w:sz w:val="24"/>
          <w:szCs w:val="24"/>
        </w:rPr>
        <w:t>, 8529–8542 (1995).</w:t>
      </w:r>
    </w:p>
    <w:p w14:paraId="5897401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34. </w:t>
      </w:r>
      <w:r w:rsidRPr="007137E7">
        <w:rPr>
          <w:noProof/>
          <w:sz w:val="24"/>
          <w:szCs w:val="24"/>
        </w:rPr>
        <w:tab/>
        <w:t xml:space="preserve">A. Bianconi </w:t>
      </w:r>
      <w:r w:rsidRPr="007137E7">
        <w:rPr>
          <w:i/>
          <w:iCs/>
          <w:noProof/>
          <w:sz w:val="24"/>
          <w:szCs w:val="24"/>
        </w:rPr>
        <w:t>et al.</w:t>
      </w:r>
      <w:r w:rsidRPr="007137E7">
        <w:rPr>
          <w:noProof/>
          <w:sz w:val="24"/>
          <w:szCs w:val="24"/>
        </w:rPr>
        <w:t>, Localization of Cu 3d levels in the high T</w:t>
      </w:r>
      <w:r w:rsidRPr="007137E7">
        <w:rPr>
          <w:noProof/>
          <w:sz w:val="24"/>
          <w:szCs w:val="24"/>
          <w:vertAlign w:val="subscript"/>
        </w:rPr>
        <w:t>c</w:t>
      </w:r>
      <w:r w:rsidRPr="007137E7">
        <w:rPr>
          <w:noProof/>
          <w:sz w:val="24"/>
          <w:szCs w:val="24"/>
        </w:rPr>
        <w:t xml:space="preserve"> superconductor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by Cu 2p X-ray photoelectron spectroscopy. </w:t>
      </w:r>
      <w:r w:rsidRPr="007137E7">
        <w:rPr>
          <w:i/>
          <w:iCs/>
          <w:noProof/>
          <w:sz w:val="24"/>
          <w:szCs w:val="24"/>
        </w:rPr>
        <w:t>Solid State Commun.</w:t>
      </w:r>
      <w:r w:rsidRPr="007137E7">
        <w:rPr>
          <w:noProof/>
          <w:sz w:val="24"/>
          <w:szCs w:val="24"/>
        </w:rPr>
        <w:t xml:space="preserve"> </w:t>
      </w:r>
      <w:r w:rsidRPr="007137E7">
        <w:rPr>
          <w:b/>
          <w:bCs/>
          <w:noProof/>
          <w:sz w:val="24"/>
          <w:szCs w:val="24"/>
        </w:rPr>
        <w:t>63</w:t>
      </w:r>
      <w:r w:rsidRPr="007137E7">
        <w:rPr>
          <w:noProof/>
          <w:sz w:val="24"/>
          <w:szCs w:val="24"/>
        </w:rPr>
        <w:t>, 1135–1139 (1987).</w:t>
      </w:r>
    </w:p>
    <w:p w14:paraId="3D83AEEB" w14:textId="77777777" w:rsidR="007137E7" w:rsidRPr="007137E7" w:rsidRDefault="007137E7" w:rsidP="007137E7">
      <w:pPr>
        <w:widowControl w:val="0"/>
        <w:autoSpaceDE w:val="0"/>
        <w:autoSpaceDN w:val="0"/>
        <w:adjustRightInd w:val="0"/>
        <w:ind w:left="640" w:hanging="640"/>
        <w:rPr>
          <w:noProof/>
          <w:sz w:val="24"/>
        </w:rPr>
      </w:pPr>
      <w:r w:rsidRPr="007137E7">
        <w:rPr>
          <w:noProof/>
          <w:sz w:val="24"/>
          <w:szCs w:val="24"/>
        </w:rPr>
        <w:t xml:space="preserve">35. </w:t>
      </w:r>
      <w:r w:rsidRPr="007137E7">
        <w:rPr>
          <w:noProof/>
          <w:sz w:val="24"/>
          <w:szCs w:val="24"/>
        </w:rPr>
        <w:tab/>
        <w:t xml:space="preserve">B. J. Kirby </w:t>
      </w:r>
      <w:r w:rsidRPr="007137E7">
        <w:rPr>
          <w:i/>
          <w:iCs/>
          <w:noProof/>
          <w:sz w:val="24"/>
          <w:szCs w:val="24"/>
        </w:rPr>
        <w:t>et al.</w:t>
      </w:r>
      <w:r w:rsidRPr="007137E7">
        <w:rPr>
          <w:noProof/>
          <w:sz w:val="24"/>
          <w:szCs w:val="24"/>
        </w:rPr>
        <w:t xml:space="preserve">, Phase-sensitive specular neutron reflectometry for imaging the nanometer scale composition depth profile of thin-film materials. </w:t>
      </w:r>
      <w:r w:rsidRPr="007137E7">
        <w:rPr>
          <w:i/>
          <w:iCs/>
          <w:noProof/>
          <w:sz w:val="24"/>
          <w:szCs w:val="24"/>
        </w:rPr>
        <w:t>Curr. Opin. Colloid Interface Sci.</w:t>
      </w:r>
      <w:r w:rsidRPr="007137E7">
        <w:rPr>
          <w:noProof/>
          <w:sz w:val="24"/>
          <w:szCs w:val="24"/>
        </w:rPr>
        <w:t xml:space="preserve"> </w:t>
      </w:r>
      <w:r w:rsidRPr="007137E7">
        <w:rPr>
          <w:b/>
          <w:bCs/>
          <w:noProof/>
          <w:sz w:val="24"/>
          <w:szCs w:val="24"/>
        </w:rPr>
        <w:t>17</w:t>
      </w:r>
      <w:r w:rsidRPr="007137E7">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2203FCD0" w:rsidR="006C46B5" w:rsidRPr="007178BF" w:rsidRDefault="004A10BE" w:rsidP="006C46B5">
      <w:pPr>
        <w:pStyle w:val="Acknowledgement"/>
        <w:spacing w:before="0"/>
      </w:pPr>
      <w:r w:rsidRPr="007178BF">
        <w:rPr>
          <w:b/>
        </w:rPr>
        <w:t>Acknowledgments</w:t>
      </w:r>
      <w:r w:rsidR="0046360C" w:rsidRPr="007178BF">
        <w:rPr>
          <w:b/>
        </w:rPr>
        <w:t xml:space="preserve">: </w:t>
      </w:r>
      <w:r w:rsidR="006C46B5" w:rsidRPr="007178BF">
        <w:t>This work has been supported by the NSF (DMR-1610060 and ECCS-1611424). Work at LLNL has been supported by</w:t>
      </w:r>
      <w:r w:rsidR="00291D7E">
        <w:t xml:space="preserve"> the</w:t>
      </w:r>
      <w:r w:rsidR="006C46B5" w:rsidRPr="007178BF">
        <w:t xml:space="preserve"> DOE (DE-AC52-07NA27344)</w:t>
      </w:r>
      <w:r w:rsidR="00242D2B">
        <w:t xml:space="preserve"> and NSF </w:t>
      </w:r>
      <w:r w:rsidR="00291D7E">
        <w:t>(</w:t>
      </w:r>
      <w:r w:rsidR="00242D2B">
        <w:t>DMR-1609855</w:t>
      </w:r>
      <w:r w:rsidR="00291D7E">
        <w:t>)</w:t>
      </w:r>
      <w:r w:rsidR="006C46B5" w:rsidRPr="007178BF">
        <w:t>.</w:t>
      </w:r>
    </w:p>
    <w:p w14:paraId="0F13D06D" w14:textId="77777777" w:rsidR="006C46B5" w:rsidRPr="007178BF" w:rsidRDefault="006C46B5" w:rsidP="006C46B5">
      <w:pPr>
        <w:pStyle w:val="Acknowledgement"/>
        <w:spacing w:before="0"/>
      </w:pPr>
    </w:p>
    <w:p w14:paraId="595B0E97" w14:textId="7111C2D7"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r w:rsidR="006C46B5" w:rsidRPr="007178BF">
        <w:t>performed</w:t>
      </w:r>
      <w:r w:rsidR="008C2AB3" w:rsidRPr="007178BF">
        <w:t xml:space="preserve"> PNR</w:t>
      </w:r>
      <w:r w:rsidR="006C46B5" w:rsidRPr="007178BF">
        <w:t xml:space="preserve"> studies</w:t>
      </w:r>
      <w:r w:rsidR="008C392D" w:rsidRPr="007178BF">
        <w:t>. D.A.G. and A.J.</w:t>
      </w:r>
      <w:r w:rsidR="008C2AB3" w:rsidRPr="007178BF">
        <w:t xml:space="preserve">G. </w:t>
      </w:r>
      <w:r w:rsidR="008C392D" w:rsidRPr="007178BF">
        <w:t xml:space="preserve">and E. A. </w:t>
      </w:r>
      <w:r w:rsidR="008C2AB3" w:rsidRPr="007178BF">
        <w:t xml:space="preserve">carried out XAS measurements. D. H-M. </w:t>
      </w:r>
      <w:proofErr w:type="gramStart"/>
      <w:r w:rsidR="008C2AB3" w:rsidRPr="007178BF">
        <w:t>and</w:t>
      </w:r>
      <w:proofErr w:type="gramEnd"/>
      <w:r w:rsidR="008C2AB3" w:rsidRPr="007178BF">
        <w:t xml:space="preserve"> M.V. </w:t>
      </w:r>
      <w:r w:rsidR="006C46B5" w:rsidRPr="007178BF">
        <w:t>carried out electron microscopy studies</w:t>
      </w:r>
      <w:r w:rsidR="008C2AB3" w:rsidRPr="007178BF">
        <w:t>. V.</w:t>
      </w:r>
      <w:r w:rsidR="008C392D" w:rsidRPr="007178BF">
        <w:t xml:space="preserve"> T. measured </w:t>
      </w:r>
      <w:proofErr w:type="spellStart"/>
      <w:r w:rsidR="008C392D" w:rsidRPr="007178BF">
        <w:t>magnetometry</w:t>
      </w:r>
      <w:proofErr w:type="spellEnd"/>
      <w:r w:rsidR="008C392D" w:rsidRPr="007178BF">
        <w:t>.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t>Figures</w:t>
      </w:r>
    </w:p>
    <w:p w14:paraId="7F8FB983" w14:textId="77777777" w:rsidR="00E509CD" w:rsidRPr="007178BF" w:rsidRDefault="00E509CD" w:rsidP="00AC2069">
      <w:pPr>
        <w:pStyle w:val="Acknowledgement"/>
        <w:spacing w:before="0"/>
      </w:pPr>
    </w:p>
    <w:p w14:paraId="5F311B79" w14:textId="44DD261C" w:rsidR="007F6F42" w:rsidRPr="007F6F42" w:rsidRDefault="007F6F42" w:rsidP="007F6F42">
      <w:pPr>
        <w:spacing w:after="160"/>
        <w:jc w:val="both"/>
        <w:rPr>
          <w:rFonts w:eastAsia="Times New Roman"/>
          <w:sz w:val="24"/>
          <w:szCs w:val="24"/>
        </w:rPr>
      </w:pPr>
      <w:r w:rsidRPr="007F6F42">
        <w:rPr>
          <w:rFonts w:eastAsia="Times New Roman"/>
          <w:b/>
          <w:sz w:val="24"/>
          <w:szCs w:val="24"/>
        </w:rPr>
        <w:t>Fig 1</w:t>
      </w:r>
      <w:r w:rsidRPr="007F6F42">
        <w:rPr>
          <w:rFonts w:eastAsia="Times New Roman"/>
          <w:sz w:val="24"/>
          <w:szCs w:val="24"/>
        </w:rPr>
        <w:t xml:space="preserve">. </w:t>
      </w:r>
      <w:r w:rsidRPr="007F6F42">
        <w:rPr>
          <w:rFonts w:eastAsia="Times New Roman"/>
          <w:b/>
          <w:sz w:val="24"/>
          <w:szCs w:val="24"/>
        </w:rPr>
        <w:t>X-ray diffraction.</w:t>
      </w:r>
      <w:r w:rsidRPr="007F6F42">
        <w:rPr>
          <w:rFonts w:eastAsia="Times New Roman"/>
          <w:sz w:val="24"/>
          <w:szCs w:val="24"/>
        </w:rPr>
        <w:t xml:space="preserve"> (</w:t>
      </w:r>
      <w:r w:rsidRPr="007F6F42">
        <w:rPr>
          <w:rFonts w:eastAsia="Times New Roman"/>
          <w:b/>
          <w:sz w:val="24"/>
          <w:szCs w:val="24"/>
        </w:rPr>
        <w:t>A</w:t>
      </w:r>
      <w:r w:rsidRPr="007F6F42">
        <w:rPr>
          <w:rFonts w:eastAsia="Times New Roman"/>
          <w:sz w:val="24"/>
          <w:szCs w:val="24"/>
        </w:rPr>
        <w:t xml:space="preserve">) XRD </w:t>
      </w:r>
      <m:oMath>
        <m:r>
          <w:rPr>
            <w:rFonts w:ascii="Cambria Math" w:eastAsia="Cambria" w:hAnsi="Cambria Math" w:cs="Cambria"/>
            <w:sz w:val="24"/>
            <w:szCs w:val="24"/>
          </w:rPr>
          <m:t>θ-2θ</m:t>
        </m:r>
      </m:oMath>
      <w:r w:rsidRPr="007F6F42">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7F6F42">
        <w:rPr>
          <w:rFonts w:eastAsia="Times New Roman"/>
          <w:sz w:val="24"/>
          <w:szCs w:val="24"/>
        </w:rPr>
        <w:t xml:space="preserve"> radiation. Reciprocal space maps showing (</w:t>
      </w:r>
      <w:r w:rsidRPr="007F6F42">
        <w:rPr>
          <w:rFonts w:eastAsia="Times New Roman"/>
          <w:b/>
          <w:sz w:val="24"/>
          <w:szCs w:val="24"/>
        </w:rPr>
        <w:t>B-E</w:t>
      </w:r>
      <w:r w:rsidRPr="007F6F42">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7F6F42">
        <w:rPr>
          <w:rFonts w:eastAsia="Times New Roman"/>
          <w:sz w:val="24"/>
          <w:szCs w:val="24"/>
        </w:rPr>
        <w:t>) STO substrate peak, (</w:t>
      </w:r>
      <w:r w:rsidRPr="007F6F42">
        <w:rPr>
          <w:rFonts w:eastAsia="Times New Roman"/>
          <w:b/>
          <w:sz w:val="24"/>
          <w:szCs w:val="24"/>
        </w:rPr>
        <w:t>G-J</w:t>
      </w:r>
      <w:r w:rsidRPr="007F6F42">
        <w:rPr>
          <w:rFonts w:eastAsia="Times New Roman"/>
          <w:sz w:val="24"/>
          <w:szCs w:val="24"/>
        </w:rPr>
        <w:t>) YBCO peak</w:t>
      </w:r>
      <w:r w:rsidR="00200827">
        <w:rPr>
          <w:rFonts w:eastAsia="Times New Roman"/>
          <w:sz w:val="24"/>
          <w:szCs w:val="24"/>
        </w:rPr>
        <w:t>,</w:t>
      </w:r>
      <w:r w:rsidRPr="007F6F42">
        <w:rPr>
          <w:rFonts w:eastAsia="Times New Roman"/>
          <w:sz w:val="24"/>
          <w:szCs w:val="24"/>
        </w:rPr>
        <w:t xml:space="preserve"> </w:t>
      </w:r>
      <w:r w:rsidR="00364987">
        <w:rPr>
          <w:rFonts w:eastAsia="Times New Roman"/>
          <w:sz w:val="24"/>
          <w:szCs w:val="24"/>
        </w:rPr>
        <w:t>indexed relative to the STO lattice parameters,</w:t>
      </w:r>
      <w:r w:rsidRPr="007F6F42">
        <w:rPr>
          <w:rFonts w:eastAsia="Times New Roman"/>
          <w:sz w:val="24"/>
          <w:szCs w:val="24"/>
        </w:rPr>
        <w:t xml:space="preserve"> and (</w:t>
      </w:r>
      <w:r w:rsidRPr="007F6F42">
        <w:rPr>
          <w:rFonts w:eastAsia="Times New Roman"/>
          <w:b/>
          <w:sz w:val="24"/>
          <w:szCs w:val="24"/>
        </w:rPr>
        <w:t>F, K</w:t>
      </w:r>
      <w:r w:rsidRPr="007F6F42">
        <w:rPr>
          <w:rFonts w:eastAsia="Times New Roman"/>
          <w:sz w:val="24"/>
          <w:szCs w:val="24"/>
        </w:rPr>
        <w:t xml:space="preserve">) </w:t>
      </w:r>
      <m:oMath>
        <m:r>
          <w:rPr>
            <w:rFonts w:ascii="Cambria Math" w:eastAsia="Times New Roman" w:hAnsi="Cambria Math"/>
            <w:sz w:val="24"/>
            <w:szCs w:val="24"/>
          </w:rPr>
          <m:t>h</m:t>
        </m:r>
      </m:oMath>
      <w:r w:rsidR="00813A2B">
        <w:rPr>
          <w:rFonts w:eastAsia="Times New Roman"/>
          <w:sz w:val="24"/>
          <w:szCs w:val="24"/>
        </w:rPr>
        <w:t>-integrated</w:t>
      </w:r>
      <w:r w:rsidRPr="007F6F42">
        <w:rPr>
          <w:rFonts w:eastAsia="Times New Roman"/>
          <w:sz w:val="24"/>
          <w:szCs w:val="24"/>
        </w:rPr>
        <w:t xml:space="preserve"> </w:t>
      </w:r>
      <w:r w:rsidR="00813A2B">
        <w:rPr>
          <w:rFonts w:eastAsia="Times New Roman"/>
          <w:sz w:val="24"/>
          <w:szCs w:val="24"/>
        </w:rPr>
        <w:t>RSMs for each sample</w:t>
      </w:r>
      <w:r w:rsidRPr="007F6F42">
        <w:rPr>
          <w:rFonts w:eastAsia="Times New Roman"/>
          <w:sz w:val="24"/>
          <w:szCs w:val="24"/>
        </w:rPr>
        <w:t>.</w:t>
      </w:r>
    </w:p>
    <w:p w14:paraId="79F7E505" w14:textId="77777777" w:rsidR="007F6F42" w:rsidRPr="007F6F42" w:rsidRDefault="007F6F42" w:rsidP="007F6F42">
      <w:pPr>
        <w:spacing w:after="160"/>
        <w:jc w:val="both"/>
        <w:rPr>
          <w:rFonts w:eastAsia="Times New Roman"/>
          <w:sz w:val="24"/>
          <w:szCs w:val="24"/>
        </w:rPr>
      </w:pPr>
      <w:r w:rsidRPr="007F6F42">
        <w:rPr>
          <w:rFonts w:eastAsia="Times New Roman"/>
          <w:b/>
          <w:sz w:val="24"/>
          <w:szCs w:val="24"/>
        </w:rPr>
        <w:lastRenderedPageBreak/>
        <w:t>Figure 2</w:t>
      </w:r>
      <w:r w:rsidRPr="007F6F42">
        <w:rPr>
          <w:rFonts w:eastAsia="Times New Roman"/>
          <w:sz w:val="24"/>
          <w:szCs w:val="24"/>
        </w:rPr>
        <w:t xml:space="preserve">. </w:t>
      </w:r>
      <w:r w:rsidRPr="007F6F42">
        <w:rPr>
          <w:rFonts w:eastAsia="Times New Roman"/>
          <w:b/>
          <w:sz w:val="24"/>
          <w:szCs w:val="24"/>
        </w:rPr>
        <w:t xml:space="preserve">Magnetization and resistivity. </w:t>
      </w:r>
      <w:r w:rsidRPr="007F6F42">
        <w:rPr>
          <w:rFonts w:eastAsia="Times New Roman"/>
          <w:sz w:val="24"/>
          <w:szCs w:val="24"/>
        </w:rPr>
        <w:t>Normalized magnetization (</w:t>
      </w:r>
      <w:r w:rsidRPr="007F6F42">
        <w:rPr>
          <w:rFonts w:eastAsia="Times New Roman"/>
          <w:b/>
          <w:sz w:val="24"/>
          <w:szCs w:val="24"/>
        </w:rPr>
        <w:t>A</w:t>
      </w:r>
      <w:r w:rsidRPr="007F6F42">
        <w:rPr>
          <w:rFonts w:eastAsia="Times New Roman"/>
          <w:sz w:val="24"/>
          <w:szCs w:val="24"/>
        </w:rPr>
        <w:t>) and resistivity (</w:t>
      </w:r>
      <w:r w:rsidRPr="007F6F42">
        <w:rPr>
          <w:rFonts w:eastAsia="Times New Roman"/>
          <w:b/>
          <w:sz w:val="24"/>
          <w:szCs w:val="24"/>
        </w:rPr>
        <w:t>B</w:t>
      </w:r>
      <w:r w:rsidRPr="007F6F42">
        <w:rPr>
          <w:rFonts w:eastAsia="Times New Roman"/>
          <w:sz w:val="24"/>
          <w:szCs w:val="24"/>
        </w:rPr>
        <w:t xml:space="preserve">) from 5 K to 100 K. The </w:t>
      </w:r>
      <w:proofErr w:type="spellStart"/>
      <w:r w:rsidRPr="007F6F42">
        <w:rPr>
          <w:rFonts w:eastAsia="Times New Roman"/>
          <w:sz w:val="24"/>
          <w:szCs w:val="24"/>
        </w:rPr>
        <w:t>Gd</w:t>
      </w:r>
      <w:proofErr w:type="spellEnd"/>
      <w:r w:rsidRPr="007F6F42">
        <w:rPr>
          <w:rFonts w:eastAsia="Times New Roman"/>
          <w:sz w:val="24"/>
          <w:szCs w:val="24"/>
        </w:rPr>
        <w:t xml:space="preserve"> (20 nm) sample has been omitted from (</w:t>
      </w:r>
      <w:r w:rsidRPr="007F6F42">
        <w:rPr>
          <w:rFonts w:eastAsia="Times New Roman"/>
          <w:b/>
          <w:sz w:val="24"/>
          <w:szCs w:val="24"/>
        </w:rPr>
        <w:t>B</w:t>
      </w:r>
      <w:r w:rsidRPr="007F6F42">
        <w:rPr>
          <w:rFonts w:eastAsia="Times New Roman"/>
          <w:sz w:val="24"/>
          <w:szCs w:val="24"/>
        </w:rPr>
        <w:t>), as no magnetic moment was detected at any temperature measured (to within experimental noise).</w:t>
      </w:r>
    </w:p>
    <w:p w14:paraId="3619D885" w14:textId="4B91012D" w:rsidR="007F6F42" w:rsidRPr="007F6F42" w:rsidRDefault="007F6F42" w:rsidP="007F6F42">
      <w:pPr>
        <w:spacing w:after="160"/>
        <w:jc w:val="both"/>
        <w:rPr>
          <w:rFonts w:ascii="Calibri" w:hAnsi="Calibri" w:cs="Calibri"/>
          <w:sz w:val="24"/>
          <w:szCs w:val="24"/>
        </w:rPr>
      </w:pPr>
      <w:r w:rsidRPr="007F6F42">
        <w:rPr>
          <w:rFonts w:eastAsia="Times New Roman"/>
          <w:b/>
          <w:sz w:val="24"/>
          <w:szCs w:val="24"/>
        </w:rPr>
        <w:t>Figure 3</w:t>
      </w:r>
      <w:r w:rsidRPr="007F6F42">
        <w:rPr>
          <w:rFonts w:eastAsia="Times New Roman"/>
          <w:sz w:val="24"/>
          <w:szCs w:val="24"/>
        </w:rPr>
        <w:t xml:space="preserve">. </w:t>
      </w:r>
      <w:r w:rsidRPr="007F6F42">
        <w:rPr>
          <w:rFonts w:eastAsia="Times New Roman"/>
          <w:b/>
          <w:sz w:val="24"/>
          <w:szCs w:val="24"/>
        </w:rPr>
        <w:t>STEM images.</w:t>
      </w:r>
      <w:r w:rsidRPr="007F6F42">
        <w:rPr>
          <w:rFonts w:eastAsia="Times New Roman"/>
          <w:sz w:val="24"/>
          <w:szCs w:val="24"/>
        </w:rPr>
        <w:t xml:space="preserve"> Cross-sectional HAADF-STEM images of the as-grown STO/YBCO interface (</w:t>
      </w:r>
      <w:r w:rsidRPr="007F6F42">
        <w:rPr>
          <w:rFonts w:eastAsia="Times New Roman"/>
          <w:b/>
          <w:sz w:val="24"/>
          <w:szCs w:val="24"/>
        </w:rPr>
        <w:t>A</w:t>
      </w:r>
      <w:r w:rsidRPr="007F6F42">
        <w:rPr>
          <w:rFonts w:eastAsia="Times New Roman"/>
          <w:sz w:val="24"/>
          <w:szCs w:val="24"/>
        </w:rPr>
        <w:t>)</w:t>
      </w:r>
      <w:r w:rsidR="00E41087">
        <w:rPr>
          <w:rFonts w:eastAsia="Times New Roman"/>
          <w:sz w:val="24"/>
          <w:szCs w:val="24"/>
        </w:rPr>
        <w:t xml:space="preserve"> with </w:t>
      </w:r>
      <w:r w:rsidR="0064790B">
        <w:rPr>
          <w:rFonts w:eastAsia="Times New Roman"/>
          <w:sz w:val="24"/>
          <w:szCs w:val="24"/>
        </w:rPr>
        <w:t xml:space="preserve">a magnified view of </w:t>
      </w:r>
      <w:r w:rsidR="00E41087">
        <w:rPr>
          <w:rFonts w:eastAsia="Times New Roman"/>
          <w:sz w:val="24"/>
          <w:szCs w:val="24"/>
        </w:rPr>
        <w:t>the substrate/film interface shown in the inset.</w:t>
      </w:r>
      <w:r w:rsidR="00D327F1">
        <w:rPr>
          <w:rFonts w:eastAsia="Times New Roman"/>
          <w:sz w:val="24"/>
          <w:szCs w:val="24"/>
        </w:rPr>
        <w:t xml:space="preserve"> The region shown in the inset is outside the field of view of the main image.</w:t>
      </w:r>
      <w:r w:rsidR="00E41087">
        <w:rPr>
          <w:rFonts w:eastAsia="Times New Roman"/>
          <w:sz w:val="24"/>
          <w:szCs w:val="24"/>
        </w:rPr>
        <w:t xml:space="preserve"> The crystal structure is depicted with </w:t>
      </w:r>
      <w:r w:rsidR="00E41087" w:rsidRPr="007F6F42">
        <w:rPr>
          <w:rFonts w:eastAsia="Times New Roman"/>
          <w:sz w:val="24"/>
          <w:szCs w:val="24"/>
        </w:rPr>
        <w:t>Cu, Ba, Y</w:t>
      </w:r>
      <w:r w:rsidR="00E41087">
        <w:rPr>
          <w:rFonts w:eastAsia="Times New Roman"/>
          <w:sz w:val="24"/>
          <w:szCs w:val="24"/>
        </w:rPr>
        <w:t xml:space="preserve">, </w:t>
      </w:r>
      <w:proofErr w:type="spellStart"/>
      <w:r w:rsidR="00E41087">
        <w:rPr>
          <w:rFonts w:eastAsia="Times New Roman"/>
          <w:sz w:val="24"/>
          <w:szCs w:val="24"/>
        </w:rPr>
        <w:t>Sr</w:t>
      </w:r>
      <w:proofErr w:type="spellEnd"/>
      <w:r w:rsidR="00E41087">
        <w:rPr>
          <w:rFonts w:eastAsia="Times New Roman"/>
          <w:sz w:val="24"/>
          <w:szCs w:val="24"/>
        </w:rPr>
        <w:t xml:space="preserve">, and </w:t>
      </w:r>
      <w:proofErr w:type="spellStart"/>
      <w:r w:rsidR="00E41087">
        <w:rPr>
          <w:rFonts w:eastAsia="Times New Roman"/>
          <w:sz w:val="24"/>
          <w:szCs w:val="24"/>
        </w:rPr>
        <w:t>Ti</w:t>
      </w:r>
      <w:proofErr w:type="spellEnd"/>
      <w:r w:rsidR="00E41087" w:rsidRPr="007F6F42">
        <w:rPr>
          <w:rFonts w:eastAsia="Times New Roman"/>
          <w:sz w:val="24"/>
          <w:szCs w:val="24"/>
        </w:rPr>
        <w:t xml:space="preserve"> atoms highlighted in yellow, red, blue,</w:t>
      </w:r>
      <w:r w:rsidR="00E41087">
        <w:rPr>
          <w:rFonts w:eastAsia="Times New Roman"/>
          <w:sz w:val="24"/>
          <w:szCs w:val="24"/>
        </w:rPr>
        <w:t xml:space="preserve"> violet, and orange,</w:t>
      </w:r>
      <w:r w:rsidR="00E41087" w:rsidRPr="007F6F42">
        <w:rPr>
          <w:rFonts w:eastAsia="Times New Roman"/>
          <w:sz w:val="24"/>
          <w:szCs w:val="24"/>
        </w:rPr>
        <w:t xml:space="preserve"> respectively.</w:t>
      </w:r>
      <w:r w:rsidRPr="007F6F42">
        <w:rPr>
          <w:rFonts w:eastAsia="Times New Roman"/>
          <w:sz w:val="24"/>
          <w:szCs w:val="24"/>
        </w:rPr>
        <w:t xml:space="preserve"> </w:t>
      </w:r>
      <w:r w:rsidR="00E41087">
        <w:rPr>
          <w:rFonts w:eastAsia="Times New Roman"/>
          <w:sz w:val="24"/>
          <w:szCs w:val="24"/>
        </w:rPr>
        <w:t>T</w:t>
      </w:r>
      <w:r w:rsidRPr="007F6F42">
        <w:rPr>
          <w:rFonts w:eastAsia="Times New Roman"/>
          <w:sz w:val="24"/>
          <w:szCs w:val="24"/>
        </w:rPr>
        <w:t>he YBCO/</w:t>
      </w:r>
      <w:proofErr w:type="spellStart"/>
      <w:r w:rsidRPr="007F6F42">
        <w:rPr>
          <w:rFonts w:eastAsia="Times New Roman"/>
          <w:sz w:val="24"/>
          <w:szCs w:val="24"/>
        </w:rPr>
        <w:t>Gd</w:t>
      </w:r>
      <w:proofErr w:type="spellEnd"/>
      <w:r w:rsidRPr="007F6F42">
        <w:rPr>
          <w:rFonts w:eastAsia="Times New Roman"/>
          <w:sz w:val="24"/>
          <w:szCs w:val="24"/>
        </w:rPr>
        <w:t xml:space="preserve"> interface of the </w:t>
      </w:r>
      <w:proofErr w:type="spellStart"/>
      <w:r w:rsidRPr="007F6F42">
        <w:rPr>
          <w:rFonts w:eastAsia="Times New Roman"/>
          <w:sz w:val="24"/>
          <w:szCs w:val="24"/>
        </w:rPr>
        <w:t>Gd</w:t>
      </w:r>
      <w:proofErr w:type="spellEnd"/>
      <w:r w:rsidRPr="007F6F42">
        <w:rPr>
          <w:rFonts w:eastAsia="Times New Roman"/>
          <w:sz w:val="24"/>
          <w:szCs w:val="24"/>
        </w:rPr>
        <w:t xml:space="preserve"> (3 nm) (</w:t>
      </w:r>
      <w:r w:rsidRPr="007F6F42">
        <w:rPr>
          <w:rFonts w:eastAsia="Times New Roman"/>
          <w:b/>
          <w:sz w:val="24"/>
          <w:szCs w:val="24"/>
        </w:rPr>
        <w:t>B</w:t>
      </w:r>
      <w:r w:rsidRPr="007F6F42">
        <w:rPr>
          <w:rFonts w:eastAsia="Times New Roman"/>
          <w:sz w:val="24"/>
          <w:szCs w:val="24"/>
        </w:rPr>
        <w:t>) sample</w:t>
      </w:r>
      <w:r w:rsidR="0064790B">
        <w:rPr>
          <w:rFonts w:eastAsia="Times New Roman"/>
          <w:sz w:val="24"/>
          <w:szCs w:val="24"/>
        </w:rPr>
        <w:t xml:space="preserve"> with a magnified view</w:t>
      </w:r>
      <w:r w:rsidR="00780059">
        <w:rPr>
          <w:rFonts w:eastAsia="Times New Roman"/>
          <w:sz w:val="24"/>
          <w:szCs w:val="24"/>
        </w:rPr>
        <w:t xml:space="preserve"> of </w:t>
      </w:r>
      <w:r w:rsidR="009C647A">
        <w:rPr>
          <w:rFonts w:eastAsia="Times New Roman"/>
          <w:sz w:val="24"/>
          <w:szCs w:val="24"/>
        </w:rPr>
        <w:t>the region highlighted by the black box</w:t>
      </w:r>
      <w:r w:rsidR="00780059">
        <w:rPr>
          <w:rFonts w:eastAsia="Times New Roman"/>
          <w:sz w:val="24"/>
          <w:szCs w:val="24"/>
        </w:rPr>
        <w:t xml:space="preserve"> shown in the inset</w:t>
      </w:r>
      <w:r w:rsidR="0064790B">
        <w:rPr>
          <w:rFonts w:eastAsia="Times New Roman"/>
          <w:sz w:val="24"/>
          <w:szCs w:val="24"/>
        </w:rPr>
        <w:t>.</w:t>
      </w:r>
      <w:r w:rsidRPr="007F6F42">
        <w:rPr>
          <w:rFonts w:eastAsia="Times New Roman"/>
          <w:sz w:val="24"/>
          <w:szCs w:val="24"/>
        </w:rPr>
        <w:t xml:space="preserve"> </w:t>
      </w:r>
      <w:r w:rsidR="0064790B">
        <w:rPr>
          <w:rFonts w:eastAsia="Times New Roman"/>
          <w:sz w:val="24"/>
          <w:szCs w:val="24"/>
        </w:rPr>
        <w:t>C</w:t>
      </w:r>
      <w:r w:rsidRPr="007F6F42">
        <w:rPr>
          <w:rFonts w:eastAsia="Times New Roman"/>
          <w:sz w:val="24"/>
          <w:szCs w:val="24"/>
        </w:rPr>
        <w:t xml:space="preserve">enter of the YBCO layer in the </w:t>
      </w:r>
      <w:proofErr w:type="spellStart"/>
      <w:r w:rsidRPr="007F6F42">
        <w:rPr>
          <w:rFonts w:eastAsia="Times New Roman"/>
          <w:sz w:val="24"/>
          <w:szCs w:val="24"/>
        </w:rPr>
        <w:t>Gd</w:t>
      </w:r>
      <w:proofErr w:type="spellEnd"/>
      <w:r w:rsidRPr="007F6F42">
        <w:rPr>
          <w:rFonts w:eastAsia="Times New Roman"/>
          <w:sz w:val="24"/>
          <w:szCs w:val="24"/>
        </w:rPr>
        <w:t xml:space="preserve"> (20 nm) film (</w:t>
      </w:r>
      <w:r w:rsidRPr="007F6F42">
        <w:rPr>
          <w:rFonts w:eastAsia="Times New Roman"/>
          <w:b/>
          <w:sz w:val="24"/>
          <w:szCs w:val="24"/>
        </w:rPr>
        <w:t>C</w:t>
      </w:r>
      <w:r w:rsidRPr="007F6F42">
        <w:rPr>
          <w:rFonts w:eastAsia="Times New Roman"/>
          <w:sz w:val="24"/>
          <w:szCs w:val="24"/>
        </w:rPr>
        <w:t>)</w:t>
      </w:r>
      <w:r w:rsidR="0064790B">
        <w:rPr>
          <w:rFonts w:eastAsia="Times New Roman"/>
          <w:sz w:val="24"/>
          <w:szCs w:val="24"/>
        </w:rPr>
        <w:t xml:space="preserve">, with a magnified view of </w:t>
      </w:r>
      <w:r w:rsidR="00780059">
        <w:rPr>
          <w:rFonts w:eastAsia="Times New Roman"/>
          <w:sz w:val="24"/>
          <w:szCs w:val="24"/>
        </w:rPr>
        <w:t xml:space="preserve">the region indicated by the black box </w:t>
      </w:r>
      <w:r w:rsidR="006E0185">
        <w:rPr>
          <w:rFonts w:eastAsia="Times New Roman"/>
          <w:sz w:val="24"/>
          <w:szCs w:val="24"/>
        </w:rPr>
        <w:t>shown in the inset</w:t>
      </w:r>
      <w:r w:rsidRPr="007F6F42">
        <w:rPr>
          <w:rFonts w:eastAsia="Times New Roman"/>
          <w:sz w:val="24"/>
          <w:szCs w:val="24"/>
        </w:rPr>
        <w:t>.</w:t>
      </w:r>
      <w:r w:rsidR="00D1003B">
        <w:rPr>
          <w:rFonts w:eastAsia="Times New Roman"/>
          <w:sz w:val="24"/>
          <w:szCs w:val="24"/>
        </w:rPr>
        <w:t xml:space="preserve"> Both insets in (</w:t>
      </w:r>
      <w:r w:rsidR="00D1003B" w:rsidRPr="00D979C7">
        <w:rPr>
          <w:rFonts w:eastAsia="Times New Roman"/>
          <w:b/>
          <w:sz w:val="24"/>
          <w:szCs w:val="24"/>
        </w:rPr>
        <w:t>B</w:t>
      </w:r>
      <w:r w:rsidR="00D1003B">
        <w:rPr>
          <w:rFonts w:eastAsia="Times New Roman"/>
          <w:sz w:val="24"/>
          <w:szCs w:val="24"/>
        </w:rPr>
        <w:t>) and (</w:t>
      </w:r>
      <w:r w:rsidR="00D1003B" w:rsidRPr="00D979C7">
        <w:rPr>
          <w:rFonts w:eastAsia="Times New Roman"/>
          <w:b/>
          <w:sz w:val="24"/>
          <w:szCs w:val="24"/>
        </w:rPr>
        <w:t>C</w:t>
      </w:r>
      <w:r w:rsidR="00D1003B">
        <w:rPr>
          <w:rFonts w:eastAsia="Times New Roman"/>
          <w:sz w:val="24"/>
          <w:szCs w:val="24"/>
        </w:rPr>
        <w:t>) contain vertically oriented stacking faults</w:t>
      </w:r>
      <w:r w:rsidR="00E9614A">
        <w:rPr>
          <w:rFonts w:eastAsia="Times New Roman"/>
          <w:sz w:val="24"/>
          <w:szCs w:val="24"/>
        </w:rPr>
        <w:t>, with</w:t>
      </w:r>
      <w:r w:rsidR="00ED0BDC">
        <w:rPr>
          <w:rFonts w:eastAsia="Times New Roman"/>
          <w:sz w:val="24"/>
          <w:szCs w:val="24"/>
        </w:rPr>
        <w:t xml:space="preserve"> </w:t>
      </w:r>
      <w:r w:rsidR="00E9614A">
        <w:rPr>
          <w:rFonts w:eastAsia="Times New Roman"/>
          <w:sz w:val="24"/>
          <w:szCs w:val="24"/>
        </w:rPr>
        <w:t>d</w:t>
      </w:r>
      <w:r w:rsidR="00ED0BDC">
        <w:rPr>
          <w:rFonts w:eastAsia="Times New Roman"/>
          <w:sz w:val="24"/>
          <w:szCs w:val="24"/>
        </w:rPr>
        <w:t>ashed red lines</w:t>
      </w:r>
      <w:r w:rsidRPr="007F6F42">
        <w:rPr>
          <w:rFonts w:eastAsia="Times New Roman"/>
          <w:sz w:val="24"/>
          <w:szCs w:val="24"/>
        </w:rPr>
        <w:t xml:space="preserve"> </w:t>
      </w:r>
      <w:r w:rsidR="00ED0BDC">
        <w:rPr>
          <w:rFonts w:eastAsia="Times New Roman"/>
          <w:sz w:val="24"/>
          <w:szCs w:val="24"/>
        </w:rPr>
        <w:t>highlight</w:t>
      </w:r>
      <w:r w:rsidR="00E9614A">
        <w:rPr>
          <w:rFonts w:eastAsia="Times New Roman"/>
          <w:sz w:val="24"/>
          <w:szCs w:val="24"/>
        </w:rPr>
        <w:t>ing</w:t>
      </w:r>
      <w:r w:rsidR="00ED0BDC">
        <w:rPr>
          <w:rFonts w:eastAsia="Times New Roman"/>
          <w:sz w:val="24"/>
          <w:szCs w:val="24"/>
        </w:rPr>
        <w:t xml:space="preserve"> </w:t>
      </w:r>
      <w:proofErr w:type="spellStart"/>
      <w:r w:rsidRPr="007F6F42">
        <w:rPr>
          <w:rFonts w:eastAsia="Times New Roman"/>
          <w:sz w:val="24"/>
          <w:szCs w:val="24"/>
        </w:rPr>
        <w:t>CuO</w:t>
      </w:r>
      <w:proofErr w:type="spellEnd"/>
      <w:r w:rsidRPr="007F6F42">
        <w:rPr>
          <w:rFonts w:eastAsia="Times New Roman"/>
          <w:sz w:val="24"/>
          <w:szCs w:val="24"/>
        </w:rPr>
        <w:t xml:space="preserve"> stacking faults</w:t>
      </w:r>
      <w:r w:rsidR="00524AD1">
        <w:rPr>
          <w:rFonts w:eastAsia="Times New Roman"/>
          <w:sz w:val="24"/>
          <w:szCs w:val="24"/>
        </w:rPr>
        <w:t xml:space="preserve"> distributed</w:t>
      </w:r>
      <w:r w:rsidR="00E9614A">
        <w:rPr>
          <w:rFonts w:eastAsia="Times New Roman"/>
          <w:sz w:val="24"/>
          <w:szCs w:val="24"/>
        </w:rPr>
        <w:t xml:space="preserve"> elsewhere (</w:t>
      </w:r>
      <w:r w:rsidR="00E9614A" w:rsidRPr="00E9614A">
        <w:rPr>
          <w:rFonts w:eastAsia="Times New Roman"/>
          <w:b/>
          <w:sz w:val="24"/>
          <w:szCs w:val="24"/>
        </w:rPr>
        <w:t>A-C</w:t>
      </w:r>
      <w:r w:rsidR="00E9614A">
        <w:rPr>
          <w:rFonts w:eastAsia="Times New Roman"/>
          <w:sz w:val="24"/>
          <w:szCs w:val="24"/>
        </w:rPr>
        <w:t>)</w:t>
      </w:r>
      <w:r w:rsidRPr="007F6F42">
        <w:rPr>
          <w:rFonts w:eastAsia="Times New Roman"/>
          <w:sz w:val="24"/>
          <w:szCs w:val="24"/>
        </w:rPr>
        <w:t>.</w:t>
      </w:r>
    </w:p>
    <w:p w14:paraId="189428C8" w14:textId="4A90AF44" w:rsidR="007F6F42" w:rsidRPr="00483E51" w:rsidRDefault="007F6F42" w:rsidP="007F6F42">
      <w:pPr>
        <w:spacing w:after="160"/>
        <w:jc w:val="both"/>
        <w:rPr>
          <w:rFonts w:eastAsia="Times New Roman"/>
          <w:sz w:val="24"/>
          <w:szCs w:val="24"/>
        </w:rPr>
      </w:pPr>
      <w:r w:rsidRPr="007F6F42">
        <w:rPr>
          <w:rFonts w:eastAsia="Times New Roman"/>
          <w:b/>
          <w:sz w:val="24"/>
          <w:szCs w:val="24"/>
        </w:rPr>
        <w:t>Figure 4</w:t>
      </w:r>
      <w:r w:rsidRPr="007F6F42">
        <w:rPr>
          <w:rFonts w:eastAsia="Times New Roman"/>
          <w:sz w:val="24"/>
          <w:szCs w:val="24"/>
        </w:rPr>
        <w:t xml:space="preserve">. </w:t>
      </w:r>
      <w:r w:rsidRPr="007F6F42">
        <w:rPr>
          <w:rFonts w:eastAsia="Times New Roman"/>
          <w:b/>
          <w:sz w:val="24"/>
          <w:szCs w:val="24"/>
        </w:rPr>
        <w:t>Polarized Neutron Reflectometry.</w:t>
      </w:r>
      <w:r w:rsidRPr="007F6F42">
        <w:rPr>
          <w:rFonts w:eastAsia="Times New Roman"/>
          <w:sz w:val="24"/>
          <w:szCs w:val="24"/>
        </w:rPr>
        <w:t xml:space="preserve"> Real and imaginary </w:t>
      </w:r>
      <w:r w:rsidR="005A50A3">
        <w:rPr>
          <w:rFonts w:eastAsia="Times New Roman"/>
          <w:sz w:val="24"/>
          <w:szCs w:val="24"/>
        </w:rPr>
        <w:t>components</w:t>
      </w:r>
      <w:r w:rsidRPr="007F6F42">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7F6F42">
        <w:rPr>
          <w:rFonts w:eastAsia="Times New Roman"/>
          <w:sz w:val="24"/>
          <w:szCs w:val="24"/>
        </w:rPr>
        <w:t xml:space="preserve"> through the</w:t>
      </w:r>
      <w:r w:rsidR="005A50A3">
        <w:rPr>
          <w:rFonts w:eastAsia="Times New Roman"/>
          <w:sz w:val="24"/>
          <w:szCs w:val="24"/>
        </w:rPr>
        <w:t xml:space="preserve"> (</w:t>
      </w:r>
      <w:r w:rsidR="005A50A3" w:rsidRPr="005A50A3">
        <w:rPr>
          <w:rFonts w:eastAsia="Times New Roman"/>
          <w:b/>
          <w:sz w:val="24"/>
          <w:szCs w:val="24"/>
        </w:rPr>
        <w:t>A</w:t>
      </w:r>
      <w:r w:rsidR="005A50A3">
        <w:rPr>
          <w:rFonts w:eastAsia="Times New Roman"/>
          <w:sz w:val="24"/>
          <w:szCs w:val="24"/>
        </w:rPr>
        <w:t>) as grown, (</w:t>
      </w:r>
      <w:r w:rsidR="005A50A3" w:rsidRPr="005A50A3">
        <w:rPr>
          <w:rFonts w:eastAsia="Times New Roman"/>
          <w:b/>
          <w:sz w:val="24"/>
          <w:szCs w:val="24"/>
        </w:rPr>
        <w:t>B</w:t>
      </w:r>
      <w:r w:rsidR="005A50A3">
        <w:rPr>
          <w:rFonts w:eastAsia="Times New Roman"/>
          <w:sz w:val="24"/>
          <w:szCs w:val="24"/>
        </w:rPr>
        <w:t xml:space="preserve">) </w:t>
      </w:r>
      <w:proofErr w:type="spellStart"/>
      <w:r w:rsidR="005A50A3">
        <w:rPr>
          <w:rFonts w:eastAsia="Times New Roman"/>
          <w:sz w:val="24"/>
          <w:szCs w:val="24"/>
        </w:rPr>
        <w:t>Gd</w:t>
      </w:r>
      <w:proofErr w:type="spellEnd"/>
      <w:r w:rsidR="005A50A3">
        <w:rPr>
          <w:rFonts w:eastAsia="Times New Roman"/>
          <w:sz w:val="24"/>
          <w:szCs w:val="24"/>
        </w:rPr>
        <w:t xml:space="preserve"> (3 nm), (</w:t>
      </w:r>
      <w:r w:rsidR="005A50A3" w:rsidRPr="005A50A3">
        <w:rPr>
          <w:rFonts w:eastAsia="Times New Roman"/>
          <w:b/>
          <w:sz w:val="24"/>
          <w:szCs w:val="24"/>
        </w:rPr>
        <w:t>C</w:t>
      </w:r>
      <w:r w:rsidR="005A50A3">
        <w:rPr>
          <w:rFonts w:eastAsia="Times New Roman"/>
          <w:sz w:val="24"/>
          <w:szCs w:val="24"/>
        </w:rPr>
        <w:t xml:space="preserve">) </w:t>
      </w:r>
      <w:proofErr w:type="spellStart"/>
      <w:r w:rsidR="005A50A3">
        <w:rPr>
          <w:rFonts w:eastAsia="Times New Roman"/>
          <w:sz w:val="24"/>
          <w:szCs w:val="24"/>
        </w:rPr>
        <w:t>Gd</w:t>
      </w:r>
      <w:proofErr w:type="spellEnd"/>
      <w:r w:rsidR="005A50A3">
        <w:rPr>
          <w:rFonts w:eastAsia="Times New Roman"/>
          <w:sz w:val="24"/>
          <w:szCs w:val="24"/>
        </w:rPr>
        <w:t xml:space="preserve"> (7 nm), and (</w:t>
      </w:r>
      <w:r w:rsidR="005A50A3" w:rsidRPr="005A50A3">
        <w:rPr>
          <w:rFonts w:eastAsia="Times New Roman"/>
          <w:b/>
          <w:sz w:val="24"/>
          <w:szCs w:val="24"/>
        </w:rPr>
        <w:t>D</w:t>
      </w:r>
      <w:r w:rsidR="005A50A3">
        <w:rPr>
          <w:rFonts w:eastAsia="Times New Roman"/>
          <w:sz w:val="24"/>
          <w:szCs w:val="24"/>
        </w:rPr>
        <w:t xml:space="preserve">) </w:t>
      </w:r>
      <w:proofErr w:type="spellStart"/>
      <w:r w:rsidR="005A50A3">
        <w:rPr>
          <w:rFonts w:eastAsia="Times New Roman"/>
          <w:sz w:val="24"/>
          <w:szCs w:val="24"/>
        </w:rPr>
        <w:t>Gd</w:t>
      </w:r>
      <w:proofErr w:type="spellEnd"/>
      <w:r w:rsidR="005A50A3">
        <w:rPr>
          <w:rFonts w:eastAsia="Times New Roman"/>
          <w:sz w:val="24"/>
          <w:szCs w:val="24"/>
        </w:rPr>
        <w:t xml:space="preserve"> (20 nm) </w:t>
      </w:r>
      <w:r w:rsidRPr="007F6F42">
        <w:rPr>
          <w:rFonts w:eastAsia="Times New Roman"/>
          <w:sz w:val="24"/>
          <w:szCs w:val="24"/>
        </w:rPr>
        <w:t>sample</w:t>
      </w:r>
      <w:r w:rsidR="005A50A3">
        <w:rPr>
          <w:rFonts w:eastAsia="Times New Roman"/>
          <w:sz w:val="24"/>
          <w:szCs w:val="24"/>
        </w:rPr>
        <w:t>s</w:t>
      </w:r>
      <w:r w:rsidRPr="007F6F42">
        <w:rPr>
          <w:rFonts w:eastAsia="Times New Roman"/>
          <w:sz w:val="24"/>
          <w:szCs w:val="24"/>
        </w:rPr>
        <w:t xml:space="preserve"> as measured by PNR. Grey region (</w:t>
      </w:r>
      <m:oMath>
        <m:r>
          <w:rPr>
            <w:rFonts w:ascii="Cambria Math" w:eastAsia="Cambria" w:hAnsi="Cambria Math" w:cs="Cambria"/>
            <w:sz w:val="24"/>
            <w:szCs w:val="24"/>
          </w:rPr>
          <m:t>z&lt;0</m:t>
        </m:r>
      </m:oMath>
      <w:r w:rsidRPr="007F6F42">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7F6F42">
        <w:rPr>
          <w:rFonts w:eastAsia="Times New Roman"/>
          <w:sz w:val="24"/>
          <w:szCs w:val="24"/>
        </w:rPr>
        <w:t>).</w:t>
      </w:r>
      <w:r w:rsidR="00483E51">
        <w:rPr>
          <w:rFonts w:eastAsia="Times New Roman"/>
          <w:sz w:val="24"/>
          <w:szCs w:val="24"/>
        </w:rPr>
        <w:t xml:space="preserve"> The nominal SLD of optimally doped </w:t>
      </w:r>
      <w:r w:rsidR="00483E51" w:rsidRPr="00483E51">
        <w:rPr>
          <w:rFonts w:eastAsia="Times New Roman"/>
          <w:sz w:val="24"/>
          <w:szCs w:val="24"/>
        </w:rPr>
        <w:t>YBa</w:t>
      </w:r>
      <w:r w:rsidR="00483E51" w:rsidRPr="00483E51">
        <w:rPr>
          <w:rFonts w:eastAsia="Times New Roman"/>
          <w:sz w:val="24"/>
          <w:szCs w:val="24"/>
          <w:vertAlign w:val="subscript"/>
        </w:rPr>
        <w:t>2</w:t>
      </w:r>
      <w:r w:rsidR="00483E51" w:rsidRPr="00483E51">
        <w:rPr>
          <w:rFonts w:eastAsia="Times New Roman"/>
          <w:sz w:val="24"/>
          <w:szCs w:val="24"/>
        </w:rPr>
        <w:t>Cu</w:t>
      </w:r>
      <w:r w:rsidR="00483E51" w:rsidRPr="00483E51">
        <w:rPr>
          <w:rFonts w:eastAsia="Times New Roman"/>
          <w:sz w:val="24"/>
          <w:szCs w:val="24"/>
          <w:vertAlign w:val="subscript"/>
        </w:rPr>
        <w:t>3</w:t>
      </w:r>
      <w:r w:rsidR="00483E51" w:rsidRPr="00483E51">
        <w:rPr>
          <w:rFonts w:eastAsia="Times New Roman"/>
          <w:sz w:val="24"/>
          <w:szCs w:val="24"/>
        </w:rPr>
        <w:t>O</w:t>
      </w:r>
      <w:r w:rsidR="00483E51" w:rsidRPr="00483E51">
        <w:rPr>
          <w:rFonts w:eastAsia="Times New Roman"/>
          <w:sz w:val="24"/>
          <w:szCs w:val="24"/>
          <w:vertAlign w:val="subscript"/>
        </w:rPr>
        <w:t>7-δ</w:t>
      </w:r>
      <w:r w:rsidR="00483E51">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Pr>
          <w:rFonts w:eastAsia="Times New Roman"/>
          <w:sz w:val="24"/>
          <w:szCs w:val="24"/>
        </w:rPr>
        <w:t xml:space="preserve"> is shown </w:t>
      </w:r>
      <w:r w:rsidR="00964614">
        <w:rPr>
          <w:rFonts w:eastAsia="Times New Roman"/>
          <w:sz w:val="24"/>
          <w:szCs w:val="24"/>
        </w:rPr>
        <w:t xml:space="preserve">by the grey line </w:t>
      </w:r>
      <w:r w:rsidR="00483E51">
        <w:rPr>
          <w:rFonts w:eastAsia="Times New Roman"/>
          <w:sz w:val="24"/>
          <w:szCs w:val="24"/>
        </w:rPr>
        <w:t>in each panel.</w:t>
      </w:r>
    </w:p>
    <w:p w14:paraId="06ED388E" w14:textId="608B3B96" w:rsidR="008B2F75" w:rsidRDefault="007F6F42" w:rsidP="007F6F42">
      <w:pPr>
        <w:spacing w:after="160"/>
        <w:jc w:val="both"/>
        <w:rPr>
          <w:rFonts w:eastAsia="Times New Roman"/>
          <w:sz w:val="24"/>
          <w:szCs w:val="24"/>
        </w:rPr>
      </w:pPr>
      <w:r w:rsidRPr="007F6F42">
        <w:rPr>
          <w:rFonts w:eastAsia="Times New Roman"/>
          <w:b/>
          <w:sz w:val="24"/>
          <w:szCs w:val="24"/>
        </w:rPr>
        <w:t>Figure 5</w:t>
      </w:r>
      <w:r w:rsidRPr="007F6F42">
        <w:rPr>
          <w:rFonts w:eastAsia="Times New Roman"/>
          <w:sz w:val="24"/>
          <w:szCs w:val="24"/>
        </w:rPr>
        <w:t xml:space="preserve">. </w:t>
      </w:r>
      <w:r w:rsidRPr="007F6F42">
        <w:rPr>
          <w:rFonts w:eastAsia="Times New Roman"/>
          <w:b/>
          <w:sz w:val="24"/>
          <w:szCs w:val="24"/>
        </w:rPr>
        <w:t>X-ray Absorption Spectra.</w:t>
      </w:r>
      <w:r w:rsidRPr="007F6F42">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7F6F42">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7F6F42">
        <w:rPr>
          <w:rFonts w:eastAsia="Times New Roman"/>
          <w:sz w:val="24"/>
          <w:szCs w:val="24"/>
        </w:rPr>
        <w:t>-edge is shown in the inset, with the shaded region corresponding to the close-up view.</w:t>
      </w:r>
      <w:r w:rsidR="00EA5E49">
        <w:rPr>
          <w:rFonts w:eastAsia="Times New Roman"/>
          <w:sz w:val="24"/>
          <w:szCs w:val="24"/>
        </w:rPr>
        <w:t xml:space="preserve"> The arrow </w:t>
      </w:r>
      <w:r w:rsidR="001435B9">
        <w:rPr>
          <w:rFonts w:eastAsia="Times New Roman"/>
          <w:sz w:val="24"/>
          <w:szCs w:val="24"/>
        </w:rPr>
        <w:t>marks</w:t>
      </w:r>
      <w:r w:rsidR="00EA5E49">
        <w:rPr>
          <w:rFonts w:eastAsia="Times New Roman"/>
          <w:sz w:val="24"/>
          <w:szCs w:val="24"/>
        </w:rPr>
        <w:t xml:space="preserve"> the shoulder at 933 eV.</w:t>
      </w:r>
    </w:p>
    <w:p w14:paraId="751EF912" w14:textId="7BCD2F55" w:rsidR="00E509CD" w:rsidRPr="007178BF" w:rsidRDefault="008B2F75" w:rsidP="008B2F75">
      <w:r>
        <w:rPr>
          <w:rFonts w:eastAsia="Times New Roman"/>
          <w:sz w:val="24"/>
          <w:szCs w:val="24"/>
        </w:rPr>
        <w:br w:type="page"/>
      </w:r>
      <w:r w:rsidR="00A42098" w:rsidRPr="007178BF">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55202408" w:rsidR="0067071E" w:rsidRPr="007178BF" w:rsidRDefault="009B538F" w:rsidP="00E509CD">
      <w:pPr>
        <w:pStyle w:val="Acknowledgement"/>
        <w:spacing w:before="0"/>
        <w:ind w:left="0" w:firstLine="0"/>
      </w:pPr>
      <w:commentRangeStart w:id="446"/>
      <w:r>
        <w:rPr>
          <w:noProof/>
          <w:lang w:eastAsia="zh-CN"/>
        </w:rPr>
        <w:lastRenderedPageBreak/>
        <w:drawing>
          <wp:inline distT="0" distB="0" distL="0" distR="0" wp14:anchorId="4D132ED5" wp14:editId="2E63CD5A">
            <wp:extent cx="667512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5120" cy="2560320"/>
                    </a:xfrm>
                    <a:prstGeom prst="rect">
                      <a:avLst/>
                    </a:prstGeom>
                  </pic:spPr>
                </pic:pic>
              </a:graphicData>
            </a:graphic>
          </wp:inline>
        </w:drawing>
      </w:r>
      <w:commentRangeEnd w:id="446"/>
      <w:r w:rsidR="00093460">
        <w:rPr>
          <w:rStyle w:val="CommentReference"/>
        </w:rPr>
        <w:commentReference w:id="446"/>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commentRangeStart w:id="447"/>
      <w:r w:rsidRPr="007178BF">
        <w:rPr>
          <w:noProof/>
          <w:lang w:eastAsia="zh-CN"/>
        </w:rPr>
        <w:lastRenderedPageBreak/>
        <w:drawing>
          <wp:inline distT="0" distB="0" distL="0" distR="0" wp14:anchorId="6C3FD9B9" wp14:editId="0B7AD520">
            <wp:extent cx="4564521"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64521" cy="3638848"/>
                    </a:xfrm>
                    <a:prstGeom prst="rect">
                      <a:avLst/>
                    </a:prstGeom>
                    <a:noFill/>
                    <a:ln>
                      <a:noFill/>
                    </a:ln>
                  </pic:spPr>
                </pic:pic>
              </a:graphicData>
            </a:graphic>
          </wp:inline>
        </w:drawing>
      </w:r>
      <w:commentRangeEnd w:id="447"/>
      <w:r w:rsidR="00093460">
        <w:rPr>
          <w:rStyle w:val="CommentReference"/>
        </w:rPr>
        <w:commentReference w:id="447"/>
      </w:r>
    </w:p>
    <w:p w14:paraId="3DC59590" w14:textId="77777777" w:rsidR="00B80EEB" w:rsidRDefault="006143A4" w:rsidP="00E509CD">
      <w:pPr>
        <w:pStyle w:val="Acknowledgement"/>
        <w:spacing w:before="0"/>
        <w:ind w:left="0" w:firstLine="0"/>
        <w:rPr>
          <w:b/>
        </w:rPr>
      </w:pPr>
      <w:r w:rsidRPr="007178BF">
        <w:rPr>
          <w:b/>
        </w:rPr>
        <w:t>Fig. 5</w:t>
      </w:r>
    </w:p>
    <w:p w14:paraId="1B0ED3BC" w14:textId="77777777" w:rsidR="00B80EEB" w:rsidRDefault="00B80EEB" w:rsidP="00E509CD">
      <w:pPr>
        <w:pStyle w:val="Acknowledgement"/>
        <w:spacing w:before="0"/>
        <w:ind w:left="0" w:firstLine="0"/>
        <w:rPr>
          <w:b/>
        </w:rPr>
      </w:pPr>
    </w:p>
    <w:p w14:paraId="0F0F0BDA" w14:textId="77777777" w:rsidR="00147755" w:rsidRPr="00147755" w:rsidRDefault="00B80EEB" w:rsidP="00147755">
      <w:pPr>
        <w:pStyle w:val="EndNoteBibliography"/>
        <w:ind w:left="720" w:hanging="720"/>
      </w:pPr>
      <w:r>
        <w:rPr>
          <w:b/>
        </w:rPr>
        <w:fldChar w:fldCharType="begin"/>
      </w:r>
      <w:r>
        <w:rPr>
          <w:b/>
        </w:rPr>
        <w:instrText xml:space="preserve"> ADDIN EN.REFLIST </w:instrText>
      </w:r>
      <w:r>
        <w:rPr>
          <w:b/>
        </w:rPr>
        <w:fldChar w:fldCharType="separate"/>
      </w:r>
      <w:r w:rsidR="00147755" w:rsidRPr="00147755">
        <w:rPr>
          <w:vertAlign w:val="superscript"/>
        </w:rPr>
        <w:t>1</w:t>
      </w:r>
      <w:r w:rsidR="00147755" w:rsidRPr="00147755">
        <w:rPr>
          <w:vertAlign w:val="superscript"/>
        </w:rPr>
        <w:tab/>
      </w:r>
      <w:r w:rsidR="00147755" w:rsidRPr="00147755">
        <w:t xml:space="preserve">U. Bauer, S. Emori, and G. S. D. Beach, Appl. Phys. Lett. </w:t>
      </w:r>
      <w:r w:rsidR="00147755" w:rsidRPr="00147755">
        <w:rPr>
          <w:b/>
        </w:rPr>
        <w:t>100</w:t>
      </w:r>
      <w:r w:rsidR="00147755" w:rsidRPr="00147755">
        <w:t>, 192408 (2012).</w:t>
      </w:r>
    </w:p>
    <w:p w14:paraId="593F6442" w14:textId="77777777" w:rsidR="00147755" w:rsidRPr="00147755" w:rsidRDefault="00147755" w:rsidP="00147755">
      <w:pPr>
        <w:pStyle w:val="EndNoteBibliography"/>
        <w:ind w:left="720" w:hanging="720"/>
      </w:pPr>
      <w:r w:rsidRPr="00147755">
        <w:rPr>
          <w:vertAlign w:val="superscript"/>
        </w:rPr>
        <w:t>2</w:t>
      </w:r>
      <w:r w:rsidRPr="00147755">
        <w:rPr>
          <w:vertAlign w:val="superscript"/>
        </w:rPr>
        <w:tab/>
      </w:r>
      <w:r w:rsidRPr="00147755">
        <w:t xml:space="preserve">U. Bauer, S. Emori, and G. S. D. Beach, Nat. Nanotechnol. </w:t>
      </w:r>
      <w:r w:rsidRPr="00147755">
        <w:rPr>
          <w:b/>
        </w:rPr>
        <w:t>8</w:t>
      </w:r>
      <w:r w:rsidRPr="00147755">
        <w:t>, 411 (2013).</w:t>
      </w:r>
    </w:p>
    <w:p w14:paraId="34E2CB44" w14:textId="77777777" w:rsidR="00147755" w:rsidRPr="00147755" w:rsidRDefault="00147755" w:rsidP="00147755">
      <w:pPr>
        <w:pStyle w:val="EndNoteBibliography"/>
        <w:ind w:left="720" w:hanging="720"/>
      </w:pPr>
      <w:r w:rsidRPr="00147755">
        <w:rPr>
          <w:vertAlign w:val="superscript"/>
        </w:rPr>
        <w:t>3</w:t>
      </w:r>
      <w:r w:rsidRPr="00147755">
        <w:rPr>
          <w:vertAlign w:val="superscript"/>
        </w:rPr>
        <w:tab/>
      </w:r>
      <w:r w:rsidRPr="00147755">
        <w:t xml:space="preserve">C. Bi, Y. Liu, T. Newhouse-Illige, M. Xu, M. Rosales, J. W. Freeland, O. Mryasov, S. Zhang, S. G. E. t. Velthuis, and W. G. Wang, Phys. Rev. Lett. </w:t>
      </w:r>
      <w:r w:rsidRPr="00147755">
        <w:rPr>
          <w:b/>
        </w:rPr>
        <w:t>113</w:t>
      </w:r>
      <w:r w:rsidRPr="00147755">
        <w:t>, 267202 (2014).</w:t>
      </w:r>
    </w:p>
    <w:p w14:paraId="4637EA56" w14:textId="77777777" w:rsidR="00147755" w:rsidRPr="00147755" w:rsidRDefault="00147755" w:rsidP="00147755">
      <w:pPr>
        <w:pStyle w:val="EndNoteBibliography"/>
        <w:ind w:left="720" w:hanging="720"/>
      </w:pPr>
      <w:r w:rsidRPr="00147755">
        <w:rPr>
          <w:vertAlign w:val="superscript"/>
        </w:rPr>
        <w:t>4</w:t>
      </w:r>
      <w:r w:rsidRPr="00147755">
        <w:rPr>
          <w:vertAlign w:val="superscript"/>
        </w:rPr>
        <w:tab/>
      </w:r>
      <w:r w:rsidRPr="00147755">
        <w:t xml:space="preserve">U. Bauer, L. Yao, A. J. Tan, P. Agrawal, S. Emori, H. L. Tuller, S. van Dijken, and G. S. D. Beach, Nat. Mater. </w:t>
      </w:r>
      <w:r w:rsidRPr="00147755">
        <w:rPr>
          <w:b/>
        </w:rPr>
        <w:t>14</w:t>
      </w:r>
      <w:r w:rsidRPr="00147755">
        <w:t>, 174 (2015).</w:t>
      </w:r>
    </w:p>
    <w:p w14:paraId="50277024" w14:textId="77777777" w:rsidR="00147755" w:rsidRPr="00147755" w:rsidRDefault="00147755" w:rsidP="00147755">
      <w:pPr>
        <w:pStyle w:val="EndNoteBibliography"/>
        <w:ind w:left="720" w:hanging="720"/>
      </w:pPr>
      <w:r w:rsidRPr="00147755">
        <w:rPr>
          <w:vertAlign w:val="superscript"/>
        </w:rPr>
        <w:t>5</w:t>
      </w:r>
      <w:r w:rsidRPr="00147755">
        <w:rPr>
          <w:vertAlign w:val="superscript"/>
        </w:rPr>
        <w:tab/>
      </w:r>
      <w:r w:rsidRPr="00147755">
        <w:t xml:space="preserve">D. A. Gilbert, A. J. Grutter, P. D. Murray, R. V. Chopdekar, A. M. Kane, A. L. Ionin, M. S. Lee, S. R. Spurgeon, B. J. Kirby, B. B. Maranville, A. T. N’Diaye, A. Mehta, E. Arenholz, K. Liu, Y. Takamura, and J. A. Borchers, Phys. Rev. Mater. </w:t>
      </w:r>
      <w:r w:rsidRPr="00147755">
        <w:rPr>
          <w:b/>
        </w:rPr>
        <w:t>2</w:t>
      </w:r>
      <w:r w:rsidRPr="00147755">
        <w:t>, 104402 (2018).</w:t>
      </w:r>
    </w:p>
    <w:p w14:paraId="5203A411" w14:textId="681162C7" w:rsidR="006143A4" w:rsidRPr="007178BF" w:rsidRDefault="00B80EEB" w:rsidP="00E509CD">
      <w:pPr>
        <w:pStyle w:val="Acknowledgement"/>
        <w:spacing w:before="0"/>
        <w:ind w:left="0" w:firstLine="0"/>
        <w:rPr>
          <w:b/>
        </w:rPr>
      </w:pPr>
      <w:r>
        <w:rPr>
          <w:b/>
        </w:rPr>
        <w:fldChar w:fldCharType="end"/>
      </w:r>
    </w:p>
    <w:sectPr w:rsidR="006143A4" w:rsidRPr="007178BF" w:rsidSect="00AC2069">
      <w:footerReference w:type="default" r:id="rId16"/>
      <w:headerReference w:type="first" r:id="rId17"/>
      <w:footerReference w:type="first" r:id="rId18"/>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2" w:author="Kai Liu" w:date="2018-10-09T16:01:00Z" w:initials="KL">
    <w:p w14:paraId="47F2D02A" w14:textId="4928BA6B" w:rsidR="00671B37" w:rsidRDefault="00671B37">
      <w:pPr>
        <w:pStyle w:val="CommentText"/>
      </w:pPr>
      <w:r>
        <w:rPr>
          <w:rStyle w:val="CommentReference"/>
        </w:rPr>
        <w:annotationRef/>
      </w:r>
      <w:r>
        <w:rPr>
          <w:noProof/>
        </w:rPr>
        <w:t>limitations to interfaces?</w:t>
      </w:r>
    </w:p>
  </w:comment>
  <w:comment w:id="152" w:author="Kai Liu" w:date="2018-10-10T01:54:00Z" w:initials="KL">
    <w:p w14:paraId="6757BAB4" w14:textId="2BA27F4E" w:rsidR="00671B37" w:rsidRDefault="00671B37">
      <w:pPr>
        <w:pStyle w:val="CommentText"/>
      </w:pPr>
      <w:r>
        <w:rPr>
          <w:rStyle w:val="CommentReference"/>
        </w:rPr>
        <w:annotationRef/>
      </w:r>
      <w:r>
        <w:rPr>
          <w:noProof/>
        </w:rPr>
        <w:t>integrate these references in</w:t>
      </w:r>
    </w:p>
  </w:comment>
  <w:comment w:id="212" w:author="Kai Liu" w:date="2018-10-10T01:54:00Z" w:initials="KL">
    <w:p w14:paraId="226D7796" w14:textId="5C917F25" w:rsidR="00671B37" w:rsidRDefault="00671B37">
      <w:pPr>
        <w:pStyle w:val="CommentText"/>
      </w:pPr>
      <w:r>
        <w:rPr>
          <w:rStyle w:val="CommentReference"/>
        </w:rPr>
        <w:annotationRef/>
      </w:r>
      <w:r>
        <w:rPr>
          <w:noProof/>
        </w:rPr>
        <w:t>integrate this ref in</w:t>
      </w:r>
    </w:p>
  </w:comment>
  <w:comment w:id="237" w:author="Kai Liu" w:date="2018-10-10T02:00:00Z" w:initials="KL">
    <w:p w14:paraId="6C1A1B12" w14:textId="319AF885" w:rsidR="00671B37" w:rsidRDefault="00671B37">
      <w:pPr>
        <w:pStyle w:val="CommentText"/>
      </w:pPr>
      <w:r>
        <w:rPr>
          <w:rStyle w:val="CommentReference"/>
        </w:rPr>
        <w:annotationRef/>
      </w:r>
      <w:r>
        <w:rPr>
          <w:noProof/>
        </w:rPr>
        <w:t>add reference to #11 and the LSCO paper.</w:t>
      </w:r>
    </w:p>
  </w:comment>
  <w:comment w:id="369" w:author="Kai Liu" w:date="2018-10-10T02:13:00Z" w:initials="KL">
    <w:p w14:paraId="69D4BF8A" w14:textId="21C50619" w:rsidR="0083332D" w:rsidRDefault="0083332D">
      <w:pPr>
        <w:pStyle w:val="CommentText"/>
      </w:pPr>
      <w:r>
        <w:rPr>
          <w:rStyle w:val="CommentReference"/>
        </w:rPr>
        <w:annotationRef/>
      </w:r>
      <w:r w:rsidR="005132AA">
        <w:rPr>
          <w:noProof/>
        </w:rPr>
        <w:t>electron doping or hole doping?</w:t>
      </w:r>
    </w:p>
  </w:comment>
  <w:comment w:id="381" w:author="Kai Liu" w:date="2018-10-09T01:22:00Z" w:initials="KL">
    <w:p w14:paraId="300E921B" w14:textId="3A07F019" w:rsidR="00671B37" w:rsidRDefault="00671B37">
      <w:pPr>
        <w:pStyle w:val="CommentText"/>
      </w:pPr>
      <w:r>
        <w:rPr>
          <w:rStyle w:val="CommentReference"/>
        </w:rPr>
        <w:annotationRef/>
      </w:r>
      <w:r>
        <w:rPr>
          <w:noProof/>
        </w:rPr>
        <w:t>uncertainty?</w:t>
      </w:r>
    </w:p>
  </w:comment>
  <w:comment w:id="441" w:author="Kai Liu" w:date="2018-10-09T02:01:00Z" w:initials="KL">
    <w:p w14:paraId="76E85818" w14:textId="36BD5858" w:rsidR="00671B37" w:rsidRDefault="00671B37">
      <w:pPr>
        <w:pStyle w:val="CommentText"/>
      </w:pPr>
      <w:r>
        <w:rPr>
          <w:rStyle w:val="CommentReference"/>
        </w:rPr>
        <w:annotationRef/>
      </w:r>
      <w:r>
        <w:rPr>
          <w:noProof/>
        </w:rPr>
        <w:t>List all authors, instead of et al. Ref. 3, 5, 12: journal name abbreviation is just Phys. C</w:t>
      </w:r>
    </w:p>
  </w:comment>
  <w:comment w:id="446" w:author="Kai Liu" w:date="2018-10-09T01:58:00Z" w:initials="KL">
    <w:p w14:paraId="78129AE7" w14:textId="7CCD8FF8" w:rsidR="00671B37" w:rsidRDefault="00671B37">
      <w:pPr>
        <w:pStyle w:val="CommentText"/>
      </w:pPr>
      <w:r>
        <w:rPr>
          <w:rStyle w:val="CommentReference"/>
        </w:rPr>
        <w:annotationRef/>
      </w:r>
      <w:r>
        <w:rPr>
          <w:noProof/>
        </w:rPr>
        <w:t>change to YBCO/Gd (3nm) and YBCO (Gd (20nm)</w:t>
      </w:r>
    </w:p>
  </w:comment>
  <w:comment w:id="447" w:author="Kai Liu" w:date="2018-10-09T01:59:00Z" w:initials="KL">
    <w:p w14:paraId="49388775" w14:textId="18B162A2" w:rsidR="00671B37" w:rsidRDefault="00671B37">
      <w:pPr>
        <w:pStyle w:val="CommentText"/>
      </w:pPr>
      <w:r>
        <w:rPr>
          <w:rStyle w:val="CommentReference"/>
        </w:rPr>
        <w:annotationRef/>
      </w:r>
      <w:r>
        <w:rPr>
          <w:noProof/>
        </w:rPr>
        <w:t>italicize L in inset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F2D02A" w15:done="0"/>
  <w15:commentEx w15:paraId="6757BAB4" w15:done="0"/>
  <w15:commentEx w15:paraId="226D7796" w15:done="0"/>
  <w15:commentEx w15:paraId="6C1A1B12" w15:done="0"/>
  <w15:commentEx w15:paraId="69D4BF8A" w15:done="0"/>
  <w15:commentEx w15:paraId="300E921B" w15:done="0"/>
  <w15:commentEx w15:paraId="76E85818" w15:done="0"/>
  <w15:commentEx w15:paraId="78129AE7" w15:done="0"/>
  <w15:commentEx w15:paraId="4938877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4150CF" w14:textId="77777777" w:rsidR="008024ED" w:rsidRDefault="008024ED" w:rsidP="004A10BE">
      <w:r>
        <w:separator/>
      </w:r>
    </w:p>
  </w:endnote>
  <w:endnote w:type="continuationSeparator" w:id="0">
    <w:p w14:paraId="0C478F19" w14:textId="77777777" w:rsidR="008024ED" w:rsidRDefault="008024ED" w:rsidP="004A10BE">
      <w:r>
        <w:continuationSeparator/>
      </w:r>
    </w:p>
  </w:endnote>
  <w:endnote w:type="continuationNotice" w:id="1">
    <w:p w14:paraId="0CF1D7CB" w14:textId="77777777" w:rsidR="008024ED" w:rsidRDefault="00802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6D56E" w14:textId="062495DA" w:rsidR="00671B37" w:rsidRPr="004021D9" w:rsidRDefault="00671B37"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363535">
      <w:rPr>
        <w:b/>
        <w:bCs/>
        <w:noProof/>
        <w:sz w:val="18"/>
        <w:szCs w:val="18"/>
      </w:rPr>
      <w:t>20</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363535">
      <w:rPr>
        <w:b/>
        <w:bCs/>
        <w:noProof/>
        <w:sz w:val="18"/>
        <w:szCs w:val="18"/>
      </w:rPr>
      <w:t>20</w:t>
    </w:r>
    <w:r w:rsidRPr="004021D9">
      <w:rPr>
        <w:b/>
        <w:bCs/>
        <w:sz w:val="18"/>
        <w:szCs w:val="18"/>
      </w:rPr>
      <w:fldChar w:fldCharType="end"/>
    </w:r>
  </w:p>
  <w:p w14:paraId="4A06A9D6" w14:textId="77777777" w:rsidR="00671B37" w:rsidRPr="00B547A9" w:rsidRDefault="00671B37"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53787" w14:textId="71C9A4A7" w:rsidR="00671B37" w:rsidRPr="004021D9" w:rsidRDefault="00671B37"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363535">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363535">
      <w:rPr>
        <w:b/>
        <w:bCs/>
        <w:noProof/>
        <w:sz w:val="18"/>
        <w:szCs w:val="18"/>
      </w:rPr>
      <w:t>20</w:t>
    </w:r>
    <w:r w:rsidRPr="004021D9">
      <w:rPr>
        <w:b/>
        <w:bCs/>
        <w:sz w:val="18"/>
        <w:szCs w:val="18"/>
      </w:rPr>
      <w:fldChar w:fldCharType="end"/>
    </w:r>
  </w:p>
  <w:p w14:paraId="335FF4AA" w14:textId="77777777" w:rsidR="00671B37" w:rsidRDefault="00671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262D9" w14:textId="77777777" w:rsidR="008024ED" w:rsidRDefault="008024ED" w:rsidP="004A10BE">
      <w:r>
        <w:separator/>
      </w:r>
    </w:p>
  </w:footnote>
  <w:footnote w:type="continuationSeparator" w:id="0">
    <w:p w14:paraId="6DFF87CE" w14:textId="77777777" w:rsidR="008024ED" w:rsidRDefault="008024ED" w:rsidP="004A10BE">
      <w:r>
        <w:continuationSeparator/>
      </w:r>
    </w:p>
  </w:footnote>
  <w:footnote w:type="continuationNotice" w:id="1">
    <w:p w14:paraId="375C364C" w14:textId="77777777" w:rsidR="008024ED" w:rsidRDefault="008024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CDDBF" w14:textId="77777777" w:rsidR="00671B37" w:rsidRDefault="00671B37" w:rsidP="004A10BE">
    <w:pPr>
      <w:pStyle w:val="Header"/>
    </w:pPr>
    <w:r>
      <w:tab/>
    </w:r>
  </w:p>
  <w:tbl>
    <w:tblPr>
      <w:tblW w:w="13110" w:type="dxa"/>
      <w:tblInd w:w="738" w:type="dxa"/>
      <w:tblLook w:val="04A0" w:firstRow="1" w:lastRow="0" w:firstColumn="1" w:lastColumn="0" w:noHBand="0" w:noVBand="1"/>
    </w:tblPr>
    <w:tblGrid>
      <w:gridCol w:w="6840"/>
      <w:gridCol w:w="6270"/>
    </w:tblGrid>
    <w:tr w:rsidR="00671B37" w:rsidRPr="00A96E1E" w14:paraId="027C978C" w14:textId="77777777" w:rsidTr="00516D77">
      <w:trPr>
        <w:trHeight w:val="900"/>
      </w:trPr>
      <w:tc>
        <w:tcPr>
          <w:tcW w:w="6840" w:type="dxa"/>
          <w:shd w:val="clear" w:color="auto" w:fill="auto"/>
        </w:tcPr>
        <w:p w14:paraId="1383C287" w14:textId="27A3161B" w:rsidR="00671B37" w:rsidRPr="00A96E1E" w:rsidRDefault="00671B37"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671B37" w:rsidRDefault="00671B37"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671B37" w:rsidRPr="00A96E1E" w:rsidRDefault="00671B37"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671B37" w:rsidRDefault="00671B37"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71A32"/>
    <w:rsid w:val="00076083"/>
    <w:rsid w:val="000854F1"/>
    <w:rsid w:val="00092D79"/>
    <w:rsid w:val="00093460"/>
    <w:rsid w:val="000A7527"/>
    <w:rsid w:val="000B1FCA"/>
    <w:rsid w:val="000B22E0"/>
    <w:rsid w:val="000B2C20"/>
    <w:rsid w:val="000B7F0C"/>
    <w:rsid w:val="000C0DCB"/>
    <w:rsid w:val="000C10ED"/>
    <w:rsid w:val="000C374E"/>
    <w:rsid w:val="000C41CC"/>
    <w:rsid w:val="000C4DE3"/>
    <w:rsid w:val="000C4E61"/>
    <w:rsid w:val="000D10EB"/>
    <w:rsid w:val="000D263E"/>
    <w:rsid w:val="000D3A7D"/>
    <w:rsid w:val="000D753D"/>
    <w:rsid w:val="000F2002"/>
    <w:rsid w:val="000F2581"/>
    <w:rsid w:val="000F4B65"/>
    <w:rsid w:val="000F561B"/>
    <w:rsid w:val="000F6261"/>
    <w:rsid w:val="00103379"/>
    <w:rsid w:val="00105226"/>
    <w:rsid w:val="00111F26"/>
    <w:rsid w:val="0011460B"/>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3D07"/>
    <w:rsid w:val="001662E0"/>
    <w:rsid w:val="00176AD5"/>
    <w:rsid w:val="00180C55"/>
    <w:rsid w:val="001920E9"/>
    <w:rsid w:val="0019396D"/>
    <w:rsid w:val="001A489F"/>
    <w:rsid w:val="001B1565"/>
    <w:rsid w:val="001B3B1A"/>
    <w:rsid w:val="001B5133"/>
    <w:rsid w:val="001B6D2C"/>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0DDB"/>
    <w:rsid w:val="00221EB4"/>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1A68"/>
    <w:rsid w:val="00262033"/>
    <w:rsid w:val="00263ACC"/>
    <w:rsid w:val="00266FB0"/>
    <w:rsid w:val="002744C7"/>
    <w:rsid w:val="002814F5"/>
    <w:rsid w:val="00282E2A"/>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46CE"/>
    <w:rsid w:val="003154F3"/>
    <w:rsid w:val="00337B8E"/>
    <w:rsid w:val="003404A1"/>
    <w:rsid w:val="003453CC"/>
    <w:rsid w:val="003513F1"/>
    <w:rsid w:val="00351FEB"/>
    <w:rsid w:val="00352ECD"/>
    <w:rsid w:val="00361AB0"/>
    <w:rsid w:val="00363535"/>
    <w:rsid w:val="00363AFC"/>
    <w:rsid w:val="00364987"/>
    <w:rsid w:val="00365252"/>
    <w:rsid w:val="00373421"/>
    <w:rsid w:val="003738EE"/>
    <w:rsid w:val="003749A1"/>
    <w:rsid w:val="00374D1C"/>
    <w:rsid w:val="00376155"/>
    <w:rsid w:val="003774A5"/>
    <w:rsid w:val="00382BB4"/>
    <w:rsid w:val="003847CF"/>
    <w:rsid w:val="0039397C"/>
    <w:rsid w:val="003966FE"/>
    <w:rsid w:val="003A7A86"/>
    <w:rsid w:val="003B6753"/>
    <w:rsid w:val="003C3181"/>
    <w:rsid w:val="003C63AD"/>
    <w:rsid w:val="003C6E09"/>
    <w:rsid w:val="003C7EBC"/>
    <w:rsid w:val="003D07F4"/>
    <w:rsid w:val="003D7B8F"/>
    <w:rsid w:val="003D7CF5"/>
    <w:rsid w:val="003E0044"/>
    <w:rsid w:val="003E4ED5"/>
    <w:rsid w:val="003F08D1"/>
    <w:rsid w:val="003F1CE6"/>
    <w:rsid w:val="003F6B06"/>
    <w:rsid w:val="003F6BEC"/>
    <w:rsid w:val="003F6D78"/>
    <w:rsid w:val="004021D9"/>
    <w:rsid w:val="00402374"/>
    <w:rsid w:val="004101FE"/>
    <w:rsid w:val="0041521B"/>
    <w:rsid w:val="00420816"/>
    <w:rsid w:val="0043201A"/>
    <w:rsid w:val="00435855"/>
    <w:rsid w:val="004469E4"/>
    <w:rsid w:val="00454396"/>
    <w:rsid w:val="0046360C"/>
    <w:rsid w:val="00467E83"/>
    <w:rsid w:val="00472731"/>
    <w:rsid w:val="00477328"/>
    <w:rsid w:val="0047794C"/>
    <w:rsid w:val="004832E9"/>
    <w:rsid w:val="00483E51"/>
    <w:rsid w:val="00484690"/>
    <w:rsid w:val="00485EF4"/>
    <w:rsid w:val="00490034"/>
    <w:rsid w:val="00490746"/>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3AF"/>
    <w:rsid w:val="004E732E"/>
    <w:rsid w:val="004F21A7"/>
    <w:rsid w:val="004F4FBF"/>
    <w:rsid w:val="005072A9"/>
    <w:rsid w:val="00510AE4"/>
    <w:rsid w:val="005132AA"/>
    <w:rsid w:val="00516D77"/>
    <w:rsid w:val="00524AD1"/>
    <w:rsid w:val="00531222"/>
    <w:rsid w:val="005341F3"/>
    <w:rsid w:val="00534E77"/>
    <w:rsid w:val="00534F34"/>
    <w:rsid w:val="00535BA7"/>
    <w:rsid w:val="005369AE"/>
    <w:rsid w:val="005548E8"/>
    <w:rsid w:val="00556452"/>
    <w:rsid w:val="005635FE"/>
    <w:rsid w:val="00565923"/>
    <w:rsid w:val="005677D3"/>
    <w:rsid w:val="00571A6B"/>
    <w:rsid w:val="005738B7"/>
    <w:rsid w:val="00586716"/>
    <w:rsid w:val="00590477"/>
    <w:rsid w:val="00590816"/>
    <w:rsid w:val="00591440"/>
    <w:rsid w:val="0059408F"/>
    <w:rsid w:val="005954A5"/>
    <w:rsid w:val="005969AB"/>
    <w:rsid w:val="005A50A3"/>
    <w:rsid w:val="005B18F6"/>
    <w:rsid w:val="005B1EDF"/>
    <w:rsid w:val="005B36C0"/>
    <w:rsid w:val="005D3BC4"/>
    <w:rsid w:val="005E5490"/>
    <w:rsid w:val="005E7E8C"/>
    <w:rsid w:val="005F3835"/>
    <w:rsid w:val="00600520"/>
    <w:rsid w:val="00605EDA"/>
    <w:rsid w:val="006066E4"/>
    <w:rsid w:val="00611FDF"/>
    <w:rsid w:val="00613973"/>
    <w:rsid w:val="006143A4"/>
    <w:rsid w:val="00616F92"/>
    <w:rsid w:val="00621554"/>
    <w:rsid w:val="006230CE"/>
    <w:rsid w:val="0062528D"/>
    <w:rsid w:val="00632A4B"/>
    <w:rsid w:val="0063399C"/>
    <w:rsid w:val="0064261D"/>
    <w:rsid w:val="0064427C"/>
    <w:rsid w:val="00645BB3"/>
    <w:rsid w:val="0064790B"/>
    <w:rsid w:val="00650F7D"/>
    <w:rsid w:val="0065266F"/>
    <w:rsid w:val="006646BE"/>
    <w:rsid w:val="0067071E"/>
    <w:rsid w:val="0067163D"/>
    <w:rsid w:val="00671B37"/>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773B"/>
    <w:rsid w:val="006E7F52"/>
    <w:rsid w:val="006F445B"/>
    <w:rsid w:val="00707D39"/>
    <w:rsid w:val="00711C46"/>
    <w:rsid w:val="007137E7"/>
    <w:rsid w:val="00713FB9"/>
    <w:rsid w:val="00714EC5"/>
    <w:rsid w:val="00716AE0"/>
    <w:rsid w:val="00716EE3"/>
    <w:rsid w:val="007178BF"/>
    <w:rsid w:val="00721B57"/>
    <w:rsid w:val="0072244C"/>
    <w:rsid w:val="0072653A"/>
    <w:rsid w:val="007268E1"/>
    <w:rsid w:val="007348FA"/>
    <w:rsid w:val="0074286D"/>
    <w:rsid w:val="00743C9B"/>
    <w:rsid w:val="007570AA"/>
    <w:rsid w:val="007613E7"/>
    <w:rsid w:val="00763CAF"/>
    <w:rsid w:val="007650A3"/>
    <w:rsid w:val="00767537"/>
    <w:rsid w:val="00770607"/>
    <w:rsid w:val="00780059"/>
    <w:rsid w:val="0078247C"/>
    <w:rsid w:val="00782A31"/>
    <w:rsid w:val="00787834"/>
    <w:rsid w:val="00787A03"/>
    <w:rsid w:val="0079054F"/>
    <w:rsid w:val="007A569D"/>
    <w:rsid w:val="007A7CB6"/>
    <w:rsid w:val="007B0C94"/>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1929"/>
    <w:rsid w:val="00813A2B"/>
    <w:rsid w:val="00821809"/>
    <w:rsid w:val="00821D93"/>
    <w:rsid w:val="0083332D"/>
    <w:rsid w:val="00836434"/>
    <w:rsid w:val="008429FC"/>
    <w:rsid w:val="0084373F"/>
    <w:rsid w:val="00843B1F"/>
    <w:rsid w:val="00844703"/>
    <w:rsid w:val="00845597"/>
    <w:rsid w:val="008478FD"/>
    <w:rsid w:val="00850880"/>
    <w:rsid w:val="0085721E"/>
    <w:rsid w:val="008573F1"/>
    <w:rsid w:val="00862E6E"/>
    <w:rsid w:val="00863890"/>
    <w:rsid w:val="00863E85"/>
    <w:rsid w:val="008645E8"/>
    <w:rsid w:val="00865346"/>
    <w:rsid w:val="00867214"/>
    <w:rsid w:val="008707B4"/>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3DAE"/>
    <w:rsid w:val="008F5BF9"/>
    <w:rsid w:val="00900204"/>
    <w:rsid w:val="00901E27"/>
    <w:rsid w:val="0090405E"/>
    <w:rsid w:val="00912AF5"/>
    <w:rsid w:val="00931926"/>
    <w:rsid w:val="0093615D"/>
    <w:rsid w:val="00937567"/>
    <w:rsid w:val="00943B3E"/>
    <w:rsid w:val="00943D39"/>
    <w:rsid w:val="0095185F"/>
    <w:rsid w:val="0096173A"/>
    <w:rsid w:val="00964614"/>
    <w:rsid w:val="009737B4"/>
    <w:rsid w:val="00981900"/>
    <w:rsid w:val="00981D83"/>
    <w:rsid w:val="00984074"/>
    <w:rsid w:val="009940A0"/>
    <w:rsid w:val="0099445E"/>
    <w:rsid w:val="009977C0"/>
    <w:rsid w:val="009A3931"/>
    <w:rsid w:val="009A56BE"/>
    <w:rsid w:val="009A6229"/>
    <w:rsid w:val="009B081B"/>
    <w:rsid w:val="009B33F2"/>
    <w:rsid w:val="009B35D3"/>
    <w:rsid w:val="009B538F"/>
    <w:rsid w:val="009C46CF"/>
    <w:rsid w:val="009C647A"/>
    <w:rsid w:val="009D10A3"/>
    <w:rsid w:val="009D5C1D"/>
    <w:rsid w:val="009D6EB4"/>
    <w:rsid w:val="009E41EC"/>
    <w:rsid w:val="00A027CB"/>
    <w:rsid w:val="00A04CD2"/>
    <w:rsid w:val="00A058A2"/>
    <w:rsid w:val="00A12B2E"/>
    <w:rsid w:val="00A12CE4"/>
    <w:rsid w:val="00A13D6C"/>
    <w:rsid w:val="00A16C38"/>
    <w:rsid w:val="00A2134B"/>
    <w:rsid w:val="00A23059"/>
    <w:rsid w:val="00A3407B"/>
    <w:rsid w:val="00A42098"/>
    <w:rsid w:val="00A4424B"/>
    <w:rsid w:val="00A44266"/>
    <w:rsid w:val="00A444E5"/>
    <w:rsid w:val="00A533AF"/>
    <w:rsid w:val="00A5345C"/>
    <w:rsid w:val="00A54058"/>
    <w:rsid w:val="00A602B2"/>
    <w:rsid w:val="00A6285C"/>
    <w:rsid w:val="00A65998"/>
    <w:rsid w:val="00A6599B"/>
    <w:rsid w:val="00A6712E"/>
    <w:rsid w:val="00A74750"/>
    <w:rsid w:val="00A7757B"/>
    <w:rsid w:val="00A8291E"/>
    <w:rsid w:val="00A83DD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D166F"/>
    <w:rsid w:val="00AD6E95"/>
    <w:rsid w:val="00AE5495"/>
    <w:rsid w:val="00AE6F15"/>
    <w:rsid w:val="00AE71FD"/>
    <w:rsid w:val="00AF113A"/>
    <w:rsid w:val="00AF6017"/>
    <w:rsid w:val="00B015A1"/>
    <w:rsid w:val="00B051A4"/>
    <w:rsid w:val="00B066EC"/>
    <w:rsid w:val="00B151F8"/>
    <w:rsid w:val="00B179DE"/>
    <w:rsid w:val="00B20D77"/>
    <w:rsid w:val="00B249E8"/>
    <w:rsid w:val="00B33C12"/>
    <w:rsid w:val="00B43C16"/>
    <w:rsid w:val="00B547A9"/>
    <w:rsid w:val="00B54FAA"/>
    <w:rsid w:val="00B6340E"/>
    <w:rsid w:val="00B74A0B"/>
    <w:rsid w:val="00B80EEB"/>
    <w:rsid w:val="00B83D88"/>
    <w:rsid w:val="00B86157"/>
    <w:rsid w:val="00B901C4"/>
    <w:rsid w:val="00B9057C"/>
    <w:rsid w:val="00B910FC"/>
    <w:rsid w:val="00B92377"/>
    <w:rsid w:val="00B949F9"/>
    <w:rsid w:val="00B96999"/>
    <w:rsid w:val="00B96A57"/>
    <w:rsid w:val="00BA2D27"/>
    <w:rsid w:val="00BA3220"/>
    <w:rsid w:val="00BA347E"/>
    <w:rsid w:val="00BA3722"/>
    <w:rsid w:val="00BB2D1B"/>
    <w:rsid w:val="00BB66B7"/>
    <w:rsid w:val="00BC236B"/>
    <w:rsid w:val="00BC6483"/>
    <w:rsid w:val="00BC7E28"/>
    <w:rsid w:val="00BD2A50"/>
    <w:rsid w:val="00BD3190"/>
    <w:rsid w:val="00BE5D86"/>
    <w:rsid w:val="00BF179F"/>
    <w:rsid w:val="00C034E4"/>
    <w:rsid w:val="00C03DA0"/>
    <w:rsid w:val="00C03DA6"/>
    <w:rsid w:val="00C03F40"/>
    <w:rsid w:val="00C076FF"/>
    <w:rsid w:val="00C07872"/>
    <w:rsid w:val="00C11296"/>
    <w:rsid w:val="00C117EE"/>
    <w:rsid w:val="00C24003"/>
    <w:rsid w:val="00C26FB5"/>
    <w:rsid w:val="00C277BA"/>
    <w:rsid w:val="00C3202C"/>
    <w:rsid w:val="00C34A2A"/>
    <w:rsid w:val="00C34B0A"/>
    <w:rsid w:val="00C3630F"/>
    <w:rsid w:val="00C36A36"/>
    <w:rsid w:val="00C40AD1"/>
    <w:rsid w:val="00C4294B"/>
    <w:rsid w:val="00C56C3B"/>
    <w:rsid w:val="00C644F7"/>
    <w:rsid w:val="00C648E9"/>
    <w:rsid w:val="00C67DB1"/>
    <w:rsid w:val="00C822CA"/>
    <w:rsid w:val="00C87D4A"/>
    <w:rsid w:val="00C917E9"/>
    <w:rsid w:val="00CB119F"/>
    <w:rsid w:val="00CB24F3"/>
    <w:rsid w:val="00CB31D5"/>
    <w:rsid w:val="00CB543E"/>
    <w:rsid w:val="00CC366A"/>
    <w:rsid w:val="00CD569B"/>
    <w:rsid w:val="00CE3B9E"/>
    <w:rsid w:val="00CE6AA7"/>
    <w:rsid w:val="00CF1FED"/>
    <w:rsid w:val="00CF4177"/>
    <w:rsid w:val="00D1003B"/>
    <w:rsid w:val="00D25585"/>
    <w:rsid w:val="00D25FE2"/>
    <w:rsid w:val="00D327F1"/>
    <w:rsid w:val="00D330FC"/>
    <w:rsid w:val="00D3581E"/>
    <w:rsid w:val="00D372B0"/>
    <w:rsid w:val="00D400D1"/>
    <w:rsid w:val="00D42C71"/>
    <w:rsid w:val="00D43361"/>
    <w:rsid w:val="00D53517"/>
    <w:rsid w:val="00D54DA9"/>
    <w:rsid w:val="00D5573A"/>
    <w:rsid w:val="00D57978"/>
    <w:rsid w:val="00D600A0"/>
    <w:rsid w:val="00D6057B"/>
    <w:rsid w:val="00D66309"/>
    <w:rsid w:val="00D913D9"/>
    <w:rsid w:val="00D92A65"/>
    <w:rsid w:val="00D979C7"/>
    <w:rsid w:val="00DA0E02"/>
    <w:rsid w:val="00DA622B"/>
    <w:rsid w:val="00DB0F76"/>
    <w:rsid w:val="00DB10EC"/>
    <w:rsid w:val="00DC0A4D"/>
    <w:rsid w:val="00DC2E97"/>
    <w:rsid w:val="00DD0C00"/>
    <w:rsid w:val="00DD61F4"/>
    <w:rsid w:val="00DE181E"/>
    <w:rsid w:val="00DE677B"/>
    <w:rsid w:val="00DF2EEA"/>
    <w:rsid w:val="00E001BB"/>
    <w:rsid w:val="00E158CC"/>
    <w:rsid w:val="00E16B9E"/>
    <w:rsid w:val="00E22640"/>
    <w:rsid w:val="00E34C9E"/>
    <w:rsid w:val="00E35E8D"/>
    <w:rsid w:val="00E41087"/>
    <w:rsid w:val="00E448F8"/>
    <w:rsid w:val="00E509CD"/>
    <w:rsid w:val="00E5483A"/>
    <w:rsid w:val="00E634B2"/>
    <w:rsid w:val="00E6462E"/>
    <w:rsid w:val="00E6529A"/>
    <w:rsid w:val="00E76322"/>
    <w:rsid w:val="00E80A1E"/>
    <w:rsid w:val="00E81A31"/>
    <w:rsid w:val="00E84D88"/>
    <w:rsid w:val="00E90CD0"/>
    <w:rsid w:val="00E930A9"/>
    <w:rsid w:val="00E95DEF"/>
    <w:rsid w:val="00E9614A"/>
    <w:rsid w:val="00EA0A82"/>
    <w:rsid w:val="00EA2F25"/>
    <w:rsid w:val="00EA5BAE"/>
    <w:rsid w:val="00EA5E49"/>
    <w:rsid w:val="00EA75EC"/>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076AB"/>
    <w:rsid w:val="00F10BB2"/>
    <w:rsid w:val="00F11C47"/>
    <w:rsid w:val="00F12A1B"/>
    <w:rsid w:val="00F2120A"/>
    <w:rsid w:val="00F2254A"/>
    <w:rsid w:val="00F24FCA"/>
    <w:rsid w:val="00F41019"/>
    <w:rsid w:val="00F43690"/>
    <w:rsid w:val="00F516D5"/>
    <w:rsid w:val="00F521A8"/>
    <w:rsid w:val="00F623F3"/>
    <w:rsid w:val="00F62B91"/>
    <w:rsid w:val="00F74C1C"/>
    <w:rsid w:val="00F754CF"/>
    <w:rsid w:val="00F75573"/>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E1BFC"/>
    <w:rsid w:val="00FE3D6E"/>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511B026-0747-41A0-8B17-94F207F74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20</Pages>
  <Words>23311</Words>
  <Characters>132878</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155878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Kai Liu</cp:lastModifiedBy>
  <cp:revision>18</cp:revision>
  <cp:lastPrinted>2018-10-04T22:38:00Z</cp:lastPrinted>
  <dcterms:created xsi:type="dcterms:W3CDTF">2018-10-09T04:29:00Z</dcterms:created>
  <dcterms:modified xsi:type="dcterms:W3CDTF">2018-10-10T06:22:00Z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http://www.zotero.org/styles/physical-review-letters</vt:lpwstr>
  </property>
  <property fmtid="{D5CDD505-2E9C-101B-9397-08002B2CF9AE}" pid="17" name="Mendeley Recent Style Name 7_1">
    <vt:lpwstr>Physical Review Letters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