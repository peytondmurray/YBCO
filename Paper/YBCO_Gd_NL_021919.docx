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246AD" w:rsidRDefault="009246AD">
      <w:pPr>
        <w:pStyle w:val="BodyText"/>
        <w:rPr>
          <w:sz w:val="36"/>
        </w:rPr>
      </w:pPr>
      <w:r>
        <w:rPr>
          <w:sz w:val="36"/>
        </w:rPr>
        <w:t>Template for Submission of Manuscripts to American Chemical Society Journals</w:t>
      </w:r>
    </w:p>
    <w:p w:rsidR="009246AD" w:rsidRDefault="003664E9">
      <w:pPr>
        <w:jc w:val="center"/>
      </w:pPr>
      <w:r>
        <w:rPr>
          <w:b/>
        </w:rPr>
        <w:t>Word 2010</w:t>
      </w:r>
      <w:r w:rsidR="009246AD">
        <w:rPr>
          <w:b/>
        </w:rPr>
        <w:t xml:space="preserve">, </w:t>
      </w:r>
      <w:r w:rsidR="00A20EB5">
        <w:rPr>
          <w:b/>
        </w:rPr>
        <w:t>si</w:t>
      </w:r>
      <w:r w:rsidR="001A7A90">
        <w:rPr>
          <w:b/>
        </w:rPr>
        <w:t>ngle-column, double-spaced (2013</w:t>
      </w:r>
      <w:r w:rsidR="009246AD">
        <w:rPr>
          <w:b/>
        </w:rPr>
        <w:t>)</w:t>
      </w:r>
    </w:p>
    <w:p w:rsidR="00A20EB5" w:rsidRPr="00AB34C5" w:rsidRDefault="00A20EB5" w:rsidP="00A20EB5">
      <w:pPr>
        <w:rPr>
          <w:sz w:val="21"/>
          <w:szCs w:val="21"/>
        </w:rPr>
      </w:pPr>
      <w:r w:rsidRPr="00AB34C5">
        <w:rPr>
          <w:sz w:val="21"/>
          <w:szCs w:val="21"/>
        </w:rPr>
        <w:t xml:space="preserve">This template is a guide to be used to prepare manuscripts for submission. Please consult the Instructions to Authors or a recent issue of the journal for detailed guidelines and procedures for submission. This template is intended to benefit to the author in that the entire manuscript (text, tables, and graphics) may be submitted in one file. Inserting graphics and tables close to the point at which they are discussed in the text of the manuscript can also be a benefit for the reviewer. </w:t>
      </w:r>
    </w:p>
    <w:p w:rsidR="00A20EB5" w:rsidRPr="00AB34C5" w:rsidRDefault="00A20EB5" w:rsidP="00A20EB5">
      <w:pPr>
        <w:rPr>
          <w:sz w:val="21"/>
          <w:szCs w:val="21"/>
        </w:rPr>
      </w:pPr>
      <w:r w:rsidRPr="00AB34C5">
        <w:rPr>
          <w:sz w:val="21"/>
          <w:szCs w:val="21"/>
        </w:rPr>
        <w:t>When you submit a manuscript using this template, you will not actually see the page formatting that appears in the printed journal. This will occur as part of the editorial production process. Abbreviated instructions for using the template follow. Consult the documentation for your specific application and version for more information. Additional instructions can be found in the readme file at the web page where you downloaded this template.</w:t>
      </w:r>
    </w:p>
    <w:p w:rsidR="00A20EB5" w:rsidRPr="00AB34C5" w:rsidRDefault="00A20EB5" w:rsidP="00A20EB5">
      <w:pPr>
        <w:rPr>
          <w:b/>
          <w:sz w:val="21"/>
          <w:szCs w:val="21"/>
        </w:rPr>
      </w:pPr>
      <w:r w:rsidRPr="00AB34C5">
        <w:rPr>
          <w:b/>
          <w:sz w:val="21"/>
          <w:szCs w:val="21"/>
        </w:rPr>
        <w:t>Using the template</w:t>
      </w:r>
    </w:p>
    <w:p w:rsidR="00A20EB5" w:rsidRPr="00AB34C5" w:rsidRDefault="00A20EB5" w:rsidP="00A20EB5">
      <w:pPr>
        <w:rPr>
          <w:sz w:val="21"/>
          <w:szCs w:val="21"/>
        </w:rPr>
      </w:pPr>
      <w:r w:rsidRPr="00AB34C5">
        <w:rPr>
          <w:sz w:val="21"/>
          <w:szCs w:val="21"/>
        </w:rPr>
        <w:t>In ACS publications there are many different components of a manuscript (i.e., title, abstract, main text, figure captions, etc.) that are represented in the template.  See the Guide, Notes, Notice, or Instructions for Authors on the journal’s homepage to determine which parts should be included for the manuscript that you are preparing</w:t>
      </w:r>
    </w:p>
    <w:p w:rsidR="00A20EB5" w:rsidRPr="00AB34C5" w:rsidRDefault="00A20EB5" w:rsidP="00A20EB5">
      <w:pPr>
        <w:numPr>
          <w:ilvl w:val="0"/>
          <w:numId w:val="5"/>
        </w:numPr>
        <w:spacing w:after="100"/>
        <w:rPr>
          <w:sz w:val="21"/>
          <w:szCs w:val="21"/>
        </w:rPr>
      </w:pPr>
      <w:r w:rsidRPr="00AB34C5">
        <w:rPr>
          <w:sz w:val="21"/>
          <w:szCs w:val="21"/>
        </w:rPr>
        <w:t>If typing your manuscript directly into the template, select (highlight) the text of the template that you want to replace and begin typing your manuscript (i.e., select the Title section for typing in your title).</w:t>
      </w:r>
    </w:p>
    <w:p w:rsidR="00A20EB5" w:rsidRPr="00AB34C5" w:rsidRDefault="00A20EB5" w:rsidP="00A20EB5">
      <w:pPr>
        <w:numPr>
          <w:ilvl w:val="0"/>
          <w:numId w:val="5"/>
        </w:numPr>
        <w:spacing w:after="100"/>
        <w:rPr>
          <w:sz w:val="21"/>
          <w:szCs w:val="21"/>
        </w:rPr>
      </w:pPr>
      <w:r w:rsidRPr="00AB34C5">
        <w:rPr>
          <w:sz w:val="21"/>
          <w:szCs w:val="21"/>
        </w:rPr>
        <w:t>If you have already prepared your document in a Word file, you will need to attach the template to your working document in order to apply the Word Style tags. Further instructions can be found in the readme file at the web page where you downloaded this template.</w:t>
      </w:r>
    </w:p>
    <w:p w:rsidR="00A20EB5" w:rsidRPr="00AB34C5" w:rsidRDefault="00A20EB5" w:rsidP="00A20EB5">
      <w:pPr>
        <w:numPr>
          <w:ilvl w:val="0"/>
          <w:numId w:val="6"/>
        </w:numPr>
        <w:spacing w:after="100"/>
        <w:rPr>
          <w:sz w:val="21"/>
          <w:szCs w:val="21"/>
        </w:rPr>
      </w:pPr>
      <w:r w:rsidRPr="00AB34C5">
        <w:rPr>
          <w:sz w:val="21"/>
          <w:szCs w:val="21"/>
        </w:rPr>
        <w:t xml:space="preserve">Go to the </w:t>
      </w:r>
      <w:r w:rsidR="00912169">
        <w:rPr>
          <w:sz w:val="21"/>
          <w:szCs w:val="21"/>
        </w:rPr>
        <w:t>Add-Ins tab</w:t>
      </w:r>
      <w:r w:rsidRPr="00AB34C5">
        <w:rPr>
          <w:sz w:val="21"/>
          <w:szCs w:val="21"/>
        </w:rPr>
        <w:t xml:space="preserve"> and you will see all the Word Styles from the template that has now been imported into the current document. A Styles toolbar has been generated that will display the different Styles for you to choose from. If this is not present, </w:t>
      </w:r>
      <w:r w:rsidR="00912169">
        <w:rPr>
          <w:sz w:val="21"/>
          <w:szCs w:val="21"/>
        </w:rPr>
        <w:t xml:space="preserve">type in the following command (Alt+Ctrl+Shift+S) </w:t>
      </w:r>
      <w:r w:rsidRPr="00AB34C5">
        <w:rPr>
          <w:sz w:val="21"/>
          <w:szCs w:val="21"/>
        </w:rPr>
        <w:t>and it should appear. You can close this at any time and then reopen it when needed.</w:t>
      </w:r>
    </w:p>
    <w:p w:rsidR="00A20EB5" w:rsidRPr="00AB34C5" w:rsidRDefault="00A20EB5" w:rsidP="00A20EB5">
      <w:pPr>
        <w:numPr>
          <w:ilvl w:val="0"/>
          <w:numId w:val="6"/>
        </w:numPr>
        <w:spacing w:after="100"/>
        <w:rPr>
          <w:sz w:val="21"/>
          <w:szCs w:val="21"/>
        </w:rPr>
      </w:pPr>
      <w:r w:rsidRPr="00AB34C5">
        <w:rPr>
          <w:sz w:val="21"/>
          <w:szCs w:val="21"/>
        </w:rPr>
        <w:t xml:space="preserve">Click in the sentence or paragraph and then go to the </w:t>
      </w:r>
      <w:r w:rsidR="00912169">
        <w:rPr>
          <w:sz w:val="21"/>
          <w:szCs w:val="21"/>
        </w:rPr>
        <w:t>Add-Ins tab</w:t>
      </w:r>
      <w:r w:rsidRPr="00AB34C5">
        <w:rPr>
          <w:sz w:val="21"/>
          <w:szCs w:val="21"/>
        </w:rPr>
        <w:t xml:space="preserve"> and select the relevant Word Style.  This will apply the Word Style to the entire text (sentence or paragraph). Do this for all sections of the manuscript.</w:t>
      </w:r>
    </w:p>
    <w:p w:rsidR="00A20EB5" w:rsidRPr="00AB34C5" w:rsidRDefault="00A20EB5" w:rsidP="00A20EB5">
      <w:pPr>
        <w:numPr>
          <w:ilvl w:val="0"/>
          <w:numId w:val="5"/>
        </w:numPr>
        <w:spacing w:after="100"/>
        <w:rPr>
          <w:sz w:val="21"/>
          <w:szCs w:val="21"/>
        </w:rPr>
      </w:pPr>
      <w:r w:rsidRPr="00AB34C5">
        <w:rPr>
          <w:sz w:val="21"/>
          <w:szCs w:val="21"/>
        </w:rPr>
        <w:t xml:space="preserve">To insert graphics within the text or as a figure, chart, scheme, or table, create a new line and insert the graphic where desired. If your graphic is not visible, ensure that the Word Style is “Normal” with an automatic height adjustment. If the size of the artwork needs to be adjusted, re-size the artwork in your graphics program and re-paste the artwork into the template (maximum width for single-column artwork, 3.3 in. (8.5 cm); maximum width for double-column artwork, 7 in. (17.8 cm)). </w:t>
      </w:r>
      <w:r w:rsidRPr="00AB34C5">
        <w:rPr>
          <w:b/>
          <w:sz w:val="21"/>
          <w:szCs w:val="21"/>
        </w:rPr>
        <w:t>NOTE</w:t>
      </w:r>
      <w:r w:rsidRPr="00AB34C5">
        <w:rPr>
          <w:sz w:val="21"/>
          <w:szCs w:val="21"/>
        </w:rPr>
        <w:t>: If you are submitting a Table of Contents graphic, please insert the graphic at the end of the file.</w:t>
      </w:r>
    </w:p>
    <w:p w:rsidR="00A20EB5" w:rsidRPr="00AB34C5" w:rsidRDefault="00A20EB5" w:rsidP="00A20EB5">
      <w:pPr>
        <w:numPr>
          <w:ilvl w:val="0"/>
          <w:numId w:val="5"/>
        </w:numPr>
        <w:spacing w:after="100"/>
        <w:rPr>
          <w:sz w:val="21"/>
          <w:szCs w:val="21"/>
        </w:rPr>
      </w:pPr>
      <w:r w:rsidRPr="00AB34C5">
        <w:rPr>
          <w:sz w:val="21"/>
          <w:szCs w:val="21"/>
        </w:rPr>
        <w:t>Ensure that page numbers are present on all pages before submitting your manuscript.</w:t>
      </w:r>
    </w:p>
    <w:p w:rsidR="00A20EB5" w:rsidRPr="00AB34C5" w:rsidRDefault="00A20EB5" w:rsidP="00A20EB5">
      <w:pPr>
        <w:numPr>
          <w:ilvl w:val="0"/>
          <w:numId w:val="5"/>
        </w:numPr>
        <w:spacing w:after="100"/>
        <w:rPr>
          <w:sz w:val="21"/>
          <w:szCs w:val="21"/>
        </w:rPr>
      </w:pPr>
      <w:r w:rsidRPr="00AB34C5">
        <w:rPr>
          <w:sz w:val="21"/>
          <w:szCs w:val="21"/>
        </w:rPr>
        <w:t>Delete these instructions and any sections that are not needed.</w:t>
      </w:r>
    </w:p>
    <w:p w:rsidR="00A20EB5" w:rsidRPr="00AB34C5" w:rsidRDefault="00A20EB5" w:rsidP="00A20EB5">
      <w:pPr>
        <w:numPr>
          <w:ilvl w:val="0"/>
          <w:numId w:val="5"/>
        </w:numPr>
        <w:spacing w:after="100"/>
        <w:rPr>
          <w:sz w:val="21"/>
          <w:szCs w:val="21"/>
        </w:rPr>
      </w:pPr>
      <w:r w:rsidRPr="00AB34C5">
        <w:rPr>
          <w:sz w:val="21"/>
          <w:szCs w:val="21"/>
        </w:rPr>
        <w:t xml:space="preserve">Save the file with the graphics in place: select </w:t>
      </w:r>
      <w:r w:rsidRPr="00AB34C5">
        <w:rPr>
          <w:b/>
          <w:sz w:val="21"/>
          <w:szCs w:val="21"/>
        </w:rPr>
        <w:t>Save As</w:t>
      </w:r>
      <w:r w:rsidRPr="00AB34C5">
        <w:rPr>
          <w:sz w:val="21"/>
          <w:szCs w:val="21"/>
        </w:rPr>
        <w:t xml:space="preserve"> (</w:t>
      </w:r>
      <w:r w:rsidRPr="00AB34C5">
        <w:rPr>
          <w:b/>
          <w:sz w:val="21"/>
          <w:szCs w:val="21"/>
        </w:rPr>
        <w:t>File</w:t>
      </w:r>
      <w:r w:rsidRPr="00AB34C5">
        <w:rPr>
          <w:sz w:val="21"/>
          <w:szCs w:val="21"/>
        </w:rPr>
        <w:t xml:space="preserve"> menu) and save it as a document file (not a .dot template file).</w:t>
      </w:r>
    </w:p>
    <w:p w:rsidR="00A20EB5" w:rsidRPr="00A20EB5" w:rsidRDefault="00A20EB5" w:rsidP="00A20EB5">
      <w:pPr>
        <w:numPr>
          <w:ilvl w:val="0"/>
          <w:numId w:val="5"/>
        </w:numPr>
        <w:spacing w:after="100"/>
        <w:rPr>
          <w:sz w:val="22"/>
          <w:szCs w:val="22"/>
        </w:rPr>
      </w:pPr>
      <w:r w:rsidRPr="00A20EB5">
        <w:rPr>
          <w:sz w:val="22"/>
          <w:szCs w:val="22"/>
        </w:rPr>
        <w:t>Proof the manuscript to ensure that all parts of the manuscript are present and clearly legible.</w:t>
      </w:r>
    </w:p>
    <w:p w:rsidR="009246AD" w:rsidRPr="00A74256" w:rsidRDefault="009246AD" w:rsidP="00A74256">
      <w:pPr>
        <w:pStyle w:val="BATitle"/>
        <w:jc w:val="left"/>
      </w:pPr>
      <w:r>
        <w:br w:type="page"/>
      </w:r>
      <w:r w:rsidR="00A74256" w:rsidRPr="00A74256">
        <w:rPr>
          <w:b/>
        </w:rPr>
        <w:lastRenderedPageBreak/>
        <w:t>Title:</w:t>
      </w:r>
      <w:r w:rsidR="00A74256">
        <w:t xml:space="preserve"> </w:t>
      </w:r>
      <w:r w:rsidR="007851B0" w:rsidRPr="007851B0">
        <w:t>Interfacial-Redox-Induced Tuning of</w:t>
      </w:r>
      <w:r w:rsidR="007851B0">
        <w:t xml:space="preserve"> </w:t>
      </w:r>
      <w:r w:rsidR="007851B0" w:rsidRPr="007851B0">
        <w:t>Superconductivity in YBa</w:t>
      </w:r>
      <w:r w:rsidR="007851B0" w:rsidRPr="007851B0">
        <w:rPr>
          <w:vertAlign w:val="subscript"/>
        </w:rPr>
        <w:t>2</w:t>
      </w:r>
      <w:r w:rsidR="007851B0" w:rsidRPr="007851B0">
        <w:t>Cu</w:t>
      </w:r>
      <w:r w:rsidR="007851B0" w:rsidRPr="007851B0">
        <w:rPr>
          <w:vertAlign w:val="subscript"/>
        </w:rPr>
        <w:t>3</w:t>
      </w:r>
      <w:r w:rsidR="007851B0" w:rsidRPr="007851B0">
        <w:t>O</w:t>
      </w:r>
      <w:r w:rsidR="007851B0" w:rsidRPr="007851B0">
        <w:rPr>
          <w:vertAlign w:val="subscript"/>
        </w:rPr>
        <w:t>7-δ</w:t>
      </w:r>
    </w:p>
    <w:p w:rsidR="00A74256" w:rsidRPr="00A74256" w:rsidRDefault="00A74256" w:rsidP="00A74256">
      <w:pPr>
        <w:pStyle w:val="BBAuthorName"/>
        <w:jc w:val="left"/>
        <w:rPr>
          <w:b/>
          <w:i w:val="0"/>
        </w:rPr>
      </w:pPr>
      <w:r w:rsidRPr="00A74256">
        <w:rPr>
          <w:b/>
          <w:i w:val="0"/>
        </w:rPr>
        <w:t>Authors</w:t>
      </w:r>
      <w:r>
        <w:rPr>
          <w:b/>
          <w:i w:val="0"/>
        </w:rPr>
        <w:t>:</w:t>
      </w:r>
    </w:p>
    <w:p w:rsidR="00C76639" w:rsidRDefault="00C76639" w:rsidP="00C76639">
      <w:pPr>
        <w:pStyle w:val="BCAuthorAddress"/>
        <w:jc w:val="left"/>
        <w:rPr>
          <w:i/>
          <w:vertAlign w:val="superscript"/>
        </w:rPr>
      </w:pPr>
      <w:r w:rsidRPr="00C76639">
        <w:rPr>
          <w:i/>
        </w:rPr>
        <w:t>Peyton D. Murray,</w:t>
      </w:r>
      <w:r w:rsidRPr="00C76639">
        <w:rPr>
          <w:i/>
          <w:vertAlign w:val="superscript"/>
        </w:rPr>
        <w:t>1</w:t>
      </w:r>
      <w:r w:rsidR="009D6D37" w:rsidRPr="009D6D37">
        <w:rPr>
          <w:vertAlign w:val="superscript"/>
        </w:rPr>
        <w:t>‡</w:t>
      </w:r>
      <w:r w:rsidRPr="00C76639">
        <w:rPr>
          <w:i/>
        </w:rPr>
        <w:t xml:space="preserve"> Dustin A. Gilbert,</w:t>
      </w:r>
      <w:r w:rsidRPr="00C76639">
        <w:rPr>
          <w:i/>
          <w:vertAlign w:val="superscript"/>
        </w:rPr>
        <w:t>2,3</w:t>
      </w:r>
      <w:r w:rsidR="009D6D37" w:rsidRPr="009D6D37">
        <w:rPr>
          <w:vertAlign w:val="superscript"/>
        </w:rPr>
        <w:t>‡</w:t>
      </w:r>
      <w:r w:rsidRPr="00C76639">
        <w:rPr>
          <w:i/>
        </w:rPr>
        <w:t xml:space="preserve"> Alexander J. Grutter,</w:t>
      </w:r>
      <w:r w:rsidRPr="00C76639">
        <w:rPr>
          <w:i/>
          <w:vertAlign w:val="superscript"/>
        </w:rPr>
        <w:t>2</w:t>
      </w:r>
      <w:r w:rsidRPr="00C76639">
        <w:rPr>
          <w:i/>
        </w:rPr>
        <w:t xml:space="preserve"> Brian J. Kirby,</w:t>
      </w:r>
      <w:r w:rsidRPr="00C76639">
        <w:rPr>
          <w:i/>
          <w:vertAlign w:val="superscript"/>
        </w:rPr>
        <w:t>2</w:t>
      </w:r>
      <w:r w:rsidRPr="00C76639">
        <w:rPr>
          <w:i/>
        </w:rPr>
        <w:t xml:space="preserve"> David Hernandez-Maldonado,</w:t>
      </w:r>
      <w:r w:rsidRPr="00C76639">
        <w:rPr>
          <w:i/>
          <w:vertAlign w:val="superscript"/>
        </w:rPr>
        <w:t>4</w:t>
      </w:r>
      <w:r w:rsidRPr="00C76639">
        <w:rPr>
          <w:i/>
        </w:rPr>
        <w:t xml:space="preserve"> Maria Varela,</w:t>
      </w:r>
      <w:r w:rsidRPr="00C76639">
        <w:rPr>
          <w:i/>
          <w:vertAlign w:val="superscript"/>
        </w:rPr>
        <w:t>4</w:t>
      </w:r>
      <w:r w:rsidRPr="00C76639">
        <w:rPr>
          <w:i/>
        </w:rPr>
        <w:t xml:space="preserve"> Zachary E. Brubaker,</w:t>
      </w:r>
      <w:r w:rsidRPr="00C76639">
        <w:rPr>
          <w:i/>
          <w:vertAlign w:val="superscript"/>
        </w:rPr>
        <w:t>1,5</w:t>
      </w:r>
      <w:r w:rsidRPr="00C76639">
        <w:rPr>
          <w:i/>
        </w:rPr>
        <w:t xml:space="preserve"> Rajesh V. Chopdekar,</w:t>
      </w:r>
      <w:r w:rsidRPr="00C76639">
        <w:rPr>
          <w:i/>
          <w:vertAlign w:val="superscript"/>
        </w:rPr>
        <w:t>6,7</w:t>
      </w:r>
      <w:r w:rsidRPr="00C76639">
        <w:rPr>
          <w:i/>
        </w:rPr>
        <w:t xml:space="preserve"> Valentin Taufour,</w:t>
      </w:r>
      <w:r w:rsidRPr="00C76639">
        <w:rPr>
          <w:i/>
          <w:vertAlign w:val="superscript"/>
        </w:rPr>
        <w:t>1</w:t>
      </w:r>
      <w:r w:rsidRPr="00C76639">
        <w:rPr>
          <w:i/>
        </w:rPr>
        <w:t xml:space="preserve"> Rena J. Zieve,</w:t>
      </w:r>
      <w:r w:rsidRPr="00C76639">
        <w:rPr>
          <w:i/>
          <w:vertAlign w:val="superscript"/>
        </w:rPr>
        <w:t>1</w:t>
      </w:r>
      <w:r w:rsidRPr="00C76639">
        <w:rPr>
          <w:i/>
        </w:rPr>
        <w:t xml:space="preserve"> Jason R. Jeffries,</w:t>
      </w:r>
      <w:r w:rsidRPr="00C76639">
        <w:rPr>
          <w:i/>
          <w:vertAlign w:val="superscript"/>
        </w:rPr>
        <w:t>8</w:t>
      </w:r>
      <w:r w:rsidRPr="00C76639">
        <w:rPr>
          <w:i/>
        </w:rPr>
        <w:t xml:space="preserve"> Elke Arenholz,</w:t>
      </w:r>
      <w:r w:rsidRPr="00C76639">
        <w:rPr>
          <w:i/>
          <w:vertAlign w:val="superscript"/>
        </w:rPr>
        <w:t>7</w:t>
      </w:r>
      <w:r w:rsidRPr="00C76639">
        <w:rPr>
          <w:i/>
        </w:rPr>
        <w:t xml:space="preserve"> Yayoi Takamura,</w:t>
      </w:r>
      <w:r w:rsidRPr="00C76639">
        <w:rPr>
          <w:i/>
          <w:vertAlign w:val="superscript"/>
        </w:rPr>
        <w:t>6</w:t>
      </w:r>
      <w:r>
        <w:rPr>
          <w:i/>
          <w:vertAlign w:val="superscript"/>
        </w:rPr>
        <w:t xml:space="preserve"> </w:t>
      </w:r>
      <w:r w:rsidRPr="00C76639">
        <w:rPr>
          <w:i/>
        </w:rPr>
        <w:t>Julie A. Borchers,</w:t>
      </w:r>
      <w:r w:rsidRPr="00C76639">
        <w:rPr>
          <w:i/>
          <w:vertAlign w:val="superscript"/>
        </w:rPr>
        <w:t>2</w:t>
      </w:r>
      <w:r w:rsidRPr="00C76639">
        <w:rPr>
          <w:i/>
        </w:rPr>
        <w:t xml:space="preserve"> Kai Liu</w:t>
      </w:r>
      <w:r w:rsidRPr="00C76639">
        <w:rPr>
          <w:i/>
          <w:vertAlign w:val="superscript"/>
        </w:rPr>
        <w:t>1,9*</w:t>
      </w:r>
    </w:p>
    <w:p w:rsidR="00A74256" w:rsidRPr="00A74256" w:rsidRDefault="00A74256" w:rsidP="00A74256">
      <w:pPr>
        <w:pStyle w:val="BIEmailAddress"/>
        <w:rPr>
          <w:b/>
        </w:rPr>
      </w:pPr>
      <w:r w:rsidRPr="00A74256">
        <w:rPr>
          <w:b/>
        </w:rPr>
        <w:t>Author Addresses</w:t>
      </w:r>
      <w:r>
        <w:rPr>
          <w:b/>
        </w:rPr>
        <w:t>:</w:t>
      </w:r>
    </w:p>
    <w:p w:rsidR="00AA7CCA" w:rsidRDefault="00AA7CCA" w:rsidP="000B681A">
      <w:pPr>
        <w:pStyle w:val="BIEmailAddress"/>
        <w:spacing w:line="240" w:lineRule="auto"/>
      </w:pPr>
      <w:r w:rsidRPr="00FD137E">
        <w:rPr>
          <w:vertAlign w:val="superscript"/>
        </w:rPr>
        <w:t>1</w:t>
      </w:r>
      <w:r>
        <w:t>Physics Department, University of California, Davis, CA 95616, USA.</w:t>
      </w:r>
    </w:p>
    <w:p w:rsidR="00AA7CCA" w:rsidRDefault="00AA7CCA" w:rsidP="000B681A">
      <w:pPr>
        <w:pStyle w:val="BIEmailAddress"/>
        <w:spacing w:line="240" w:lineRule="auto"/>
      </w:pPr>
      <w:r w:rsidRPr="00FD137E">
        <w:rPr>
          <w:vertAlign w:val="superscript"/>
        </w:rPr>
        <w:t>2</w:t>
      </w:r>
      <w:r>
        <w:t>NIST Center for Neutron Research, National Institute of Standards and Technology, Gaithersburg, MD 20899, USA.</w:t>
      </w:r>
    </w:p>
    <w:p w:rsidR="00AA7CCA" w:rsidRDefault="00AA7CCA" w:rsidP="000B681A">
      <w:pPr>
        <w:pStyle w:val="BIEmailAddress"/>
        <w:spacing w:line="240" w:lineRule="auto"/>
      </w:pPr>
      <w:r w:rsidRPr="00FD137E">
        <w:rPr>
          <w:vertAlign w:val="superscript"/>
        </w:rPr>
        <w:t>3</w:t>
      </w:r>
      <w:r>
        <w:t>Department of Materials Science and Engineering, University of Tennessee, Knoxville, TN 37996, USA</w:t>
      </w:r>
    </w:p>
    <w:p w:rsidR="00AA7CCA" w:rsidRDefault="00AA7CCA" w:rsidP="000B681A">
      <w:pPr>
        <w:pStyle w:val="BIEmailAddress"/>
        <w:spacing w:line="240" w:lineRule="auto"/>
      </w:pPr>
      <w:r w:rsidRPr="00FD137E">
        <w:rPr>
          <w:vertAlign w:val="superscript"/>
        </w:rPr>
        <w:t>4</w:t>
      </w:r>
      <w:r>
        <w:t>Dept. de Física de Materiales &amp; Instituto Pluridisciplinar, Universidad Complutense de Madrid, Madrid 28040, Spain.</w:t>
      </w:r>
    </w:p>
    <w:p w:rsidR="00AA7CCA" w:rsidRDefault="00AA7CCA" w:rsidP="000B681A">
      <w:pPr>
        <w:pStyle w:val="BIEmailAddress"/>
        <w:spacing w:line="240" w:lineRule="auto"/>
      </w:pPr>
      <w:r w:rsidRPr="00FD137E">
        <w:rPr>
          <w:vertAlign w:val="superscript"/>
        </w:rPr>
        <w:t>5</w:t>
      </w:r>
      <w:r>
        <w:t>Materials Science Division, Lawrence Livermore National Laboratory, Livermore, CA 94550, USA.</w:t>
      </w:r>
    </w:p>
    <w:p w:rsidR="00AA7CCA" w:rsidRDefault="00AA7CCA" w:rsidP="000B681A">
      <w:pPr>
        <w:pStyle w:val="BIEmailAddress"/>
        <w:spacing w:line="240" w:lineRule="auto"/>
      </w:pPr>
      <w:r w:rsidRPr="00FD137E">
        <w:rPr>
          <w:vertAlign w:val="superscript"/>
        </w:rPr>
        <w:t>6</w:t>
      </w:r>
      <w:r>
        <w:t>Department of Materials Science and Engineering, University of California, Davis, CA 95616, USA.</w:t>
      </w:r>
    </w:p>
    <w:p w:rsidR="00AA7CCA" w:rsidRDefault="00AA7CCA" w:rsidP="000B681A">
      <w:pPr>
        <w:pStyle w:val="BIEmailAddress"/>
        <w:spacing w:line="240" w:lineRule="auto"/>
      </w:pPr>
      <w:r w:rsidRPr="00FD137E">
        <w:rPr>
          <w:vertAlign w:val="superscript"/>
        </w:rPr>
        <w:t>7</w:t>
      </w:r>
      <w:r>
        <w:t>Advanced Light Source, Lawrence Berkeley National Laboratory, Berkeley, CA 94720, USA.</w:t>
      </w:r>
    </w:p>
    <w:p w:rsidR="00AA7CCA" w:rsidRDefault="00AA7CCA" w:rsidP="000B681A">
      <w:pPr>
        <w:pStyle w:val="BIEmailAddress"/>
        <w:spacing w:line="240" w:lineRule="auto"/>
      </w:pPr>
      <w:r w:rsidRPr="00FD137E">
        <w:rPr>
          <w:vertAlign w:val="superscript"/>
        </w:rPr>
        <w:t>8</w:t>
      </w:r>
      <w:r>
        <w:t>Physics Division, Lawrence Livermore National Laboratory, Livermore, CA 94550, USA.</w:t>
      </w:r>
    </w:p>
    <w:p w:rsidR="00AA7CCA" w:rsidRDefault="00AA7CCA" w:rsidP="000B681A">
      <w:pPr>
        <w:pStyle w:val="BIEmailAddress"/>
        <w:spacing w:line="240" w:lineRule="auto"/>
      </w:pPr>
      <w:r w:rsidRPr="00FD137E">
        <w:rPr>
          <w:vertAlign w:val="superscript"/>
        </w:rPr>
        <w:t>9</w:t>
      </w:r>
      <w:r>
        <w:t>Physics Department, Georgetown University, Washington, DC 20057, USA.</w:t>
      </w:r>
    </w:p>
    <w:p w:rsidR="00FD137E" w:rsidRPr="00FD137E" w:rsidRDefault="00FD137E" w:rsidP="00FD137E">
      <w:pPr>
        <w:pStyle w:val="AIReceivedDate"/>
      </w:pPr>
    </w:p>
    <w:p w:rsidR="00683131" w:rsidRPr="00A764EF" w:rsidRDefault="00FD137E" w:rsidP="00683131">
      <w:pPr>
        <w:pStyle w:val="FACorrespondingAuthorFootnote"/>
        <w:spacing w:after="0"/>
        <w:jc w:val="left"/>
      </w:pPr>
      <w:r>
        <w:rPr>
          <w:b/>
        </w:rPr>
        <w:lastRenderedPageBreak/>
        <w:t>Keywords</w:t>
      </w:r>
      <w:r w:rsidR="0040320B">
        <w:rPr>
          <w:b/>
        </w:rPr>
        <w:t xml:space="preserve">: </w:t>
      </w:r>
      <w:r w:rsidR="0040320B" w:rsidRPr="0040320B">
        <w:t>Superconductivity</w:t>
      </w:r>
      <w:r w:rsidR="0040320B">
        <w:t>, Phase transitions, Ionic motion</w:t>
      </w:r>
    </w:p>
    <w:p w:rsidR="00FD137E" w:rsidRDefault="00FD137E" w:rsidP="00683131">
      <w:pPr>
        <w:pStyle w:val="BDAbstract"/>
      </w:pPr>
      <w:r>
        <w:rPr>
          <w:b/>
        </w:rPr>
        <w:t>Abstract</w:t>
      </w:r>
      <w:r w:rsidR="00A74256">
        <w:rPr>
          <w:b/>
        </w:rPr>
        <w:t>:</w:t>
      </w:r>
    </w:p>
    <w:p w:rsidR="00683131" w:rsidRDefault="00FD137E" w:rsidP="00FD137E">
      <w:pPr>
        <w:pStyle w:val="BDAbstract"/>
        <w:ind w:firstLine="720"/>
      </w:pPr>
      <w:r w:rsidRPr="00FD137E">
        <w:t>Solid state ionic approaches for modifying ion distributions in getter/oxide heterostructures offer exciting potentials to control material properties. Here we report a simple, scalable approach allowing for total control of the superconducting transition in optimally doped YBa</w:t>
      </w:r>
      <w:r w:rsidRPr="000B681A">
        <w:rPr>
          <w:vertAlign w:val="subscript"/>
        </w:rPr>
        <w:t>2</w:t>
      </w:r>
      <w:r w:rsidRPr="00FD137E">
        <w:t>Cu</w:t>
      </w:r>
      <w:r w:rsidRPr="000B681A">
        <w:rPr>
          <w:vertAlign w:val="subscript"/>
        </w:rPr>
        <w:t>3</w:t>
      </w:r>
      <w:r w:rsidRPr="00FD137E">
        <w:t>O</w:t>
      </w:r>
      <w:r w:rsidRPr="000B681A">
        <w:rPr>
          <w:vertAlign w:val="subscript"/>
        </w:rPr>
        <w:t>7-δ</w:t>
      </w:r>
      <w:r w:rsidRPr="00FD137E">
        <w:t xml:space="preserve"> (YBCO) films via a chemically-driven ionic migration mechanism. Using a thin Gd capping layer of up to 20 nm deposited onto 100 nm thick epitaxial YBCO films, oxygen is found to leach from deep within the YBCO. Progressive reduction of the superconducting transition is observed, with complete suppression possible for a sufficiently thick Gd layer. These effects arise from the combined impact of redox-driven electron doping and modification of the YBCO microstructure due to oxygen migration and depletion. This work demonstrates an effective ionic control of superconductivity in oxides, an interface induced effect that goes well into the quasi-bulk regime, opening up possibilities for electric gating.</w:t>
      </w:r>
    </w:p>
    <w:p w:rsidR="00A74256" w:rsidRDefault="00A74256">
      <w:pPr>
        <w:spacing w:after="0"/>
        <w:jc w:val="left"/>
      </w:pPr>
      <w:r>
        <w:br w:type="page"/>
      </w:r>
    </w:p>
    <w:p w:rsidR="00FD137E" w:rsidRPr="00FD137E" w:rsidRDefault="00FD137E" w:rsidP="00FD137E">
      <w:pPr>
        <w:spacing w:after="0" w:line="480" w:lineRule="auto"/>
        <w:jc w:val="left"/>
        <w:rPr>
          <w:rFonts w:ascii="Times New Roman" w:hAnsi="Times New Roman"/>
          <w:b/>
          <w:szCs w:val="24"/>
        </w:rPr>
      </w:pPr>
      <w:r w:rsidRPr="00FD137E">
        <w:rPr>
          <w:rFonts w:ascii="Times New Roman" w:hAnsi="Times New Roman"/>
          <w:b/>
          <w:szCs w:val="24"/>
        </w:rPr>
        <w:lastRenderedPageBreak/>
        <w:t>Introduction</w:t>
      </w:r>
      <w:r w:rsidR="00A74256">
        <w:rPr>
          <w:rFonts w:ascii="Times New Roman" w:hAnsi="Times New Roman"/>
          <w:b/>
          <w:szCs w:val="24"/>
        </w:rPr>
        <w:t>:</w:t>
      </w:r>
    </w:p>
    <w:p w:rsidR="00FD137E" w:rsidRPr="00FD137E" w:rsidRDefault="00FD137E" w:rsidP="00FD137E">
      <w:pPr>
        <w:spacing w:after="160" w:line="480" w:lineRule="auto"/>
        <w:ind w:firstLine="720"/>
        <w:rPr>
          <w:rFonts w:ascii="Times New Roman" w:hAnsi="Times New Roman"/>
          <w:szCs w:val="24"/>
        </w:rPr>
      </w:pPr>
      <w:r w:rsidRPr="00FD137E">
        <w:rPr>
          <w:rFonts w:ascii="Times New Roman" w:hAnsi="Times New Roman"/>
          <w:szCs w:val="24"/>
        </w:rPr>
        <w:t>Many of the properties of the high-temperature copper oxide superconductors are strongly influenced by charge doping</w:t>
      </w:r>
      <w:r w:rsidRPr="00FD137E">
        <w:rPr>
          <w:rFonts w:ascii="Times New Roman" w:hAnsi="Times New Roman"/>
          <w:szCs w:val="24"/>
        </w:rPr>
        <w:fldChar w:fldCharType="begin" w:fldLock="1"/>
      </w:r>
      <w:r w:rsidR="000B681A">
        <w:rPr>
          <w:rFonts w:ascii="Times New Roman" w:hAnsi="Times New Roman"/>
          <w:szCs w:val="24"/>
        </w:rPr>
        <w:instrText>ADDIN CSL_CITATION {"citationItems":[{"id":"ITEM-1","itemData":{"DOI":"10.1016/0921-4534(88)90015-9","ISBN":"0921-4534","ISSN":"09214534","abstract":"In systematic studies of oxygen-deficient Ba2YCu3O7-δ, we have found that a structural anomaly occurs at the composition where bulk superconductivity disappears. The observed step-like increase in the c lattice parameter, when associated with changes in the atomic positions within the unit cell, indicates that superconductivity is lost due to a charge redistribution from the copper-oxygen chains to the copper-oxygen planes. This is microscopic experimental evidence establishing the role of secondary structural elements in the layered copper-oxide high-Tcsuperconductors. © 1988.","author":[{"dropping-particle":"","family":"Cava","given":"R.J.","non-dropping-particle":"","parse-names":false,"suffix":""},{"dropping-particle":"","family":"Batlogg","given":"B.","non-dropping-particle":"","parse-names":false,"suffix":""},{"dropping-particle":"","family":"Rabe","given":"K.M.","non-dropping-particle":"","parse-names":false,"suffix":""},{"dropping-particle":"","family":"Rietman","given":"E.A.","non-dropping-particle":"","parse-names":false,"suffix":""},{"dropping-particle":"","family":"Gallagher","given":"P.K.","non-dropping-particle":"","parse-names":false,"suffix":""},{"dropping-particle":"","family":"Rupp","given":"L.W.","non-dropping-particle":"","parse-names":false,"suffix":""}],"container-title":"Physica C: Superconductivity","id":"ITEM-1","issue":"4","issued":{"date-parts":[["1988","11"]]},"page":"523-527","title":"Structural anomalies at the disappearance of superconductivity in Ba&lt;sub&gt;2&lt;/sub&gt;YCu&lt;sub&gt;3&lt;/sub&gt;O&lt;sub&gt;7−δ&lt;/sub&gt;: Evidence for charge transfer from chains to planes","type":"article-journal","volume":"156"},"uris":["http://www.mendeley.com/documents/?uuid=037abe95-5c39-4c18-9825-85b5eaba43b6"]},{"id":"ITEM-2","itemData":{"DOI":"10.1103/PhysRevB.90.054513","ISBN":"0031-9007, 1079-7114","ISSN":"1098-0121","abstract":"We report the results a comprehensive study of charge density wave (CDW) correlations in untwinned YBCO6+x single crystals with 0.4&lt;x&lt;0.99 using Cu-L3 edge resonant x-ray scattering (RXS). Evidence of CDW formation is found for 0.45&lt;x&lt;0.93, but not for samples with x&lt;0.44 that exhibit incommensurate spin-density-wave order, and in slightly overdoped samples with x=0.99. This suggests the presence of two proximate zero-temperature CDW critical points at doping pc1~0.08 and pc2~0.18. The CDW reflections are observed at incommensurate in-plane wave vectors (d_a, 0) and (0, d_b). Both decrease linearly with increasing doping, in agreement with recent reports on Bi-based high-Tc superconductors, but in sharp contrast to the behavior of the 214 family. The CDW intensity and correlation length exhibit maxima at p~0.12, coincident with a plateau in the superconducting transition temperature Tc. The onset temperature of the CDW reflections depends non-monotonically on p, with a maximum of~160 K for p~0.12. The RXS reflections exhibit a uniaxial intensity anisotropy. We further observe a depression of CDW correlations upon cooling below Tc, and (for samples with p&gt; 0.09) an enhancement of the signal when an external magnetic field up to 6 T is applied in the superconducting state. For samples with p~0.08, where prior work has revealed a field-enhancement of incommensurate magnetic order, the RXS signal is field-independent. This supports a previously suggested scenario in which incommensurate charge and spin orders compete against each other, in addition to individually competing against. We discuss the relationship of these results to stripe order 214, the pseudogap phenomenon, superconducting fluctuations, and quantum oscillations.","author":[{"dropping-particle":"","family":"Blanco-Canosa","given":"S.","non-dropping-particle":"","parse-names":false,"suffix":""},{"dropping-particle":"","family":"Frano","given":"A.","non-dropping-particle":"","parse-names":false,"suffix":""},{"dropping-particle":"","family":"Schierle","given":"E.","non-dropping-particle":"","parse-names":false,"suffix":""},{"dropping-particle":"","family":"Porras","given":"J.","non-dropping-particle":"","parse-names":false,"suffix":""},{"dropping-particle":"","family":"Loew","given":"T.","non-dropping-particle":"","parse-names":false,"suffix":""},{"dropping-particle":"","family":"Minola","given":"M.","non-dropping-particle":"","parse-names":false,"suffix":""},{"dropping-particle":"","family":"Bluschke","given":"M.","non-dropping-particle":"","parse-names":false,"suffix":""},{"dropping-particle":"","family":"Weschke","given":"E.","non-dropping-particle":"","parse-names":false,"suffix":""},{"dropping-particle":"","family":"Keimer","given":"B.","non-dropping-particle":"","parse-names":false,"suffix":""},{"dropping-particle":"Le","family":"Tacon","given":"M.","non-dropping-particle":"","parse-names":false,"suffix":""}],"container-title":"Physical Review B","id":"ITEM-2","issue":"5","issued":{"date-parts":[["2014","6","6"]]},"page":"054513","title":"Resonant X-ray Scattering Study of Charge Density Wave Correlations in YBa&lt;sub&gt;2&lt;/sub&gt;Cu&lt;sub&gt;3&lt;/sub&gt;O&lt;sub&gt;6+x&lt;/sub&gt;","type":"article-journal","volume":"90"},"uris":["http://www.mendeley.com/documents/?uuid=bd38ad15-db26-468b-9b3b-0249496a1243"]}],"mendeley":{"formattedCitation":"&lt;sup&gt;1,2&lt;/sup&gt;","plainTextFormattedCitation":"1,2","previouslyFormattedCitation":"(&lt;i&gt;1&lt;/i&gt;, &lt;i&gt;2&lt;/i&gt;)"},"properties":{"noteIndex":0},"schema":"https://github.com/citation-style-language/schema/raw/master/csl-citation.json"}</w:instrText>
      </w:r>
      <w:r w:rsidRPr="00FD137E">
        <w:rPr>
          <w:rFonts w:ascii="Times New Roman" w:hAnsi="Times New Roman"/>
          <w:szCs w:val="24"/>
        </w:rPr>
        <w:fldChar w:fldCharType="separate"/>
      </w:r>
      <w:r w:rsidR="000B681A" w:rsidRPr="000B681A">
        <w:rPr>
          <w:rFonts w:ascii="Times New Roman" w:hAnsi="Times New Roman"/>
          <w:noProof/>
          <w:szCs w:val="24"/>
          <w:vertAlign w:val="superscript"/>
        </w:rPr>
        <w:t>1,2</w:t>
      </w:r>
      <w:r w:rsidRPr="00FD137E">
        <w:rPr>
          <w:rFonts w:ascii="Times New Roman" w:hAnsi="Times New Roman"/>
          <w:szCs w:val="24"/>
        </w:rPr>
        <w:fldChar w:fldCharType="end"/>
      </w:r>
      <w:r w:rsidRPr="00FD137E">
        <w:rPr>
          <w:rFonts w:ascii="Times New Roman" w:hAnsi="Times New Roman"/>
          <w:szCs w:val="24"/>
        </w:rPr>
        <w:t>. The ability to control the doping level in these materials is not only essential for the development of experimental platforms for correlated electron physics, but also important for multifunctional device applications. While traditionally the doping level is fixed during synthesis via chemical substitution or post-growth annealing</w:t>
      </w:r>
      <w:r w:rsidRPr="00FD137E">
        <w:rPr>
          <w:rFonts w:ascii="Times New Roman" w:hAnsi="Times New Roman"/>
          <w:szCs w:val="24"/>
        </w:rPr>
        <w:fldChar w:fldCharType="begin" w:fldLock="1"/>
      </w:r>
      <w:r w:rsidR="000B681A">
        <w:rPr>
          <w:rFonts w:ascii="Times New Roman" w:hAnsi="Times New Roman"/>
          <w:szCs w:val="24"/>
        </w:rPr>
        <w:instrText>ADDIN CSL_CITATION {"citationItems":[{"id":"ITEM-1","itemData":{"DOI":"10.1016/0921-4534(91)90700-9","ISSN":"09214534","abstract":"We have previously shown that Tcfor Bi2(Sr, Ca)n+1CunO2n+4+δ(n=1, 2 and 3) varies with oxygen stoichiometry δ determined by annealing in a variety of oxygen partial pressures and temperatures. Annealing results are now also presented for several Tl-superconductors in the series Tlm(Ba, Sr)2Can-1CunO2n+m+2+δ, for both m=1 and 2, revealing two general results for this class of Bi or TI superconductors: (1) effects on Tcdue to labile oxygen occur for all m=2 compounds but are absent in m = 1 compounds with Sr. m=1 compounds with Ba do have variable oxygen but the effects on the c-axis are the opposite to m=2 compounds. This suggests for the latter that the labile oxygen resides in interstitial sites within the Bi2O2or Tl2O2bi layers; (2) the hole concentration per Cu decreases in progressing from n = 1 to 2 to 3 in either class so that the parent n = 3 and n = 2 compounds lie respectively on the low- and high-hole concentration sides of the peak in Tcwhile the n = 1 compounds extend out into the non-superconducting domain at very high hole concentration. © 1991.","author":[{"dropping-particle":"","family":"Presland","given":"M. R.","non-dropping-particle":"","parse-names":false,"suffix":""},{"dropping-particle":"","family":"Tallon","given":"J. L.","non-dropping-particle":"","parse-names":false,"suffix":""},{"dropping-particle":"","family":"Buckley","given":"R. G.","non-dropping-particle":"","parse-names":false,"suffix":""},{"dropping-particle":"","family":"Liu","given":"R. S.","non-dropping-particle":"","parse-names":false,"suffix":""},{"dropping-particle":"","family":"Flower","given":"N. E.","non-dropping-particle":"","parse-names":false,"suffix":""}],"container-title":"Physica C: Superconductivity","id":"ITEM-1","issue":"1-3","issued":{"date-parts":[["1991","5"]]},"page":"95-105","title":"General trends in oxygen stoichiometry effects on T&lt;sub&gt;c&lt;/sub&gt; in Bi and Tl superconductors","type":"article-journal","volume":"176"},"uris":["http://www.mendeley.com/documents/?uuid=22f996cc-77c3-4891-811e-410179d33841"]},{"id":"ITEM-2","itemData":{"DOI":"10.1103/RevModPhys.78.17","ISBN":"0034-6861","ISSN":"0034-6861","abstract":"This article reviews the physics of high-temperature superconductors from the point of view of the doping of a Mott insulator. The basic electronic structure of cuprates is reviewed, emphasizing the physics of strong correlation and establishing the model of a doped Mott insulator as a starting point. A variety of experiments are discussed, focusing on the region of the phase diagram close to the Mott insulator (the underdoped region) where the behavior is most anomalous. The normal state in this region exhibits pseudogap phenomenon. In contrast, the quasiparticles in the superconducting state are well defined and behave according to theory. This review introduces Anderson’s idea of the resonating valence bond and argues that it gives a qualitative account of the data. The importance of phase fluctuations is discussed, leading to a theory of the transition temperature, which is driven by phase fluctuations and the thermal excitation of quasiparticles. However, an argument is made that phase fluctuations can only explain pseudogap phenomenology over a limited temperature range, and some additional physics is needed to explain the onset of singlet formation at very high temperatures. A description of the numerical method of the projected wave function is presented, which turns out to be a very useful technique for implementing the strong correlation constraint and leads to a number of predictions which are in agreement with experiments. The remainder of the paper deals with an analytic treatment of the t-J model, with the goal of putting the resonating valence bond idea on a more formal footing. The slave boson is introduced to enforce the constraint againt double occupation and it is shown that the implementation of this local constraint leads naturally to gauge theories. This review follows the historical order by first examining the U(1) formulation of the gauge theory. Some inadequacies of this formulation for underdoping are discussed, leading to the SU(2) formulation. Here follows a rather thorough discussion of the role of gauge theory in describing the spin-liquid phase of the undoped Mott insulator. The difference between the high-energy gauge group in the formulation of the problem versus the low-energy gauge group, which is an emergent phenomenon, is emphasized. Several possible routes to deconfinement based on different emergent gauge groups are discussed, which leads to the physics of fractionalization and spin-charge separation. Next the ext…","author":[{"dropping-particle":"","family":"Lee","given":"Patrick A.","non-dropping-particle":"","parse-names":false,"suffix":""},{"dropping-particle":"","family":"Nagaosa","given":"Naoto","non-dropping-particle":"","parse-names":false,"suffix":""},{"dropping-particle":"","family":"Wen","given":"Xiao-Gang","non-dropping-particle":"","parse-names":false,"suffix":""}],"container-title":"Reviews of Modern Physics","id":"ITEM-2","issue":"1","issued":{"date-parts":[["2006","1","6"]]},"page":"17-85","title":"Doping a Mott insulator: Physics of high-temperature superconductivity","type":"article-journal","volume":"78"},"uris":["http://www.mendeley.com/documents/?uuid=89d84e45-66b6-4d4f-84ee-725028b815a7"]},{"id":"ITEM-3","itemData":{"DOI":"10.1016/0921-4534(90)90208-V","ISSN":"09214534","abstract":"A relation is presented between superconducting transition temperature and the density of holes in the CuO2plane for Bi2Sr2CuO6+δ. Superconductivity does not occur at doping levels up to about 0.20 holes per Cu per CuO2plane. With increasing hole content Tcshows a broad maximum of 30 K at about 0.30 holes per Cu per CuO2plane. At still higher doping levels Tcdecreases and superconductivity disappears. The superconductivity boundary in the phase diagram is a broad dome-shaped curve and is comparable to that of La2-xSrxCuO4, YBa2Cu3O6+yand Bi2Sr2CaCu2O8+δ. Reported data for the related compounds Bi2Sr2Can-1CunO2n+4+δ, TlBa2Can-1CunO2n+3+δand Tl2Ba2Can-1CunO2n+4+δsuggest a comparable dependence for Tcas a function of the density of holes per Cu per CuO2plane. © 1990.","author":[{"dropping-particle":"","family":"Groen","given":"W. A.","non-dropping-particle":"","parse-names":false,"suffix":""},{"dropping-particle":"","family":"Leeuw","given":"D. M.","non-dropping-particle":"de","parse-names":false,"suffix":""},{"dropping-particle":"","family":"Geelen","given":"G. P.J.","non-dropping-particle":"","parse-names":false,"suffix":""}],"container-title":"Physica C: Superconductivity","id":"ITEM-3","issue":"3-4","issued":{"date-parts":[["1990","2"]]},"page":"305-307","title":"Hole concentration and T&lt;sub&gt;c&lt;/sub&gt; in Bi&lt;sub&gt;2&lt;/sub&gt;Sr&lt;sub&gt;2&lt;/sub&gt;CuO&lt;sub&gt;6+δ&lt;/sub&gt;","type":"article-journal","volume":"165"},"uris":["http://www.mendeley.com/documents/?uuid=d4b13fac-ebb5-48a1-a9b7-2a6015cdad74"]},{"id":"ITEM-4","itemData":{"DOI":"10.1088/0953-2048/3/1/006","ISSN":"13616668","abstract":"The growth and characterisation of YBa2Cu3O7 thin films are reviewed. The discussion of growth is limited to the physical vapour deposition techniques of laser ablation, sputtering and evaporation. Emphasis is placed on the practical problems of growing epitaxial films in situ and characterising them.","author":[{"dropping-particle":"","family":"Humphreys","given":"R. G.","non-dropping-particle":"","parse-names":false,"suffix":""},{"dropping-particle":"","family":"Satchell","given":"J. S.","non-dropping-particle":"","parse-names":false,"suffix":""},{"dropping-particle":"","family":"Chew","given":"N. G.","non-dropping-particle":"","parse-names":false,"suffix":""},{"dropping-particle":"","family":"Edwards","given":"J. A.","non-dropping-particle":"","parse-names":false,"suffix":""},{"dropping-particle":"","family":"Goodyear","given":"S. W.","non-dropping-particle":"","parse-names":false,"suffix":""},{"dropping-particle":"","family":"Blenkinsop","given":"S. E.","non-dropping-particle":"","parse-names":false,"suffix":""},{"dropping-particle":"","family":"Dosser","given":"O. D.","non-dropping-particle":"","parse-names":false,"suffix":""},{"dropping-particle":"","family":"Cullis","given":"A. G.","non-dropping-particle":"","parse-names":false,"suffix":""}],"container-title":"Superconductor Science and Technology","id":"ITEM-4","issue":"1","issued":{"date-parts":[["1990","1","1"]]},"page":"38-52","title":"Physical vapour deposition techniques for the growth of YBa&lt;sub&gt;2&lt;/sub&gt;Cu&lt;sub&gt;3&lt;/sub&gt;O&lt;sub&gt;7&lt;/sub&gt; thin films","type":"article-journal","volume":"3"},"uris":["http://www.mendeley.com/documents/?uuid=f2ee5f0f-e9db-4ba3-b730-382515098d8f"]}],"mendeley":{"formattedCitation":"&lt;sup&gt;3–6&lt;/sup&gt;","plainTextFormattedCitation":"3–6","previouslyFormattedCitation":"(&lt;i&gt;3&lt;/i&gt;–&lt;i&gt;6&lt;/i&gt;)"},"properties":{"noteIndex":0},"schema":"https://github.com/citation-style-language/schema/raw/master/csl-citation.json"}</w:instrText>
      </w:r>
      <w:r w:rsidRPr="00FD137E">
        <w:rPr>
          <w:rFonts w:ascii="Times New Roman" w:hAnsi="Times New Roman"/>
          <w:szCs w:val="24"/>
        </w:rPr>
        <w:fldChar w:fldCharType="separate"/>
      </w:r>
      <w:r w:rsidR="000B681A" w:rsidRPr="000B681A">
        <w:rPr>
          <w:rFonts w:ascii="Times New Roman" w:hAnsi="Times New Roman"/>
          <w:noProof/>
          <w:szCs w:val="24"/>
          <w:vertAlign w:val="superscript"/>
        </w:rPr>
        <w:t>3–6</w:t>
      </w:r>
      <w:r w:rsidRPr="00FD137E">
        <w:rPr>
          <w:rFonts w:ascii="Times New Roman" w:hAnsi="Times New Roman"/>
          <w:szCs w:val="24"/>
        </w:rPr>
        <w:fldChar w:fldCharType="end"/>
      </w:r>
      <w:r w:rsidRPr="00FD137E">
        <w:rPr>
          <w:rFonts w:ascii="Times New Roman" w:hAnsi="Times New Roman"/>
          <w:szCs w:val="24"/>
        </w:rPr>
        <w:t>, a number of recent approaches have demonstrated on-demand control of the doping level. By leveraging electrolytic double layer techniques, gating experiments</w:t>
      </w:r>
      <w:r w:rsidRPr="00FD137E">
        <w:rPr>
          <w:rFonts w:ascii="Times New Roman" w:hAnsi="Times New Roman"/>
          <w:szCs w:val="24"/>
        </w:rPr>
        <w:fldChar w:fldCharType="begin" w:fldLock="1"/>
      </w:r>
      <w:r w:rsidR="000B681A">
        <w:rPr>
          <w:rFonts w:ascii="Times New Roman" w:hAnsi="Times New Roman"/>
          <w:szCs w:val="24"/>
        </w:rPr>
        <w:instrText>ADDIN CSL_CITATION {"citationItems":[{"id":"ITEM-1","itemData":{"DOI":"10.1073/pnas.1613006114","ISSN":"0027-8424","PMID":"28028236","abstract":"Field-effect experiments on cuprates using ionic liquids have enabled the exploration of their rich phase diagrams [Leng X, et al. (2011) Phys Rev Lett 107(2):027001]. Conventional understanding of the electrostatic doping is in terms of modifications of the charge density to screen the electric field generated at the double layer. However, it has been recently reported that the suppression of the metal to insulator transition induced in VO2 by ionic liquid gating is due to oxygen vacancy formation rather than to electrostatic doping [Jeong J, et al. (2013) Science 339(6126):1402-1405]. These results underscore the debate on the true nature, electrostatic vs. electrochemical, of the doping of cuprates with ionic liquids. Here, we address the doping mechanism of the high-temperature superconductor YBa2Cu3O7-X (YBCO) by simultaneous ionic liquid gating and X-ray absorption experiments. Pronounced spectral changes are observed at the Cu K-edge concomitant with the superconductor-to-insulator transition, evidencing modification of the Cu coordination resulting from the deoxygenation of the CuO chains, as confirmed by first-principles density functional theory (DFT) simulations. Beyond providing evidence of the importance of chemical doping in electric double-layer (EDL) gating experiments with superconducting cuprates, our work shows that interfacing correlated oxides with ionic liquids enables a delicate control of oxygen content, paving the way to novel electrochemical concepts in future oxide electronics.","author":[{"dropping-particle":"","family":"Perez-Muñoz","given":"Ana M.","non-dropping-particle":"","parse-names":false,"suffix":""},{"dropping-particle":"","family":"Schio","given":"Pedro","non-dropping-particle":"","parse-names":false,"suffix":""},{"dropping-particle":"","family":"Poloni","given":"Roberta","non-dropping-particle":"","parse-names":false,"suffix":""},{"dropping-particle":"","family":"Fernandez-Martinez","given":"Alejandro","non-dropping-particle":"","parse-names":false,"suffix":""},{"dropping-particle":"","family":"Rivera-Calzada","given":"Alberto","non-dropping-particle":"","parse-names":false,"suffix":""},{"dropping-particle":"","family":"Cezar","given":"Julio C.","non-dropping-particle":"","parse-names":false,"suffix":""},{"dropping-particle":"","family":"Salas-Colera","given":"Eduardo","non-dropping-particle":"","parse-names":false,"suffix":""},{"dropping-particle":"","family":"Castro","given":"German R.","non-dropping-particle":"","parse-names":false,"suffix":""},{"dropping-particle":"","family":"Kinney","given":"Joseph","non-dropping-particle":"","parse-names":false,"suffix":""},{"dropping-particle":"","family":"Leon","given":"Carlos","non-dropping-particle":"","parse-names":false,"suffix":""},{"dropping-particle":"","family":"Santamaria","given":"Jacobo","non-dropping-particle":"","parse-names":false,"suffix":""},{"dropping-particle":"","family":"Garcia-Barriocanal","given":"Javier","non-dropping-particle":"","parse-names":false,"suffix":""},{"dropping-particle":"","family":"Goldman","given":"Allen M.","non-dropping-particle":"","parse-names":false,"suffix":""}],"container-title":"Proceedings of the National Academy of Sciences","id":"ITEM-1","issue":"2","issued":{"date-parts":[["2017"]]},"page":"215-220","title":"In operando evidence of deoxygenation in ionic liquid gating of YBa&lt;sub&gt;2&lt;/sub&gt;Cu&lt;sub&gt;3&lt;/sub&gt;O&lt;sub&gt;7-X&lt;/sub&gt;","type":"article-journal","volume":"114"},"uris":["http://www.mendeley.com/documents/?uuid=dd89f6a6-9040-4ab3-9a22-a1212ffe1187"]},{"id":"ITEM-2","itemData":{"DOI":"10.1021/acsnano.7b03978","ISSN":"1936086X","abstract":"Electrolyte gating is widely used to induce large carrier density modulation on solid surfaces to explore various properties. Most of past works have attributed the charge modulation to electrostatic field effect. However, some recent reports have argued that the electrolyte gating effect in VO2, TiO2, and SrTiO3 originated from field-induced oxygen vacancy formation. This gives rise to a controversy about the gating mechanism, and it is therefore vital to reveal the relationship between the role of electrolyte gating and the intrinsic properties of materials. Here, we report entirely different mechanisms of electrolyte gating on two high-Tc cuprates, NdBa2Cu3O7−δ (NBCO) and Pr2−xCexCuO4 (PCCO), with different crystal structures. We show that field-induced oxygen vacancy formation in CuO chains of NBCO plays the dominant role, while it is mainly an electrostatic field effect in the case of PCCO. The possible reason is that NBCO has mobile oxygen in CuO chains, while PCCO does not. Our study helps clarify the controversy relating to the mechanism of electrolyte gating, leading to a better understanding of the role of oxygen electro migration which is very material specific","author":[{"dropping-particle":"","family":"Zhang","given":"Lingchao","non-dropping-particle":"","parse-names":false,"suffix":""},{"dropping-particle":"","family":"Zeng","given":"Shengwei","non-dropping-particle":"","parse-names":false,"suffix":""},{"dropping-particle":"","family":"Yin","given":"Xinmao","non-dropping-particle":"","parse-names":false,"suffix":""},{"dropping-particle":"","family":"Asmara","given":"Teguh Citra","non-dropping-particle":"","parse-names":false,"suffix":""},{"dropping-particle":"","family":"Yang","given":"Ping","non-dropping-particle":"","parse-names":false,"suffix":""},{"dropping-particle":"","family":"Han","given":"Kun","non-dropping-particle":"","parse-names":false,"suffix":""},{"dropping-particle":"","family":"Cao","given":"Yu","non-dropping-particle":"","parse-names":false,"suffix":""},{"dropping-particle":"","family":"Zhou","given":"Wenxiong","non-dropping-particle":"","parse-names":false,"suffix":""},{"dropping-particle":"","family":"Wan","given":"Dongyang","non-dropping-particle":"","parse-names":false,"suffix":""},{"dropping-particle":"","family":"Tang","given":"Chi Sin","non-dropping-particle":"","parse-names":false,"suffix":""},{"dropping-particle":"","family":"Rusydi","given":"Andrivo","non-dropping-particle":"","parse-names":false,"suffix":""},{"dropping-particle":"","family":"Ariando","given":"","non-dropping-particle":"","parse-names":false,"suffix":""},{"dropping-particle":"","family":"Venkatesan","given":"Thirumalai","non-dropping-particle":"","parse-names":false,"suffix":""}],"container-title":"ACS Nano","id":"ITEM-2","issue":"10","issued":{"date-parts":[["2017","10","24"]]},"page":"9950-9956","title":"The Mechanism of Electrolyte Gating on High-T&lt;sub&gt;c&lt;/sub&gt; Cuprates: The Role of Oxygen Migration and Electrostatics","type":"article-journal","volume":"11"},"uris":["http://www.mendeley.com/documents/?uuid=9fa60b38-761f-4e04-baec-a91bed04aae9"]}],"mendeley":{"formattedCitation":"&lt;sup&gt;7,8&lt;/sup&gt;","plainTextFormattedCitation":"7,8","previouslyFormattedCitation":"(&lt;i&gt;7&lt;/i&gt;, &lt;i&gt;8&lt;/i&gt;)"},"properties":{"noteIndex":0},"schema":"https://github.com/citation-style-language/schema/raw/master/csl-citation.json"}</w:instrText>
      </w:r>
      <w:r w:rsidRPr="00FD137E">
        <w:rPr>
          <w:rFonts w:ascii="Times New Roman" w:hAnsi="Times New Roman"/>
          <w:szCs w:val="24"/>
        </w:rPr>
        <w:fldChar w:fldCharType="separate"/>
      </w:r>
      <w:r w:rsidR="000B681A" w:rsidRPr="000B681A">
        <w:rPr>
          <w:rFonts w:ascii="Times New Roman" w:hAnsi="Times New Roman"/>
          <w:noProof/>
          <w:szCs w:val="24"/>
          <w:vertAlign w:val="superscript"/>
        </w:rPr>
        <w:t>7,8</w:t>
      </w:r>
      <w:r w:rsidRPr="00FD137E">
        <w:rPr>
          <w:rFonts w:ascii="Times New Roman" w:hAnsi="Times New Roman"/>
          <w:szCs w:val="24"/>
        </w:rPr>
        <w:fldChar w:fldCharType="end"/>
      </w:r>
      <w:r w:rsidRPr="00FD137E">
        <w:rPr>
          <w:rFonts w:ascii="Times New Roman" w:hAnsi="Times New Roman"/>
          <w:szCs w:val="24"/>
        </w:rPr>
        <w:t xml:space="preserve"> on RBa</w:t>
      </w:r>
      <w:r w:rsidRPr="00FD137E">
        <w:rPr>
          <w:rFonts w:ascii="Times New Roman" w:hAnsi="Times New Roman"/>
          <w:szCs w:val="24"/>
          <w:vertAlign w:val="subscript"/>
        </w:rPr>
        <w:t>2</w:t>
      </w:r>
      <w:r w:rsidRPr="00FD137E">
        <w:rPr>
          <w:rFonts w:ascii="Times New Roman" w:hAnsi="Times New Roman"/>
          <w:szCs w:val="24"/>
        </w:rPr>
        <w:t>Cu</w:t>
      </w:r>
      <w:r w:rsidRPr="00FD137E">
        <w:rPr>
          <w:rFonts w:ascii="Times New Roman" w:hAnsi="Times New Roman"/>
          <w:szCs w:val="24"/>
          <w:vertAlign w:val="subscript"/>
        </w:rPr>
        <w:t>3</w:t>
      </w:r>
      <w:r w:rsidRPr="00FD137E">
        <w:rPr>
          <w:rFonts w:ascii="Times New Roman" w:hAnsi="Times New Roman"/>
          <w:szCs w:val="24"/>
        </w:rPr>
        <w:t>O</w:t>
      </w:r>
      <w:r w:rsidRPr="00FD137E">
        <w:rPr>
          <w:rFonts w:ascii="Times New Roman" w:hAnsi="Times New Roman"/>
          <w:szCs w:val="24"/>
          <w:vertAlign w:val="subscript"/>
        </w:rPr>
        <w:t>7-δ</w:t>
      </w:r>
      <w:r w:rsidRPr="00FD137E">
        <w:rPr>
          <w:rFonts w:ascii="Times New Roman" w:hAnsi="Times New Roman"/>
          <w:szCs w:val="24"/>
        </w:rPr>
        <w:t xml:space="preserve"> (R=Y, Nd) thin films have achieved control over the Cu-site doping level, which determines the dominant electronic order, by introducing oxygen vacancies into the film under electric fields. In these materials, O</w:t>
      </w:r>
      <w:r w:rsidRPr="00FD137E">
        <w:rPr>
          <w:rFonts w:ascii="Times New Roman" w:hAnsi="Times New Roman"/>
          <w:szCs w:val="24"/>
          <w:vertAlign w:val="superscript"/>
        </w:rPr>
        <w:t>2-</w:t>
      </w:r>
      <w:r w:rsidRPr="00FD137E">
        <w:rPr>
          <w:rFonts w:ascii="Times New Roman" w:hAnsi="Times New Roman"/>
          <w:szCs w:val="24"/>
        </w:rPr>
        <w:t xml:space="preserve"> ions can migrate under the influence of an externally applied electric field to eventually escape through the film surface, resulting in the formation of oxygen vacancies. To maintain charge neutrality, electrons are returned to the Cu ions within the film, resulting in a reduction in average Cu valence and reducing the hole concentration of the oxide. These interfacial effects have profound impact on the electronic order in these materials, and point to the efficacy of using oxygen migration and vacancy formation to manipulate the properties of the cuprate superconductors. Recently, another solid state approach of ionic control of interface magnetism has been demonstrated in a number of systems</w:t>
      </w:r>
      <w:r w:rsidRPr="00FD137E">
        <w:rPr>
          <w:rFonts w:ascii="Times New Roman" w:hAnsi="Times New Roman"/>
          <w:szCs w:val="24"/>
        </w:rPr>
        <w:fldChar w:fldCharType="begin" w:fldLock="1"/>
      </w:r>
      <w:r w:rsidR="000B681A">
        <w:rPr>
          <w:rFonts w:ascii="Times New Roman" w:hAnsi="Times New Roman"/>
          <w:szCs w:val="24"/>
        </w:rPr>
        <w:instrText>ADDIN CSL_CITATION {"citationItems":[{"id":"ITEM-1","itemData":{"DOI":"10.1063/1.4712620","ISBN":"1724031724","ISSN":"00036951","abstract":"The influence of a gate voltage on domain wall (DW) propagation is investigated in ultrathin Pt/Co/gadolinium oxide (GdOx) films with perpendicular magnetic anisotropy. The DW propagation field can be enhanced or retarded by an electric field at the Co/GdOx interface and scales linearly with gate voltage up to moderate bias levels. Higher gate voltage levels, corresponding to electric fields &gt;0.2 V/nm, produce a large irreversible change to the magnetic anisotropy that can enable nonvolatile switching of the coercivity.","author":[{"dropping-particle":"","family":"Bauer","given":"Uwe","non-dropping-particle":"","parse-names":false,"suffix":""},{"dropping-particle":"","family":"Emori","given":"Satoru","non-dropping-particle":"","parse-names":false,"suffix":""},{"dropping-particle":"","family":"Beach","given":"Geoffrey S D","non-dropping-particle":"","parse-names":false,"suffix":""},{"dropping-particle":"","family":"Bauer","given":"Uwe","non-dropping-particle":"","parse-names":false,"suffix":""},{"dropping-particle":"","family":"Emori","given":"Satoru","non-dropping-particle":"","parse-names":false,"suffix":""},{"dropping-particle":"","family":"Beach","given":"Geoffrey S D","non-dropping-particle":"","parse-names":false,"suffix":""}],"container-title":"Applied Physics Letters","id":"ITEM-1","issue":"2012","issued":{"date-parts":[["2012"]]},"page":"10-14","title":"Electric field control of domain wall propagation in Pt / Co / GdOx films Electric field control of domain wall propagation in Pt / Co / GdOx films","type":"article-journal","volume":"192408"},"uris":["http://www.mendeley.com/documents/?uuid=412f52ec-1af6-410c-b179-66b99293d0e6"]},{"id":"ITEM-2","itemData":{"DOI":"10.1038/nnano.2013.96","ISBN":"1748-3395","ISSN":"17483395","PMID":"23708429","abstract":"Electrical control of magnetism has the potential to bring about revolutionary new spintronic devices, many of which rely on efficient manipulation of magnetic domain walls in ferromagnetic nanowires. Recently, it has been shown that voltage-induced charge accumulation at a metal-oxide interface can influence domain wall motion in ultrathin metallic ferromagnets, but the effects have been relatively modest and limited to the slow, thermally activated regime. Here we show that a voltage can generate non-volatile switching of magnetic properties at the nanoscale by modulating interfacial chemistry rather than charge density. Using a solid-state ionic conductor as a gate dielectric, we generate unprecedentedly strong voltage-controlled domain wall traps that function as non-volatile, electrically programmable and switchable pinning sites. Pinning strengths of at least 650 Oe can be readily achieved, enough to bring to a standstill domain walls travelling at speeds of at least ~20 m s(-1). We exploit this new magneto-ionic effect to demonstrate a prototype non-volatile memory device in which voltage-controlled domain wall traps facilitate electrical bit selection in a magnetic nanowire register.","author":[{"dropping-particle":"","family":"Bauer","given":"Uwe","non-dropping-particle":"","parse-names":false,"suffix":""},{"dropping-particle":"","family":"Emori","given":"Satoru","non-dropping-particle":"","parse-names":false,"suffix":""},{"dropping-particle":"","family":"Beach","given":"Geoffrey S.D.","non-dropping-particle":"","parse-names":false,"suffix":""}],"container-title":"Nature Nanotechnology","id":"ITEM-2","issue":"6","issued":{"date-parts":[["2013"]]},"page":"411-416","publisher":"Nature Publishing Group","title":"Voltage-controlled domain wall traps in ferromagnetic nanowires","type":"article-journal","volume":"8"},"uris":["http://www.mendeley.com/documents/?uuid=df9019cf-1793-4763-86cf-e342cb494b56"]},{"id":"ITEM-3","itemData":{"DOI":"10.1103/PhysRevLett.113.267202","ISBN":"0031-9007","ISSN":"10797114","PMID":"25615378","abstract":"We demonstrate that magnetic properties of ultrathin Co films adjacent to Gd2O3 gate oxides can be directly manipulated by voltage. The Co films can be reversibly changed from an optimally oxidized state with a strong perpendicular magnetic anisotropy to a metallic state with an in-plane magnetic anisotropy or to an oxidized state with nearly zero magnetization, depending on the polarity and time duration of the applied electric fields. Consequently, an unprecedentedly large change of magnetic anisotropy energy up to 0.73 erg/cm(2) has been realized in a nonvolatile manner using gate voltages of only a few volts. These results open a new route to achieve ultralow energy magnetization manipulation in spintronic devices.","author":[{"dropping-particle":"","family":"Bi","given":"Chong","non-dropping-particle":"","parse-names":false,"suffix":""},{"dropping-particle":"","family":"Liu","given":"Yaohua","non-dropping-particle":"","parse-names":false,"suffix":""},{"dropping-particle":"","family":"Newhouse-Illige","given":"T.","non-dropping-particle":"","parse-names":false,"suffix":""},{"dropping-particle":"","family":"Xu","given":"M.","non-dropping-particle":"","parse-names":false,"suffix":""},{"dropping-particle":"","family":"Rosales","given":"M.","non-dropping-particle":"","parse-names":false,"suffix":""},{"dropping-particle":"","family":"Freeland","given":"J. W.","non-dropping-particle":"","parse-names":false,"suffix":""},{"dropping-particle":"","family":"Mryasov","given":"Oleg","non-dropping-particle":"","parse-names":false,"suffix":""},{"dropping-particle":"","family":"Zhang","given":"Shufeng","non-dropping-particle":"","parse-names":false,"suffix":""},{"dropping-particle":"","family":"Velthuis","given":"S. G.E.","non-dropping-particle":"Te","parse-names":false,"suffix":""},{"dropping-particle":"","family":"Wang","given":"W. G.","non-dropping-particle":"","parse-names":false,"suffix":""}],"container-title":"Physical Review Letters","id":"ITEM-3","issue":"26","issued":{"date-parts":[["2014","12","31"]]},"page":"267202","title":"Reversible control of Co magnetism by voltage-induced oxidation","type":"article-journal","volume":"113"},"uris":["http://www.mendeley.com/documents/?uuid=eeabb9fb-3f59-416b-b3f7-73830dedd4f7"]},{"id":"ITEM-4","itemData":{"DOI":"10.1038/nmat4134","ISBN":"1476-1122","ISSN":"14764660","PMID":"25401920","abstract":"In metal/oxide heterostructures, rich chemical, electronic, magnetic and mechanical properties can emerge from interfacial chemistry and structure. The possibility to dynamically control interface characteristics with an electric field paves the way towards voltage control of these properties in solid-state devices. Here, we show that electrical switching of the interfacial oxidation state allows for voltage control of magnetic properties to an extent never before achieved through conventional magneto-electric coupling mechanisms. We directly observe in situ voltage-driven O(2-) migration in a Co/metal-oxide bilayer, which we use to toggle the interfacial magnetic anisotropy energy by &gt;0.75 erg cm(-2) at just 2 V. We exploit the thermally activated nature of ion migration to markedly increase the switching efficiency and to demonstrate reversible patterning of magnetic properties through local activation of ionic migration. These results suggest a path towards voltage-programmable materials based on solid-state switching of interface oxygen chemistry.","author":[{"dropping-particle":"","family":"Bauer","given":"Uwe","non-dropping-particle":"","parse-names":false,"suffix":""},{"dropping-particle":"","family":"Yao","given":"Lide","non-dropping-particle":"","parse-names":false,"suffix":""},{"dropping-particle":"","family":"Tan","given":"Aik Jun","non-dropping-particle":"","parse-names":false,"suffix":""},{"dropping-particle":"","family":"Agrawal","given":"Parnika","non-dropping-particle":"","parse-names":false,"suffix":""},{"dropping-particle":"","family":"Emori","given":"Satoru","non-dropping-particle":"","parse-names":false,"suffix":""},{"dropping-particle":"","family":"Tuller","given":"Harry L.","non-dropping-particle":"","parse-names":false,"suffix":""},{"dropping-particle":"","family":"Dijken","given":"Sebastiaan","non-dropping-particle":"Van","parse-names":false,"suffix":""},{"dropping-particle":"","family":"Beach","given":"Geoffrey S.D. D","non-dropping-particle":"","parse-names":false,"suffix":""}],"container-title":"Nature Materials","id":"ITEM-4","issue":"2","issued":{"date-parts":[["2015","9","5"]]},"page":"174-181","publisher":"Springer Nature","title":"Magneto-ionic control of interfacial magnetism","type":"article-journal","volume":"14"},"uris":["http://www.mendeley.com/documents/?uuid=151662d8-db1b-4be3-8afc-edf3424e66bd"]},{"id":"ITEM-5","itemData":{"DOI":"10.1063/1.4942645","ISSN":"00036951","abstract":"We demonstrate reversible control of magnetization and anisotropy in La0.67Sr0.33MnO3films through interfacial oxygen migration. Gd metal capping layers deposited onto La0.67Sr0.33MnO3 leach oxygen from the film through a solid-state redox reaction to form porous Gd2O3. X-ray absorption and polarized neutron reflectometry measurements show Mn valence alterations consistent with high oxygen vacancy concentrations, resulting in suppressed magnetization and increased coercive fields. Effects of the oxygen migration are observed both at the interface and also throughout the majority of a 40 nm thick film, suggesting extensive diffusion of oxygen vacancies. After Gd-capped La0.67Sr0.33MnO3 is exposed to atmospheric oxygen for a prolonged period of time, oxygen diffuses through the Gd2O3 layer and the magnetization of the La0.67Sr0.33MnO3 returns to the uncapped value. These findings showcase perovskite heterostructures as ideal candidates for developing functional interfaces through chemically-induced oxygen migration.","author":[{"dropping-particle":"","family":"Grutter","given":"A. J.","non-dropping-particle":"","parse-names":false,"suffix":""},{"dropping-particle":"","family":"Gilbert","given":"D. A.","non-dropping-particle":"","parse-names":false,"suffix":""},{"dropping-particle":"","family":"Alaan","given":"U. S.","non-dropping-particle":"","parse-names":false,"suffix":""},{"dropping-particle":"","family":"Arenholz","given":"E.","non-dropping-particle":"","parse-names":false,"suffix":""},{"dropping-particle":"","family":"Maranville","given":"B. B.","non-dropping-particle":"","parse-names":false,"suffix":""},{"dropping-particle":"","family":"Borchers","given":"J. A.","non-dropping-particle":"","parse-names":false,"suffix":""},{"dropping-particle":"","family":"Suzuki","given":"Y.","non-dropping-particle":"","parse-names":false,"suffix":""},{"dropping-particle":"","family":"Liu","given":"Kai","non-dropping-particle":"","parse-names":false,"suffix":""},{"dropping-particle":"","family":"Kirby","given":"B. J.","non-dropping-particle":"","parse-names":false,"suffix":""}],"container-title":"Applied Physics Letters","id":"ITEM-5","issue":"8","issued":{"date-parts":[["2016","2","22"]]},"page":"082405","publisher":"AIP Publishing","title":"Reversible control of magnetism in La&lt;sub&gt;0.67&lt;/sub&gt;Sr&lt;sub&gt;0.33&lt;/sub&gt;MnO&lt;sub&gt;3&lt;/sub&gt; through chemically-induced oxygen migration","type":"article-journal","volume":"108"},"uris":["http://www.mendeley.com/documents/?uuid=4513cc25-abec-47e3-8fc3-3679d60fa4f6"]},{"id":"ITEM-6","itemData":{"DOI":"10.1038/ncomms11050","ISSN":"2041-1723","PMID":"26996674","abstract":"Ionic transport in metal/oxide heterostructures offers a highly effective means to tailor material properties via modification of the interfacial characteristics. However, direct observation of ionic motion under buried interfaces and demonstration of its correlation with physical properties has been challenging. Using the strong oxygen affinity of gadolinium, we design a model system of GdxFe1-x/NiCoO bilayer films, where the oxygen migration is observed and manifested in a controlled positive exchange bias over a relatively small cooling field range. The exchange bias characteristics are shown to be the result of an interfacial layer of elemental nickel and cobalt, a few nanometres in thickness, whose moments are larger than expected from uncompensated NiCoO moments. This interface layer is attributed to a redox-driven oxygen migration from NiCoO to the gadolinium, during growth or soon after. These results demonstrate an effective path to tailoring the interfacial characteristics and interlayer exchange coupling in metal/oxide heterostructures.","author":[{"dropping-particle":"","family":"Gilbert","given":"Dustin A.","non-dropping-particle":"","parse-names":false,"suffix":""},{"dropping-particle":"","family":"Olamit","given":"Justin","non-dropping-particle":"","parse-names":false,"suffix":""},{"dropping-particle":"","family":"Dumas","given":"Randy K.","non-dropping-particle":"","parse-names":false,"suffix":""},{"dropping-particle":"","family":"Kirby","given":"B. J.","non-dropping-particle":"","parse-names":false,"suffix":""},{"dropping-particle":"","family":"Grutter","given":"Alexander J.","non-dropping-particle":"","parse-names":false,"suffix":""},{"dropping-particle":"","family":"Maranville","given":"Brian B.","non-dropping-particle":"","parse-names":false,"suffix":""},{"dropping-particle":"","family":"Arenholz","given":"Elke","non-dropping-particle":"","parse-names":false,"suffix":""},{"dropping-particle":"","family":"Borchers","given":"Julie A.","non-dropping-particle":"","parse-names":false,"suffix":""},{"dropping-particle":"","family":"Liu","given":"Kai","non-dropping-particle":"","parse-names":false,"suffix":""}],"container-title":"Nature Communications","id":"ITEM-6","issued":{"date-parts":[["2016","3","21"]]},"page":"11050","publisher":"Nature Publishing Group","title":"Controllable positive exchange bias via redox-driven oxygen migration","type":"article-journal","volume":"7"},"uris":["http://www.mendeley.com/documents/?uuid=c6307724-55bf-4cca-bbed-5789b7d9d022"]},{"id":"ITEM-7","itemData":{"DOI":"10.1038/ncomms12264","ISBN":"2041-1723","ISSN":"2041-1723","abstract":"Electric field control of magnetism provides a promising route towards ultralow power information storage and sensor technologies. The effects of magneto-ionic motion have been prominently featured in the modification of interface characteristics. Here, we demonstrate magnetoelectric coupling moderated by voltage-driven oxygen migration beyond the interface in relatively thick AlOx/GdOx/Co(15 nm) films. Oxygen migration and Co magnetization are quantitatively mapped with polarized neutron reflectometry under electro-thermal conditioning. The depth-resolved profiles uniquely identify interfacial and bulk behaviours and a semi-reversible control of the magnetization. Magnetometry measurements suggest changes in the microstructure which disrupt long-range ferromagnetic ordering, resulting in an additional magnetically soft phase. X-ray spectroscopy confirms changes in the Co oxidation state, but not in the Gd, suggesting that the GdOx transmits oxygen but does not source or sink it. These results together provide crucial insight into controlling magnetism via magneto-ionic motion, both at interfaces and throughout the bulk of the films.","author":[{"dropping-particle":"","family":"Gilbert","given":"Dustin A.","non-dropping-particle":"","parse-names":false,"suffix":""},{"dropping-particle":"","family":"Grutter","given":"Alexander J.","non-dropping-particle":"","parse-names":false,"suffix":""},{"dropping-particle":"","family":"Arenholz","given":"Elke","non-dropping-particle":"","parse-names":false,"suffix":""},{"dropping-particle":"","family":"Liu","given":"Kai","non-dropping-particle":"","parse-names":false,"suffix":""},{"dropping-particle":"","family":"Kirby","given":"B. J.","non-dropping-particle":"","parse-names":false,"suffix":""},{"dropping-particle":"","family":"Borchers","given":"Julie A.","non-dropping-particle":"","parse-names":false,"suffix":""},{"dropping-particle":"","family":"Maranville","given":"Brian B.","non-dropping-particle":"","parse-names":false,"suffix":""}],"container-title":"Nature Communications","id":"ITEM-7","issued":{"date-parts":[["2016","7","22"]]},"page":"12264","publisher":"Nature Publishing Group","title":"Structural and magnetic depth profiles of magneto-ionic heterostructures beyond the interface limit","type":"article-journal","volume":"7"},"uris":["http://www.mendeley.com/documents/?uuid=7837610e-e94b-4a93-9b8f-734728205068"]},{"id":"ITEM-8","itemData":{"DOI":"10.1103/PhysRevMaterials.2.104402","ISSN":"2475-9953","author":[{"dropping-particle":"","family":"Gilbert","given":"Dustin A.","non-dropping-particle":"","parse-names":false,"suffix":""},{"dropping-particle":"","family":"Grutter","given":"Alexander J.","non-dropping-particle":"","parse-names":false,"suffix":""},{"dropping-particle":"","family":"Murray","given":"Peyton D.","non-dropping-particle":"","parse-names":false,"suffix":""},{"dropping-particle":"V.","family":"Chopdekar","given":"Rajesh","non-dropping-particle":"","parse-names":false,"suffix":""},{"dropping-particle":"","family":"Kane","given":"Alexander M.","non-dropping-particle":"","parse-names":false,"suffix":""},{"dropping-particle":"","family":"Ionin","given":"Aleksey L.","non-dropping-particle":"","parse-names":false,"suffix":""},{"dropping-particle":"","family":"Lee","given":"Michael S.","non-dropping-particle":"","parse-names":false,"suffix":""},{"dropping-particle":"","family":"Spurgeon","given":"Steven R.","non-dropping-particle":"","parse-names":false,"suffix":""},{"dropping-particle":"","family":"Kirby","given":"Brian J.","non-dropping-particle":"","parse-names":false,"suffix":""},{"dropping-particle":"","family":"Maranville","given":"Brian B.","non-dropping-particle":"","parse-names":false,"suffix":""},{"dropping-particle":"","family":"N’Diaye","given":"Alpha T.","non-dropping-particle":"","parse-names":false,"suffix":""},{"dropping-particle":"","family":"Mehta","given":"Apurva","non-dropping-particle":"","parse-names":false,"suffix":""},{"dropping-particle":"","family":"Arenholz","given":"Elke","non-dropping-particle":"","parse-names":false,"suffix":""},{"dropping-particle":"","family":"Liu","given":"Kai","non-dropping-particle":"","parse-names":false,"suffix":""},{"dropping-particle":"","family":"Takamura","given":"Yayoi","non-dropping-particle":"","parse-names":false,"suffix":""},{"dropping-particle":"","family":"Borchers","given":"Julie A.","non-dropping-particle":"","parse-names":false,"suffix":""}],"container-title":"Physical Review Materials","id":"ITEM-8","issue":"10","issued":{"date-parts":[["2018","10","3"]]},"page":"104402","title":"Ionic tuning of cobaltites at the nanoscale","type":"article-journal","volume":"2"},"uris":["http://www.mendeley.com/documents/?uuid=578d3032-2fb3-449f-9047-05b305b98a0a"]}],"mendeley":{"formattedCitation":"&lt;sup&gt;9–16&lt;/sup&gt;","plainTextFormattedCitation":"9–16","previouslyFormattedCitation":"(&lt;i&gt;9&lt;/i&gt;–&lt;i&gt;16&lt;/i&gt;)"},"properties":{"noteIndex":0},"schema":"https://github.com/citation-style-language/schema/raw/master/csl-citation.json"}</w:instrText>
      </w:r>
      <w:r w:rsidRPr="00FD137E">
        <w:rPr>
          <w:rFonts w:ascii="Times New Roman" w:hAnsi="Times New Roman"/>
          <w:szCs w:val="24"/>
        </w:rPr>
        <w:fldChar w:fldCharType="separate"/>
      </w:r>
      <w:r w:rsidR="000B681A" w:rsidRPr="000B681A">
        <w:rPr>
          <w:rFonts w:ascii="Times New Roman" w:hAnsi="Times New Roman"/>
          <w:noProof/>
          <w:szCs w:val="24"/>
          <w:vertAlign w:val="superscript"/>
        </w:rPr>
        <w:t>9–16</w:t>
      </w:r>
      <w:r w:rsidRPr="00FD137E">
        <w:rPr>
          <w:rFonts w:ascii="Times New Roman" w:hAnsi="Times New Roman"/>
          <w:szCs w:val="24"/>
        </w:rPr>
        <w:fldChar w:fldCharType="end"/>
      </w:r>
      <w:r w:rsidRPr="00FD137E">
        <w:rPr>
          <w:rFonts w:ascii="Times New Roman" w:hAnsi="Times New Roman"/>
          <w:szCs w:val="24"/>
        </w:rPr>
        <w:t>,  utilizing the oxygen ion/vacancy transport across the metal/oxide interface. For example, we have shown effective manipulation of ionic distributions in oxide thin films by using a getter Gd capping layer</w:t>
      </w:r>
      <w:r w:rsidRPr="00FD137E">
        <w:rPr>
          <w:rFonts w:ascii="Times New Roman" w:hAnsi="Times New Roman"/>
          <w:szCs w:val="24"/>
        </w:rPr>
        <w:fldChar w:fldCharType="begin" w:fldLock="1"/>
      </w:r>
      <w:r w:rsidR="000B681A">
        <w:rPr>
          <w:rFonts w:ascii="Times New Roman" w:hAnsi="Times New Roman"/>
          <w:szCs w:val="24"/>
        </w:rPr>
        <w:instrText>ADDIN CSL_CITATION {"citationItems":[{"id":"ITEM-1","itemData":{"DOI":"10.1038/ncomms11050","ISSN":"2041-1723","PMID":"26996674","abstract":"Ionic transport in metal/oxide heterostructures offers a highly effective means to tailor material properties via modification of the interfacial characteristics. However, direct observation of ionic motion under buried interfaces and demonstration of its correlation with physical properties has been challenging. Using the strong oxygen affinity of gadolinium, we design a model system of GdxFe1-x/NiCoO bilayer films, where the oxygen migration is observed and manifested in a controlled positive exchange bias over a relatively small cooling field range. The exchange bias characteristics are shown to be the result of an interfacial layer of elemental nickel and cobalt, a few nanometres in thickness, whose moments are larger than expected from uncompensated NiCoO moments. This interface layer is attributed to a redox-driven oxygen migration from NiCoO to the gadolinium, during growth or soon after. These results demonstrate an effective path to tailoring the interfacial characteristics and interlayer exchange coupling in metal/oxide heterostructures.","author":[{"dropping-particle":"","family":"Gilbert","given":"Dustin A.","non-dropping-particle":"","parse-names":false,"suffix":""},{"dropping-particle":"","family":"Olamit","given":"Justin","non-dropping-particle":"","parse-names":false,"suffix":""},{"dropping-particle":"","family":"Dumas","given":"Randy K.","non-dropping-particle":"","parse-names":false,"suffix":""},{"dropping-particle":"","family":"Kirby","given":"B. J.","non-dropping-particle":"","parse-names":false,"suffix":""},{"dropping-particle":"","family":"Grutter","given":"Alexander J.","non-dropping-particle":"","parse-names":false,"suffix":""},{"dropping-particle":"","family":"Maranville","given":"Brian B.","non-dropping-particle":"","parse-names":false,"suffix":""},{"dropping-particle":"","family":"Arenholz","given":"Elke","non-dropping-particle":"","parse-names":false,"suffix":""},{"dropping-particle":"","family":"Borchers","given":"Julie A.","non-dropping-particle":"","parse-names":false,"suffix":""},{"dropping-particle":"","family":"Liu","given":"Kai","non-dropping-particle":"","parse-names":false,"suffix":""}],"container-title":"Nature Communications","id":"ITEM-1","issued":{"date-parts":[["2016","3","21"]]},"page":"11050","publisher":"Nature Publishing Group","title":"Controllable positive exchange bias via redox-driven oxygen migration","type":"article-journal","volume":"7"},"uris":["http://www.mendeley.com/documents/?uuid=c6307724-55bf-4cca-bbed-5789b7d9d022"]},{"id":"ITEM-2","itemData":{"DOI":"10.1063/1.4942645","ISSN":"00036951","abstract":"We demonstrate reversible control of magnetization and anisotropy in La0.67Sr0.33MnO3films through interfacial oxygen migration. Gd metal capping layers deposited onto La0.67Sr0.33MnO3 leach oxygen from the film through a solid-state redox reaction to form porous Gd2O3. X-ray absorption and polarized neutron reflectometry measurements show Mn valence alterations consistent with high oxygen vacancy concentrations, resulting in suppressed magnetization and increased coercive fields. Effects of the oxygen migration are observed both at the interface and also throughout the majority of a 40 nm thick film, suggesting extensive diffusion of oxygen vacancies. After Gd-capped La0.67Sr0.33MnO3 is exposed to atmospheric oxygen for a prolonged period of time, oxygen diffuses through the Gd2O3 layer and the magnetization of the La0.67Sr0.33MnO3 returns to the uncapped value. These findings showcase perovskite heterostructures as ideal candidates for developing functional interfaces through chemically-induced oxygen migration.","author":[{"dropping-particle":"","family":"Grutter","given":"A. J.","non-dropping-particle":"","parse-names":false,"suffix":""},{"dropping-particle":"","family":"Gilbert","given":"D. A.","non-dropping-particle":"","parse-names":false,"suffix":""},{"dropping-particle":"","family":"Alaan","given":"U. S.","non-dropping-particle":"","parse-names":false,"suffix":""},{"dropping-particle":"","family":"Arenholz","given":"E.","non-dropping-particle":"","parse-names":false,"suffix":""},{"dropping-particle":"","family":"Maranville","given":"B. B.","non-dropping-particle":"","parse-names":false,"suffix":""},{"dropping-particle":"","family":"Borchers","given":"J. A.","non-dropping-particle":"","parse-names":false,"suffix":""},{"dropping-particle":"","family":"Suzuki","given":"Y.","non-dropping-particle":"","parse-names":false,"suffix":""},{"dropping-particle":"","family":"Liu","given":"Kai","non-dropping-particle":"","parse-names":false,"suffix":""},{"dropping-particle":"","family":"Kirby","given":"B. J.","non-dropping-particle":"","parse-names":false,"suffix":""}],"container-title":"Applied Physics Letters","id":"ITEM-2","issue":"8","issued":{"date-parts":[["2016","2","22"]]},"page":"082405","publisher":"AIP Publishing","title":"Reversible control of magnetism in La&lt;sub&gt;0.67&lt;/sub&gt;Sr&lt;sub&gt;0.33&lt;/sub&gt;MnO&lt;sub&gt;3&lt;/sub&gt; through chemically-induced oxygen migration","type":"article-journal","volume":"108"},"uris":["http://www.mendeley.com/documents/?uuid=4513cc25-abec-47e3-8fc3-3679d60fa4f6"]},{"id":"ITEM-3","itemData":{"DOI":"10.1038/ncomms12264","ISBN":"2041-1723","ISSN":"2041-1723","abstract":"Electric field control of magnetism provides a promising route towards ultralow power information storage and sensor technologies. The effects of magneto-ionic motion have been prominently featured in the modification of interface characteristics. Here, we demonstrate magnetoelectric coupling moderated by voltage-driven oxygen migration beyond the interface in relatively thick AlOx/GdOx/Co(15 nm) films. Oxygen migration and Co magnetization are quantitatively mapped with polarized neutron reflectometry under electro-thermal conditioning. The depth-resolved profiles uniquely identify interfacial and bulk behaviours and a semi-reversible control of the magnetization. Magnetometry measurements suggest changes in the microstructure which disrupt long-range ferromagnetic ordering, resulting in an additional magnetically soft phase. X-ray spectroscopy confirms changes in the Co oxidation state, but not in the Gd, suggesting that the GdOx transmits oxygen but does not source or sink it. These results together provide crucial insight into controlling magnetism via magneto-ionic motion, both at interfaces and throughout the bulk of the films.","author":[{"dropping-particle":"","family":"Gilbert","given":"Dustin A.","non-dropping-particle":"","parse-names":false,"suffix":""},{"dropping-particle":"","family":"Grutter","given":"Alexander J.","non-dropping-particle":"","parse-names":false,"suffix":""},{"dropping-particle":"","family":"Arenholz","given":"Elke","non-dropping-particle":"","parse-names":false,"suffix":""},{"dropping-particle":"","family":"Liu","given":"Kai","non-dropping-particle":"","parse-names":false,"suffix":""},{"dropping-particle":"","family":"Kirby","given":"B. J.","non-dropping-particle":"","parse-names":false,"suffix":""},{"dropping-particle":"","family":"Borchers","given":"Julie A.","non-dropping-particle":"","parse-names":false,"suffix":""},{"dropping-particle":"","family":"Maranville","given":"Brian B.","non-dropping-particle":"","parse-names":false,"suffix":""}],"container-title":"Nature Communications","id":"ITEM-3","issued":{"date-parts":[["2016","7","22"]]},"page":"12264","publisher":"Nature Publishing Group","title":"Structural and magnetic depth profiles of magneto-ionic heterostructures beyond the interface limit","type":"article-journal","volume":"7"},"uris":["http://www.mendeley.com/documents/?uuid=7837610e-e94b-4a93-9b8f-734728205068"]},{"id":"ITEM-4","itemData":{"DOI":"10.1103/PhysRevMaterials.2.104402","ISSN":"2475-9953","author":[{"dropping-particle":"","family":"Gilbert","given":"Dustin A.","non-dropping-particle":"","parse-names":false,"suffix":""},{"dropping-particle":"","family":"Grutter","given":"Alexander J.","non-dropping-particle":"","parse-names":false,"suffix":""},{"dropping-particle":"","family":"Murray","given":"Peyton D.","non-dropping-particle":"","parse-names":false,"suffix":""},{"dropping-particle":"V.","family":"Chopdekar","given":"Rajesh","non-dropping-particle":"","parse-names":false,"suffix":""},{"dropping-particle":"","family":"Kane","given":"Alexander M.","non-dropping-particle":"","parse-names":false,"suffix":""},{"dropping-particle":"","family":"Ionin","given":"Aleksey L.","non-dropping-particle":"","parse-names":false,"suffix":""},{"dropping-particle":"","family":"Lee","given":"Michael S.","non-dropping-particle":"","parse-names":false,"suffix":""},{"dropping-particle":"","family":"Spurgeon","given":"Steven R.","non-dropping-particle":"","parse-names":false,"suffix":""},{"dropping-particle":"","family":"Kirby","given":"Brian J.","non-dropping-particle":"","parse-names":false,"suffix":""},{"dropping-particle":"","family":"Maranville","given":"Brian B.","non-dropping-particle":"","parse-names":false,"suffix":""},{"dropping-particle":"","family":"N’Diaye","given":"Alpha T.","non-dropping-particle":"","parse-names":false,"suffix":""},{"dropping-particle":"","family":"Mehta","given":"Apurva","non-dropping-particle":"","parse-names":false,"suffix":""},{"dropping-particle":"","family":"Arenholz","given":"Elke","non-dropping-particle":"","parse-names":false,"suffix":""},{"dropping-particle":"","family":"Liu","given":"Kai","non-dropping-particle":"","parse-names":false,"suffix":""},{"dropping-particle":"","family":"Takamura","given":"Yayoi","non-dropping-particle":"","parse-names":false,"suffix":""},{"dropping-particle":"","family":"Borchers","given":"Julie A.","non-dropping-particle":"","parse-names":false,"suffix":""}],"container-title":"Physical Review Materials","id":"ITEM-4","issue":"10","issued":{"date-parts":[["2018","10","3"]]},"page":"104402","title":"Ionic tuning of cobaltites at the nanoscale","type":"article-journal","volume":"2"},"uris":["http://www.mendeley.com/documents/?uuid=578d3032-2fb3-449f-9047-05b305b98a0a"]}],"mendeley":{"formattedCitation":"&lt;sup&gt;13–16&lt;/sup&gt;","plainTextFormattedCitation":"13–16","previouslyFormattedCitation":"(&lt;i&gt;13&lt;/i&gt;–&lt;i&gt;16&lt;/i&gt;)"},"properties":{"noteIndex":0},"schema":"https://github.com/citation-style-language/schema/raw/master/csl-citation.json"}</w:instrText>
      </w:r>
      <w:r w:rsidRPr="00FD137E">
        <w:rPr>
          <w:rFonts w:ascii="Times New Roman" w:hAnsi="Times New Roman"/>
          <w:szCs w:val="24"/>
        </w:rPr>
        <w:fldChar w:fldCharType="separate"/>
      </w:r>
      <w:r w:rsidR="000B681A" w:rsidRPr="000B681A">
        <w:rPr>
          <w:rFonts w:ascii="Times New Roman" w:hAnsi="Times New Roman"/>
          <w:noProof/>
          <w:szCs w:val="24"/>
          <w:vertAlign w:val="superscript"/>
        </w:rPr>
        <w:t>13–16</w:t>
      </w:r>
      <w:r w:rsidRPr="00FD137E">
        <w:rPr>
          <w:rFonts w:ascii="Times New Roman" w:hAnsi="Times New Roman"/>
          <w:szCs w:val="24"/>
        </w:rPr>
        <w:fldChar w:fldCharType="end"/>
      </w:r>
      <w:r w:rsidRPr="00FD137E">
        <w:rPr>
          <w:rFonts w:ascii="Times New Roman" w:hAnsi="Times New Roman"/>
          <w:szCs w:val="24"/>
        </w:rPr>
        <w:t xml:space="preserve">. Leveraging the reactivity of Gd, these capping layers can extract oxygen from an adjacent oxide film, with the level of oxygen depletion controlled by the thickness of the Gd and the ion mobility in the oxide, often at room-temperature. Interestingly, this ionic approach offers the possibility to manipulate </w:t>
      </w:r>
      <w:r w:rsidRPr="00FD137E">
        <w:rPr>
          <w:rFonts w:ascii="Times New Roman" w:hAnsi="Times New Roman"/>
          <w:szCs w:val="24"/>
        </w:rPr>
        <w:lastRenderedPageBreak/>
        <w:t>the material properties into the bulk of the oxide films, well beyond the screening length of the metal/oxide interface region</w:t>
      </w:r>
      <w:r w:rsidRPr="00FD137E">
        <w:rPr>
          <w:rFonts w:ascii="Times New Roman" w:hAnsi="Times New Roman"/>
          <w:szCs w:val="24"/>
        </w:rPr>
        <w:fldChar w:fldCharType="begin" w:fldLock="1"/>
      </w:r>
      <w:r w:rsidR="000B681A">
        <w:rPr>
          <w:rFonts w:ascii="Times New Roman" w:hAnsi="Times New Roman"/>
          <w:szCs w:val="24"/>
        </w:rPr>
        <w:instrText>ADDIN CSL_CITATION {"citationItems":[{"id":"ITEM-1","itemData":{"DOI":"10.1038/ncomms12264","ISBN":"2041-1723","ISSN":"2041-1723","abstract":"Electric field control of magnetism provides a promising route towards ultralow power information storage and sensor technologies. The effects of magneto-ionic motion have been prominently featured in the modification of interface characteristics. Here, we demonstrate magnetoelectric coupling moderated by voltage-driven oxygen migration beyond the interface in relatively thick AlOx/GdOx/Co(15 nm) films. Oxygen migration and Co magnetization are quantitatively mapped with polarized neutron reflectometry under electro-thermal conditioning. The depth-resolved profiles uniquely identify interfacial and bulk behaviours and a semi-reversible control of the magnetization. Magnetometry measurements suggest changes in the microstructure which disrupt long-range ferromagnetic ordering, resulting in an additional magnetically soft phase. X-ray spectroscopy confirms changes in the Co oxidation state, but not in the Gd, suggesting that the GdOx transmits oxygen but does not source or sink it. These results together provide crucial insight into controlling magnetism via magneto-ionic motion, both at interfaces and throughout the bulk of the films.","author":[{"dropping-particle":"","family":"Gilbert","given":"Dustin A.","non-dropping-particle":"","parse-names":false,"suffix":""},{"dropping-particle":"","family":"Grutter","given":"Alexander J.","non-dropping-particle":"","parse-names":false,"suffix":""},{"dropping-particle":"","family":"Arenholz","given":"Elke","non-dropping-particle":"","parse-names":false,"suffix":""},{"dropping-particle":"","family":"Liu","given":"Kai","non-dropping-particle":"","parse-names":false,"suffix":""},{"dropping-particle":"","family":"Kirby","given":"B. J.","non-dropping-particle":"","parse-names":false,"suffix":""},{"dropping-particle":"","family":"Borchers","given":"Julie A.","non-dropping-particle":"","parse-names":false,"suffix":""},{"dropping-particle":"","family":"Maranville","given":"Brian B.","non-dropping-particle":"","parse-names":false,"suffix":""}],"container-title":"Nature Communications","id":"ITEM-1","issued":{"date-parts":[["2016","7","22"]]},"page":"12264","publisher":"Nature Publishing Group","title":"Structural and magnetic depth profiles of magneto-ionic heterostructures beyond the interface limit","type":"article-journal","volume":"7"},"uris":["http://www.mendeley.com/documents/?uuid=7837610e-e94b-4a93-9b8f-734728205068"]},{"id":"ITEM-2","itemData":{"DOI":"10.1103/PhysRevMaterials.2.104402","ISSN":"2475-9953","author":[{"dropping-particle":"","family":"Gilbert","given":"Dustin A.","non-dropping-particle":"","parse-names":false,"suffix":""},{"dropping-particle":"","family":"Grutter","given":"Alexander J.","non-dropping-particle":"","parse-names":false,"suffix":""},{"dropping-particle":"","family":"Murray","given":"Peyton D.","non-dropping-particle":"","parse-names":false,"suffix":""},{"dropping-particle":"V.","family":"Chopdekar","given":"Rajesh","non-dropping-particle":"","parse-names":false,"suffix":""},{"dropping-particle":"","family":"Kane","given":"Alexander M.","non-dropping-particle":"","parse-names":false,"suffix":""},{"dropping-particle":"","family":"Ionin","given":"Aleksey L.","non-dropping-particle":"","parse-names":false,"suffix":""},{"dropping-particle":"","family":"Lee","given":"Michael S.","non-dropping-particle":"","parse-names":false,"suffix":""},{"dropping-particle":"","family":"Spurgeon","given":"Steven R.","non-dropping-particle":"","parse-names":false,"suffix":""},{"dropping-particle":"","family":"Kirby","given":"Brian J.","non-dropping-particle":"","parse-names":false,"suffix":""},{"dropping-particle":"","family":"Maranville","given":"Brian B.","non-dropping-particle":"","parse-names":false,"suffix":""},{"dropping-particle":"","family":"N’Diaye","given":"Alpha T.","non-dropping-particle":"","parse-names":false,"suffix":""},{"dropping-particle":"","family":"Mehta","given":"Apurva","non-dropping-particle":"","parse-names":false,"suffix":""},{"dropping-particle":"","family":"Arenholz","given":"Elke","non-dropping-particle":"","parse-names":false,"suffix":""},{"dropping-particle":"","family":"Liu","given":"Kai","non-dropping-particle":"","parse-names":false,"suffix":""},{"dropping-particle":"","family":"Takamura","given":"Yayoi","non-dropping-particle":"","parse-names":false,"suffix":""},{"dropping-particle":"","family":"Borchers","given":"Julie A.","non-dropping-particle":"","parse-names":false,"suffix":""}],"container-title":"Physical Review Materials","id":"ITEM-2","issue":"10","issued":{"date-parts":[["2018","10","3"]]},"page":"104402","title":"Ionic tuning of cobaltites at the nanoscale","type":"article-journal","volume":"2"},"uris":["http://www.mendeley.com/documents/?uuid=578d3032-2fb3-449f-9047-05b305b98a0a"]}],"mendeley":{"formattedCitation":"&lt;sup&gt;15,16&lt;/sup&gt;","plainTextFormattedCitation":"15,16","previouslyFormattedCitation":"(&lt;i&gt;15&lt;/i&gt;, &lt;i&gt;16&lt;/i&gt;)"},"properties":{"noteIndex":0},"schema":"https://github.com/citation-style-language/schema/raw/master/csl-citation.json"}</w:instrText>
      </w:r>
      <w:r w:rsidRPr="00FD137E">
        <w:rPr>
          <w:rFonts w:ascii="Times New Roman" w:hAnsi="Times New Roman"/>
          <w:szCs w:val="24"/>
        </w:rPr>
        <w:fldChar w:fldCharType="separate"/>
      </w:r>
      <w:r w:rsidR="000B681A" w:rsidRPr="000B681A">
        <w:rPr>
          <w:rFonts w:ascii="Times New Roman" w:hAnsi="Times New Roman"/>
          <w:noProof/>
          <w:szCs w:val="24"/>
          <w:vertAlign w:val="superscript"/>
        </w:rPr>
        <w:t>15,16</w:t>
      </w:r>
      <w:r w:rsidRPr="00FD137E">
        <w:rPr>
          <w:rFonts w:ascii="Times New Roman" w:hAnsi="Times New Roman"/>
          <w:szCs w:val="24"/>
        </w:rPr>
        <w:fldChar w:fldCharType="end"/>
      </w:r>
      <w:r w:rsidRPr="00FD137E">
        <w:rPr>
          <w:rFonts w:ascii="Times New Roman" w:hAnsi="Times New Roman"/>
          <w:szCs w:val="24"/>
        </w:rPr>
        <w:t>.</w:t>
      </w:r>
    </w:p>
    <w:p w:rsidR="00FD137E" w:rsidRPr="00FD137E" w:rsidRDefault="00FD137E" w:rsidP="00FD137E">
      <w:pPr>
        <w:spacing w:after="160" w:line="480" w:lineRule="auto"/>
        <w:ind w:firstLine="720"/>
        <w:rPr>
          <w:rFonts w:ascii="Times New Roman" w:hAnsi="Times New Roman"/>
          <w:szCs w:val="24"/>
        </w:rPr>
      </w:pPr>
      <w:r w:rsidRPr="00FD137E">
        <w:rPr>
          <w:rFonts w:ascii="Times New Roman" w:hAnsi="Times New Roman"/>
          <w:szCs w:val="24"/>
        </w:rPr>
        <w:t xml:space="preserve">In this work, we demonstrate </w:t>
      </w:r>
      <w:r w:rsidRPr="00FD137E">
        <w:rPr>
          <w:rFonts w:ascii="Times New Roman" w:eastAsia="Calibri" w:hAnsi="Times New Roman"/>
          <w:szCs w:val="24"/>
        </w:rPr>
        <w:t xml:space="preserve">interfacial-redox-induced tuning of superconductivity throughout the entire thickness of 100 nm thick </w:t>
      </w:r>
      <w:r w:rsidRPr="00FD137E">
        <w:rPr>
          <w:rFonts w:ascii="Times New Roman" w:hAnsi="Times New Roman"/>
          <w:szCs w:val="24"/>
        </w:rPr>
        <w:t>YBa</w:t>
      </w:r>
      <w:r w:rsidRPr="00FD137E">
        <w:rPr>
          <w:rFonts w:ascii="Times New Roman" w:hAnsi="Times New Roman"/>
          <w:szCs w:val="24"/>
          <w:vertAlign w:val="subscript"/>
        </w:rPr>
        <w:t>2</w:t>
      </w:r>
      <w:r w:rsidRPr="00FD137E">
        <w:rPr>
          <w:rFonts w:ascii="Times New Roman" w:hAnsi="Times New Roman"/>
          <w:szCs w:val="24"/>
        </w:rPr>
        <w:t>Cu</w:t>
      </w:r>
      <w:r w:rsidRPr="00FD137E">
        <w:rPr>
          <w:rFonts w:ascii="Times New Roman" w:hAnsi="Times New Roman"/>
          <w:szCs w:val="24"/>
          <w:vertAlign w:val="subscript"/>
        </w:rPr>
        <w:t>3</w:t>
      </w:r>
      <w:r w:rsidRPr="00FD137E">
        <w:rPr>
          <w:rFonts w:ascii="Times New Roman" w:hAnsi="Times New Roman"/>
          <w:szCs w:val="24"/>
        </w:rPr>
        <w:t>O</w:t>
      </w:r>
      <w:r w:rsidRPr="00FD137E">
        <w:rPr>
          <w:rFonts w:ascii="Times New Roman" w:hAnsi="Times New Roman"/>
          <w:szCs w:val="24"/>
          <w:vertAlign w:val="subscript"/>
        </w:rPr>
        <w:t>7-δ</w:t>
      </w:r>
      <w:r w:rsidRPr="00FD137E">
        <w:rPr>
          <w:rFonts w:ascii="Times New Roman" w:hAnsi="Times New Roman"/>
          <w:szCs w:val="24"/>
        </w:rPr>
        <w:t xml:space="preserve"> (YBCO) films. YBCO is a prototypical example of the high-</w:t>
      </w:r>
      <m:oMath>
        <m:sSub>
          <m:sSubPr>
            <m:ctrlPr>
              <w:rPr>
                <w:rFonts w:ascii="Cambria Math" w:eastAsia="Cambria" w:hAnsi="Cambria Math" w:cs="Cambria"/>
                <w:szCs w:val="24"/>
              </w:rPr>
            </m:ctrlPr>
          </m:sSubPr>
          <m:e>
            <m:r>
              <w:rPr>
                <w:rFonts w:ascii="Cambria Math" w:eastAsia="Cambria" w:hAnsi="Cambria Math" w:cs="Cambria"/>
                <w:szCs w:val="24"/>
              </w:rPr>
              <m:t>T</m:t>
            </m:r>
          </m:e>
          <m:sub>
            <m:r>
              <w:rPr>
                <w:rFonts w:ascii="Cambria Math" w:eastAsia="Cambria" w:hAnsi="Cambria Math" w:cs="Cambria"/>
                <w:szCs w:val="24"/>
              </w:rPr>
              <m:t>c</m:t>
            </m:r>
          </m:sub>
        </m:sSub>
      </m:oMath>
      <w:r w:rsidRPr="00FD137E">
        <w:rPr>
          <w:rFonts w:ascii="Times New Roman" w:hAnsi="Times New Roman"/>
          <w:szCs w:val="24"/>
        </w:rPr>
        <w:t xml:space="preserve"> cuprates, with crystal structure and electronic ordering sensitive to oxygen stoichiometry. Combined with its high ionic conductivity</w:t>
      </w:r>
      <w:r w:rsidRPr="00FD137E">
        <w:rPr>
          <w:rFonts w:ascii="Times New Roman" w:hAnsi="Times New Roman"/>
          <w:szCs w:val="24"/>
        </w:rPr>
        <w:fldChar w:fldCharType="begin" w:fldLock="1"/>
      </w:r>
      <w:r w:rsidR="000B681A">
        <w:rPr>
          <w:rFonts w:ascii="Times New Roman" w:hAnsi="Times New Roman"/>
          <w:szCs w:val="24"/>
        </w:rPr>
        <w:instrText>ADDIN CSL_CITATION {"citationItems":[{"id":"ITEM-1","itemData":{"DOI":"10.1016/0921-4534(93)90847-J","ISSN":"09214534","abstract":"Twins and twin boundaries existing in the YBCO and In- and Sb-doped YBCO high-Tcceramic superconductors were observed by means of a transmission electron microscope. The orientation of the twins was determined from the electron diffraction pattern using the operation voltage of 160 kV. By the conventional extinction method the image of twins could be revealed with a better contrast, so that they might be observed more clearly. Based on the TEM observation, we have proposed a model for twin formation in the perovskite structure. The energy for twin boundary formation has also been roughly estimated to be 44.0 mJ/m2. © 1993.","author":[{"dropping-particle":"","family":"Shen","given":"G. J.","non-dropping-particle":"","parse-names":false,"suffix":""},{"dropping-particle":"","family":"Lam","given":"C. C.","non-dropping-particle":"","parse-names":false,"suffix":""},{"dropping-particle":"","family":"Chow","given":"J. C L","non-dropping-particle":"","parse-names":false,"suffix":""},{"dropping-particle":"","family":"Tang","given":"S. T.","non-dropping-particle":"","parse-names":false,"suffix":""}],"container-title":"Physica C: Superconductivity","id":"ITEM-1","issue":"3-4","issued":{"date-parts":[["1993","9"]]},"page":"426-434","title":"Twin formation due to irradiation of energetic electron beam in high-temperature superconductors of In- and Sb-doped YBCO","type":"article-journal","volume":"214"},"uris":["http://www.mendeley.com/documents/?uuid=2ce4eb26-f00e-439b-aed8-55e11fe3557a"]},{"id":"ITEM-2","itemData":{"DOI":"10.1088/0953-2048/3/6/001","ISSN":"13616668","abstract":"The reversible phase transition from orthorhombic to tetragonal YBa2Cu3O7-x could be observed (in situ) with high-resolution transmission electron microscopy (HRTEM). Upon strong electron irradiation the orthorhombic form changed to the tetragonal one. We could observe transition states of this phase transformation. A detailed model of the mechanism is depicted. In one other case also after less strong irradiation a structural change could be observed. A structural ordering effect was even observed under moderate irradiation conditions of the electron microscope. In this case the decreasing number of areas with different orientation (lamellas) indicates a disappearance of distorted unit cells at the twin boundaries. Simultaneously the untwinned areas of the orthorhombic matrix are becoming larger. The thermal behaviour of tetragonal YBa,Cu,O,-, at low temperatures was investigated. The real structures were disordered after a heating experiment. An uptake of oxygen was detectable only after raising the temperatures to at least 300°C. The investigations of the samples with HRTEM and also at lower magnification show an order (tetragonal)-disorder-order (orthorhombic) transition. These experiments and investigations show the extraordinary oxygen mobility in YBa2Cu3O7-x.","author":[{"dropping-particle":"","family":"Müller","given":"J. H.","non-dropping-particle":"","parse-names":false,"suffix":""},{"dropping-particle":"","family":"Mertin","given":"W.","non-dropping-particle":"","parse-names":false,"suffix":""},{"dropping-particle":"","family":"Gruehn","given":"R.","non-dropping-particle":"","parse-names":false,"suffix":""}],"container-title":"Superconductor Science and Technology","id":"ITEM-2","issue":"6","issued":{"date-parts":[["1990","6","1"]]},"page":"273-281","title":"Oxygen mobility in YBa&lt;sub&gt;2&lt;/sub&gt;Cu&lt;sub&gt;3&lt;/sub&gt;O&lt;sub&gt;7-x&lt;/sub&gt;: A TEM and HRTEM investigation","type":"article-journal","volume":"3"},"uris":["http://www.mendeley.com/documents/?uuid=b9f7428d-20fb-4bde-9f44-eaada1e48111"]}],"mendeley":{"formattedCitation":"&lt;sup&gt;17,18&lt;/sup&gt;","plainTextFormattedCitation":"17,18","previouslyFormattedCitation":"(&lt;i&gt;17&lt;/i&gt;, &lt;i&gt;18&lt;/i&gt;)"},"properties":{"noteIndex":0},"schema":"https://github.com/citation-style-language/schema/raw/master/csl-citation.json"}</w:instrText>
      </w:r>
      <w:r w:rsidRPr="00FD137E">
        <w:rPr>
          <w:rFonts w:ascii="Times New Roman" w:hAnsi="Times New Roman"/>
          <w:szCs w:val="24"/>
        </w:rPr>
        <w:fldChar w:fldCharType="separate"/>
      </w:r>
      <w:r w:rsidR="000B681A" w:rsidRPr="000B681A">
        <w:rPr>
          <w:rFonts w:ascii="Times New Roman" w:hAnsi="Times New Roman"/>
          <w:noProof/>
          <w:szCs w:val="24"/>
          <w:vertAlign w:val="superscript"/>
        </w:rPr>
        <w:t>17,18</w:t>
      </w:r>
      <w:r w:rsidRPr="00FD137E">
        <w:rPr>
          <w:rFonts w:ascii="Times New Roman" w:hAnsi="Times New Roman"/>
          <w:szCs w:val="24"/>
        </w:rPr>
        <w:fldChar w:fldCharType="end"/>
      </w:r>
      <w:r w:rsidRPr="00FD137E">
        <w:rPr>
          <w:rFonts w:ascii="Times New Roman" w:hAnsi="Times New Roman"/>
          <w:szCs w:val="24"/>
        </w:rPr>
        <w:t>, these properties make YBCO an ideal candidate for explorations of ionic control. We find that Gd capping layers of up to 20 nm thickness deposited on 100 nm thick YBCO films can dramatically alter the oxygen distribution throughout the underlying film in the as-deposited state, without the need for a post-deposition annealing step. As the Gd layer thickness (</w:t>
      </w:r>
      <m:oMath>
        <m:sSub>
          <m:sSubPr>
            <m:ctrlPr>
              <w:rPr>
                <w:rFonts w:ascii="Cambria Math" w:eastAsia="Cambria" w:hAnsi="Cambria Math" w:cs="Cambria"/>
                <w:szCs w:val="24"/>
              </w:rPr>
            </m:ctrlPr>
          </m:sSubPr>
          <m:e>
            <m:r>
              <w:rPr>
                <w:rFonts w:ascii="Cambria Math" w:eastAsia="Cambria" w:hAnsi="Cambria Math" w:cs="Cambria"/>
                <w:szCs w:val="24"/>
              </w:rPr>
              <m:t>t</m:t>
            </m:r>
          </m:e>
          <m:sub>
            <m:r>
              <w:rPr>
                <w:rFonts w:ascii="Cambria Math" w:eastAsia="Cambria" w:hAnsi="Cambria Math" w:cs="Cambria"/>
                <w:szCs w:val="24"/>
              </w:rPr>
              <m:t>Gd</m:t>
            </m:r>
          </m:sub>
        </m:sSub>
      </m:oMath>
      <w:r w:rsidRPr="00FD137E">
        <w:rPr>
          <w:rFonts w:ascii="Times New Roman" w:hAnsi="Times New Roman"/>
          <w:szCs w:val="24"/>
        </w:rPr>
        <w:t xml:space="preserve">) is increased, the YBCO layer becomes progressively more oxygen deficient, demonstrating how appropriate tuning of </w:t>
      </w:r>
      <m:oMath>
        <m:sSub>
          <m:sSubPr>
            <m:ctrlPr>
              <w:rPr>
                <w:rFonts w:ascii="Cambria Math" w:eastAsia="Cambria" w:hAnsi="Cambria Math" w:cs="Cambria"/>
                <w:szCs w:val="24"/>
              </w:rPr>
            </m:ctrlPr>
          </m:sSubPr>
          <m:e>
            <m:r>
              <w:rPr>
                <w:rFonts w:ascii="Cambria Math" w:eastAsia="Cambria" w:hAnsi="Cambria Math" w:cs="Cambria"/>
                <w:szCs w:val="24"/>
              </w:rPr>
              <m:t>t</m:t>
            </m:r>
          </m:e>
          <m:sub>
            <m:r>
              <w:rPr>
                <w:rFonts w:ascii="Cambria Math" w:eastAsia="Cambria" w:hAnsi="Cambria Math" w:cs="Cambria"/>
                <w:szCs w:val="24"/>
              </w:rPr>
              <m:t>Gd</m:t>
            </m:r>
          </m:sub>
        </m:sSub>
      </m:oMath>
      <w:r w:rsidRPr="00FD137E">
        <w:rPr>
          <w:rFonts w:ascii="Times New Roman" w:hAnsi="Times New Roman"/>
          <w:szCs w:val="24"/>
        </w:rPr>
        <w:t xml:space="preserve"> can precisely control the remaining oxygen content of the underlayer. The extraction of oxygen from the YBCO suppresses the </w:t>
      </w:r>
      <m:oMath>
        <m:sSub>
          <m:sSubPr>
            <m:ctrlPr>
              <w:rPr>
                <w:rFonts w:ascii="Cambria Math" w:eastAsia="Cambria" w:hAnsi="Cambria Math" w:cs="Cambria"/>
                <w:szCs w:val="24"/>
              </w:rPr>
            </m:ctrlPr>
          </m:sSubPr>
          <m:e>
            <m:r>
              <w:rPr>
                <w:rFonts w:ascii="Cambria Math" w:eastAsia="Cambria" w:hAnsi="Cambria Math" w:cs="Cambria"/>
                <w:szCs w:val="24"/>
              </w:rPr>
              <m:t>T</m:t>
            </m:r>
          </m:e>
          <m:sub>
            <m:r>
              <w:rPr>
                <w:rFonts w:ascii="Cambria Math" w:eastAsia="Cambria" w:hAnsi="Cambria Math" w:cs="Cambria"/>
                <w:szCs w:val="24"/>
              </w:rPr>
              <m:t>c</m:t>
            </m:r>
          </m:sub>
        </m:sSub>
      </m:oMath>
      <w:r w:rsidRPr="00FD137E">
        <w:rPr>
          <w:rFonts w:ascii="Times New Roman" w:hAnsi="Times New Roman"/>
          <w:szCs w:val="24"/>
        </w:rPr>
        <w:t xml:space="preserve"> and broadens the superconducting transition. Differences between the superconducting transitions observed in resistivity and magnetometry suggest the formation of a percolative network of oxygen deficient regions interspersed within the nominally stoichiometric YBCO. Both the electron doping and structural changes induced by Gd-driven oxygen migration contribute to the suppression of superconductivity. These results demonstrate an effective solid-state ionic means to tailor superconductivity in cuprates and other systems, including the potential to use an electric field to gate superconductivity. </w:t>
      </w:r>
    </w:p>
    <w:p w:rsidR="00FD137E" w:rsidRPr="00FD137E" w:rsidRDefault="00FD137E" w:rsidP="00FD137E">
      <w:pPr>
        <w:pBdr>
          <w:top w:val="nil"/>
          <w:left w:val="nil"/>
          <w:bottom w:val="nil"/>
          <w:right w:val="nil"/>
          <w:between w:val="nil"/>
        </w:pBdr>
        <w:spacing w:after="0" w:line="480" w:lineRule="auto"/>
        <w:jc w:val="left"/>
        <w:rPr>
          <w:rFonts w:ascii="Times New Roman" w:hAnsi="Times New Roman"/>
          <w:szCs w:val="24"/>
        </w:rPr>
      </w:pPr>
      <w:r w:rsidRPr="00FD137E">
        <w:rPr>
          <w:rFonts w:ascii="Times New Roman" w:hAnsi="Times New Roman"/>
          <w:b/>
          <w:szCs w:val="24"/>
        </w:rPr>
        <w:t>Results</w:t>
      </w:r>
      <w:r w:rsidR="00A74256">
        <w:rPr>
          <w:rFonts w:ascii="Times New Roman" w:hAnsi="Times New Roman"/>
          <w:b/>
          <w:szCs w:val="24"/>
        </w:rPr>
        <w:t>:</w:t>
      </w:r>
    </w:p>
    <w:p w:rsidR="00FD137E" w:rsidRPr="00FD137E" w:rsidRDefault="00FD137E" w:rsidP="00FD137E">
      <w:pPr>
        <w:spacing w:after="160" w:line="480" w:lineRule="auto"/>
        <w:ind w:firstLine="720"/>
        <w:rPr>
          <w:rFonts w:ascii="Times New Roman" w:eastAsia="Calibri" w:hAnsi="Times New Roman"/>
        </w:rPr>
      </w:pPr>
      <w:bookmarkStart w:id="0" w:name="_30j0zll" w:colFirst="0" w:colLast="0"/>
      <w:bookmarkEnd w:id="0"/>
      <w:r w:rsidRPr="00FD137E">
        <w:rPr>
          <w:rFonts w:ascii="Times New Roman" w:eastAsia="Calibri" w:hAnsi="Times New Roman"/>
        </w:rPr>
        <w:t xml:space="preserve">Commercially available </w:t>
      </w:r>
      <w:r w:rsidRPr="00FD137E">
        <w:rPr>
          <w:rFonts w:ascii="Times New Roman" w:hAnsi="Times New Roman"/>
          <w:szCs w:val="24"/>
        </w:rPr>
        <w:t xml:space="preserve">epitaxial </w:t>
      </w:r>
      <w:r w:rsidRPr="00FD137E">
        <w:rPr>
          <w:rFonts w:ascii="Times New Roman" w:eastAsia="Calibri" w:hAnsi="Times New Roman"/>
        </w:rPr>
        <w:t xml:space="preserve">films of pulsed-laser-deposited </w:t>
      </w:r>
      <w:r w:rsidRPr="00FD137E">
        <w:rPr>
          <w:rFonts w:ascii="Times New Roman" w:eastAsia="Calibri" w:hAnsi="Times New Roman"/>
          <w:i/>
        </w:rPr>
        <w:t>c</w:t>
      </w:r>
      <w:r w:rsidRPr="00FD137E">
        <w:rPr>
          <w:rFonts w:ascii="Times New Roman" w:eastAsia="Calibri" w:hAnsi="Times New Roman"/>
        </w:rPr>
        <w:t>-axis oriented YBa</w:t>
      </w:r>
      <w:r w:rsidRPr="00FD137E">
        <w:rPr>
          <w:rFonts w:ascii="Times New Roman" w:eastAsia="Calibri" w:hAnsi="Times New Roman"/>
          <w:vertAlign w:val="subscript"/>
        </w:rPr>
        <w:t>2</w:t>
      </w:r>
      <w:r w:rsidRPr="00FD137E">
        <w:rPr>
          <w:rFonts w:ascii="Times New Roman" w:eastAsia="Calibri" w:hAnsi="Times New Roman"/>
        </w:rPr>
        <w:t>Cu</w:t>
      </w:r>
      <w:r w:rsidRPr="00FD137E">
        <w:rPr>
          <w:rFonts w:ascii="Times New Roman" w:eastAsia="Calibri" w:hAnsi="Times New Roman"/>
          <w:vertAlign w:val="subscript"/>
        </w:rPr>
        <w:t>3</w:t>
      </w:r>
      <w:r w:rsidRPr="00FD137E">
        <w:rPr>
          <w:rFonts w:ascii="Times New Roman" w:eastAsia="Calibri" w:hAnsi="Times New Roman"/>
        </w:rPr>
        <w:t>O</w:t>
      </w:r>
      <w:r w:rsidRPr="00FD137E">
        <w:rPr>
          <w:rFonts w:ascii="Times New Roman" w:eastAsia="Calibri" w:hAnsi="Times New Roman"/>
          <w:vertAlign w:val="subscript"/>
        </w:rPr>
        <w:t>7-δ</w:t>
      </w:r>
      <w:r w:rsidRPr="00FD137E">
        <w:rPr>
          <w:rFonts w:ascii="Times New Roman" w:eastAsia="Calibri" w:hAnsi="Times New Roman"/>
        </w:rPr>
        <w:t xml:space="preserve"> (100 nm) grown on (001)-oriented SrTiO</w:t>
      </w:r>
      <w:r w:rsidRPr="00FD137E">
        <w:rPr>
          <w:rFonts w:ascii="Times New Roman" w:eastAsia="Calibri" w:hAnsi="Times New Roman"/>
          <w:vertAlign w:val="subscript"/>
        </w:rPr>
        <w:t>3</w:t>
      </w:r>
      <w:r w:rsidRPr="00FD137E">
        <w:rPr>
          <w:rFonts w:ascii="Times New Roman" w:eastAsia="Calibri" w:hAnsi="Times New Roman"/>
        </w:rPr>
        <w:t xml:space="preserve"> (STO) substrates were </w:t>
      </w:r>
      <w:r w:rsidRPr="00FD137E">
        <w:rPr>
          <w:rFonts w:ascii="Times New Roman" w:hAnsi="Times New Roman"/>
          <w:szCs w:val="24"/>
        </w:rPr>
        <w:t>used</w:t>
      </w:r>
      <w:r w:rsidRPr="00FD137E">
        <w:rPr>
          <w:rFonts w:ascii="Times New Roman" w:eastAsia="Calibri" w:hAnsi="Times New Roman"/>
        </w:rPr>
        <w:t xml:space="preserve"> for this </w:t>
      </w:r>
      <w:r w:rsidRPr="00FD137E">
        <w:rPr>
          <w:rFonts w:ascii="Times New Roman" w:eastAsia="Calibri" w:hAnsi="Times New Roman"/>
        </w:rPr>
        <w:lastRenderedPageBreak/>
        <w:t>study</w:t>
      </w:r>
      <w:r w:rsidRPr="00FD137E">
        <w:rPr>
          <w:rFonts w:ascii="Times New Roman" w:eastAsia="Calibri" w:hAnsi="Times New Roman"/>
        </w:rPr>
        <w:fldChar w:fldCharType="begin" w:fldLock="1"/>
      </w:r>
      <w:r w:rsidR="000B681A">
        <w:rPr>
          <w:rFonts w:ascii="Times New Roman" w:eastAsia="Calibri" w:hAnsi="Times New Roman"/>
        </w:rPr>
        <w:instrText>ADDIN CSL_CITATION {"citationItems":[{"id":"ITEM-1","itemData":{"DOI":"10.1109/77.919747","ISSN":"10518223","author":[{"dropping-particle":"","family":"Lorenz","given":"Michael","non-dropping-particle":"","parse-names":false,"suffix":""},{"dropping-particle":"","family":"Hochmuth","given":"Holger","non-dropping-particle":"","parse-names":false,"suffix":""},{"dropping-particle":"","family":"Matusch","given":"D.","non-dropping-particle":"","parse-names":false,"suffix":""},{"dropping-particle":"","family":"Kusunoki","given":"Masanobu","non-dropping-particle":"","parse-names":false,"suffix":""},{"dropping-particle":"","family":"Svetchnikov","given":"V.L.","non-dropping-particle":"","parse-names":false,"suffix":""},{"dropping-particle":"","family":"Riede","given":"Volker","non-dropping-particle":"","parse-names":false,"suffix":""},{"dropping-particle":"","family":"Stanca","given":"Ioan","non-dropping-particle":"","parse-names":false,"suffix":""},{"dropping-particle":"","family":"Kastner","given":"G.","non-dropping-particle":"","parse-names":false,"suffix":""},{"dropping-particle":"","family":"Hesse","given":"Dietrich","non-dropping-particle":"","parse-names":false,"suffix":""}],"container-title":"IEEE Transactions on Appiled Superconductivity","id":"ITEM-1","issue":"1","issued":{"date-parts":[["2001","3"]]},"page":"3209-3212","title":"High-quality Y-Ba-Cu-O thin films by PLD-ready for market applications","type":"article-journal","volume":"11"},"uris":["http://www.mendeley.com/documents/?uuid=4b68a287-38fc-4bed-9fdc-7e9c6e169ad2"]}],"mendeley":{"formattedCitation":"&lt;sup&gt;19&lt;/sup&gt;","plainTextFormattedCitation":"19","previouslyFormattedCitation":"(&lt;i&gt;19&lt;/i&gt;)"},"properties":{"noteIndex":0},"schema":"https://github.com/citation-style-language/schema/raw/master/csl-citation.json"}</w:instrText>
      </w:r>
      <w:r w:rsidRPr="00FD137E">
        <w:rPr>
          <w:rFonts w:ascii="Times New Roman" w:eastAsia="Calibri" w:hAnsi="Times New Roman"/>
        </w:rPr>
        <w:fldChar w:fldCharType="separate"/>
      </w:r>
      <w:r w:rsidR="000B681A" w:rsidRPr="000B681A">
        <w:rPr>
          <w:rFonts w:ascii="Times New Roman" w:eastAsia="Calibri" w:hAnsi="Times New Roman"/>
          <w:noProof/>
          <w:vertAlign w:val="superscript"/>
        </w:rPr>
        <w:t>19</w:t>
      </w:r>
      <w:r w:rsidRPr="00FD137E">
        <w:rPr>
          <w:rFonts w:ascii="Times New Roman" w:eastAsia="Calibri" w:hAnsi="Times New Roman"/>
        </w:rPr>
        <w:fldChar w:fldCharType="end"/>
      </w:r>
      <w:r w:rsidRPr="00FD137E">
        <w:rPr>
          <w:rFonts w:ascii="Times New Roman" w:eastAsia="Calibri" w:hAnsi="Times New Roman"/>
        </w:rPr>
        <w:t>. The high-symmetry STO substrate (cubic, lattice parameter of 3.905 Å) is known to yield YBCO films with 90° twinned domains</w:t>
      </w:r>
      <w:r w:rsidRPr="00FD137E">
        <w:rPr>
          <w:rFonts w:ascii="Times New Roman" w:eastAsia="Calibri" w:hAnsi="Times New Roman"/>
        </w:rPr>
        <w:fldChar w:fldCharType="begin" w:fldLock="1"/>
      </w:r>
      <w:r w:rsidR="000B681A">
        <w:rPr>
          <w:rFonts w:ascii="Times New Roman" w:eastAsia="Calibri" w:hAnsi="Times New Roman"/>
        </w:rPr>
        <w:instrText>ADDIN CSL_CITATION {"citationItems":[{"id":"ITEM-1","itemData":{"DOI":"10.1063/1.362675","ISBN":"0021-8979","ISSN":"00218979","abstract":"Substrate selection presents particular challenges for the production of high-quality high-temperature superconducting (HTS) thin films suitable for applications. Because the substrate is generally a passive component, it is often ignored and assumed to have a negligible effect on the structure residing on top of it. There is also a technological motivation to use substrates that conventional wisdom would argue are unlikely to support high-quality HTS films. These facts have led to rediscovery of many of the fundamental issues governing the role of the substrate in determining the properties of the thin film(s) it supports. For this reason, the study of issues in substrate selection for HTS materials presents a microcosm for substrate selection more generally. We consider the major issues governing the role of the substrate in HTS thin-film technology and discuss many of the material classes and specific materials that have been studied for their suitability as substrates for HTS films.","author":[{"dropping-particle":"","family":"Phillips","given":"Julia M.","non-dropping-particle":"","parse-names":false,"suffix":""}],"container-title":"Journal of Applied Physics","id":"ITEM-1","issue":"4","issued":{"date-parts":[["1996"]]},"page":"1829-1848","title":"Substrate selection for high-temperature superconducting thin films","type":"article-journal","volume":"79"},"uris":["http://www.mendeley.com/documents/?uuid=848ed728-33d5-4a07-ac2f-f95620f65880"]}],"mendeley":{"formattedCitation":"&lt;sup&gt;20&lt;/sup&gt;","plainTextFormattedCitation":"20","previouslyFormattedCitation":"(&lt;i&gt;20&lt;/i&gt;)"},"properties":{"noteIndex":0},"schema":"https://github.com/citation-style-language/schema/raw/master/csl-citation.json"}</w:instrText>
      </w:r>
      <w:r w:rsidRPr="00FD137E">
        <w:rPr>
          <w:rFonts w:ascii="Times New Roman" w:eastAsia="Calibri" w:hAnsi="Times New Roman"/>
        </w:rPr>
        <w:fldChar w:fldCharType="separate"/>
      </w:r>
      <w:r w:rsidR="000B681A" w:rsidRPr="000B681A">
        <w:rPr>
          <w:rFonts w:ascii="Times New Roman" w:eastAsia="Calibri" w:hAnsi="Times New Roman"/>
          <w:noProof/>
          <w:vertAlign w:val="superscript"/>
        </w:rPr>
        <w:t>20</w:t>
      </w:r>
      <w:r w:rsidRPr="00FD137E">
        <w:rPr>
          <w:rFonts w:ascii="Times New Roman" w:eastAsia="Calibri" w:hAnsi="Times New Roman"/>
        </w:rPr>
        <w:fldChar w:fldCharType="end"/>
      </w:r>
      <w:r w:rsidRPr="00FD137E">
        <w:rPr>
          <w:rFonts w:ascii="Times New Roman" w:eastAsia="Calibri" w:hAnsi="Times New Roman"/>
        </w:rPr>
        <w:t>, with up-to 2% tensile strain exerted at the interface due to lattice mismatch</w:t>
      </w:r>
      <w:r w:rsidRPr="00FD137E">
        <w:rPr>
          <w:rFonts w:ascii="Times New Roman" w:eastAsia="Calibri" w:hAnsi="Times New Roman"/>
        </w:rPr>
        <w:fldChar w:fldCharType="begin" w:fldLock="1"/>
      </w:r>
      <w:r w:rsidR="000B681A">
        <w:rPr>
          <w:rFonts w:ascii="Times New Roman" w:eastAsia="Calibri" w:hAnsi="Times New Roman"/>
        </w:rPr>
        <w:instrText>ADDIN CSL_CITATION {"citationItems":[{"id":"ITEM-1","itemData":{"DOI":"10.1103/PhysRevB.39.12355","ISSN":"01631829","abstract":"Detailed x-ray scattering measurements in three dimensions are reported for thin YBa2Cu3Ox films on (001) SrTiO3 and KTaO3 substrates. The films, produced by coevaporation followed by a postdeposition anneal, consist of domains epitaxially oriented with either the a axis or the c axis aligned with the substrate normal. The in-plane epitaxy of grains with the c axis parallel to the normal shows an alignment of the 110 directions of the film and the substrate, rather than of the 100 directions as is generally presumed. We associate this alignment with a strain relaxation during the high-temperature tetragonal-to-orthorhombic phase transition. © 1989 The American Physical Society.","author":[{"dropping-particle":"","family":"Budai","given":"J. D.","non-dropping-particle":"","parse-names":false,"suffix":""},{"dropping-particle":"","family":"Feenstra","given":"R.","non-dropping-particle":"","parse-names":false,"suffix":""},{"dropping-particle":"","family":"Boatner","given":"L. A.","non-dropping-particle":"","parse-names":false,"suffix":""}],"container-title":"Physical Review B","id":"ITEM-1","issue":"16","issued":{"date-parts":[["1989"]]},"page":"12355-12358","title":"X-ray study of in-plane epitaxy of YBa&lt;sub&gt;2&lt;/sub&gt;Cu&lt;sub&gt;3&lt;/sub&gt;O&lt;sub&gt;x&lt;/sub&gt; thin films","type":"article-journal","volume":"39"},"uris":["http://www.mendeley.com/documents/?uuid=75b10715-d191-4f71-b1b8-06e3de4508b4"]},{"id":"ITEM-2","itemData":{"DOI":"10.1063/1.126680","ISSN":"0003-6951","abstract":"Ultrathin YBa2Cu3O7 (YBCO) films down to two unit cells thick have been prepared on LaAlO3 (LAO) and SrTiO3 (STO) substrates for the study of substrate-induced strain effects on critical transition temperature (Tc). The YBCO on LAO has a higher Tc than that on STO for very thin films, and this Tc difference increases with reduction of film thickness. X-ray diffraction experiments reveal that compressive strain exists in the a–b plane for YBCO thin films on LAO, while tensile strain occurs for films on STO. The different stresses in these films account for the Tc difference.","author":[{"dropping-particle":"","family":"Zhai","given":"H. Y.","non-dropping-particle":"","parse-names":false,"suffix":""},{"dropping-particle":"","family":"Chu","given":"W. K.","non-dropping-particle":"","parse-names":false,"suffix":""}],"container-title":"Applied Physics Letters","id":"ITEM-2","issue":"23","issued":{"date-parts":[["2000","6","5"]]},"page":"3469-3471","title":"Effect of interfacial strain on critical temperature of YBa&lt;sub&gt;2&lt;/sub&gt;Cu&lt;sub&gt;3&lt;/sub&gt;O&lt;sub&gt;7-δ&lt;/sub&gt; thin films","type":"article-journal","volume":"76"},"uris":["http://www.mendeley.com/documents/?uuid=8352df66-2f12-409f-b3da-e8a0f0332bb9"]}],"mendeley":{"formattedCitation":"&lt;sup&gt;21,22&lt;/sup&gt;","plainTextFormattedCitation":"21,22","previouslyFormattedCitation":"(&lt;i&gt;21&lt;/i&gt;, &lt;i&gt;22&lt;/i&gt;)"},"properties":{"noteIndex":0},"schema":"https://github.com/citation-style-language/schema/raw/master/csl-citation.json"}</w:instrText>
      </w:r>
      <w:r w:rsidRPr="00FD137E">
        <w:rPr>
          <w:rFonts w:ascii="Times New Roman" w:eastAsia="Calibri" w:hAnsi="Times New Roman"/>
        </w:rPr>
        <w:fldChar w:fldCharType="separate"/>
      </w:r>
      <w:r w:rsidR="000B681A" w:rsidRPr="000B681A">
        <w:rPr>
          <w:rFonts w:ascii="Times New Roman" w:eastAsia="Calibri" w:hAnsi="Times New Roman"/>
          <w:noProof/>
          <w:vertAlign w:val="superscript"/>
        </w:rPr>
        <w:t>21,22</w:t>
      </w:r>
      <w:r w:rsidRPr="00FD137E">
        <w:rPr>
          <w:rFonts w:ascii="Times New Roman" w:eastAsia="Calibri" w:hAnsi="Times New Roman"/>
        </w:rPr>
        <w:fldChar w:fldCharType="end"/>
      </w:r>
      <w:r w:rsidRPr="00FD137E">
        <w:rPr>
          <w:rFonts w:ascii="Times New Roman" w:eastAsia="Calibri" w:hAnsi="Times New Roman"/>
        </w:rPr>
        <w:t xml:space="preserve"> (bulk lattice parameters of YBCO are </w:t>
      </w:r>
      <w:r w:rsidRPr="00FD137E">
        <w:rPr>
          <w:rFonts w:ascii="Times New Roman" w:eastAsia="Calibri" w:hAnsi="Times New Roman"/>
          <w:i/>
        </w:rPr>
        <w:t>a</w:t>
      </w:r>
      <w:r w:rsidRPr="00FD137E">
        <w:rPr>
          <w:rFonts w:ascii="Times New Roman" w:eastAsia="Calibri" w:hAnsi="Times New Roman"/>
        </w:rPr>
        <w:t xml:space="preserve"> = 3.827 Å, </w:t>
      </w:r>
      <w:r w:rsidRPr="00FD137E">
        <w:rPr>
          <w:rFonts w:ascii="Times New Roman" w:eastAsia="Calibri" w:hAnsi="Times New Roman"/>
          <w:i/>
        </w:rPr>
        <w:t>b</w:t>
      </w:r>
      <w:r w:rsidRPr="00FD137E">
        <w:rPr>
          <w:rFonts w:ascii="Times New Roman" w:eastAsia="Calibri" w:hAnsi="Times New Roman"/>
        </w:rPr>
        <w:t xml:space="preserve"> = 3.893 Å, and </w:t>
      </w:r>
      <w:r w:rsidRPr="00FD137E">
        <w:rPr>
          <w:rFonts w:ascii="Times New Roman" w:eastAsia="Calibri" w:hAnsi="Times New Roman"/>
          <w:i/>
        </w:rPr>
        <w:t>c</w:t>
      </w:r>
      <w:r w:rsidRPr="00FD137E">
        <w:rPr>
          <w:rFonts w:ascii="Times New Roman" w:eastAsia="Calibri" w:hAnsi="Times New Roman"/>
        </w:rPr>
        <w:t xml:space="preserve"> = 11.699 Å</w:t>
      </w:r>
      <w:r w:rsidRPr="00FD137E">
        <w:rPr>
          <w:rFonts w:ascii="Times New Roman" w:eastAsia="Calibri" w:hAnsi="Times New Roman"/>
        </w:rPr>
        <w:fldChar w:fldCharType="begin" w:fldLock="1"/>
      </w:r>
      <w:r w:rsidR="000B681A">
        <w:rPr>
          <w:rFonts w:ascii="Times New Roman" w:eastAsia="Calibri" w:hAnsi="Times New Roman"/>
        </w:rPr>
        <w:instrText>ADDIN CSL_CITATION {"citationItems":[{"id":"ITEM-1","itemData":{"DOI":"10.1038/328606a0","ISSN":"0028-0836","abstract":"Just after Wu et al. 1 reported superconductivity above 90 K in barium, yttrium and copper ternary oxides, the formula (YBa2Cu3O7−x) and the structural arrangement (oxygen-deficient tripled-perovskite-type structure) of the superconducting phase was proposed by different groups. As theoretical proposals depend crucially on the details of the atomic arrangement reducing the dimensionality of the system, a number of structural determinations were carried out by X-ray, neutron and electron diffraction. Although these studies established the structure of the metal framework (the ordering of Ba and Y in the sequence Y–Ba–Ba being responsible for tripling the crystallographic c axis), discrepancies persist regarding the position of the oxygen vacancies. X-ray experiments on single crystals2–3 have reported that the oxygen vacancies are distributed in an ordered way in the plane containing Y atoms (z = 1/2) and statistically in the plane at z = 0. High-resolution neutron-powder diffraction4,5 showed, on the other hand, a reduction in the structure dimensionality. The oxygen vacancies in the plane at z = 0 are ordered along the a-axis, so that one-dimensional chains of square-coordinated copper ions parallel to the b–c plane are formed. These results, confirmed by electron diffraction6, justify the reduction of crystal symmetry from tetragonal to orthorhombic observed in several studies. Structural differences between X-ray and neutron diffraction studies were attributed4 to the fact that single crystals used in X-ray measurements were probably highly twinned. But neutron experiments need large amounts of material, increasing the possibility of the samples being inhomogeneous. Here we report X-ray structure determination on a YBa2Cu3O7 single crystal showing a T c above 90 K. The results, in agreement with neutron-powder diffraction, confirm the complete ordering of the oxygen vacancies leading to the one-dimensional chains.","author":[{"dropping-particle":"","family":"Calestani","given":"G.","non-dropping-particle":"","parse-names":false,"suffix":""},{"dropping-particle":"","family":"Rizzoli","given":"C.","non-dropping-particle":"","parse-names":false,"suffix":""}],"container-title":"Nature","id":"ITEM-1","issue":"6131","issued":{"date-parts":[["1987","8","13"]]},"page":"606-607","title":"Crystal structure of the YBa&lt;sub&gt;2&lt;/sub&gt;Cu&lt;sub&gt;3&lt;/sub&gt;O&lt;sub&gt;7&lt;/sub&gt; superconductor by single-crystal X-ray diffraction","type":"article-journal","volume":"328"},"uris":["http://www.mendeley.com/documents/?uuid=fd1a6070-cf83-42c4-b7f6-977b97cd6809"]}],"mendeley":{"formattedCitation":"&lt;sup&gt;23&lt;/sup&gt;","plainTextFormattedCitation":"23","previouslyFormattedCitation":"(&lt;i&gt;23&lt;/i&gt;)"},"properties":{"noteIndex":0},"schema":"https://github.com/citation-style-language/schema/raw/master/csl-citation.json"}</w:instrText>
      </w:r>
      <w:r w:rsidRPr="00FD137E">
        <w:rPr>
          <w:rFonts w:ascii="Times New Roman" w:eastAsia="Calibri" w:hAnsi="Times New Roman"/>
        </w:rPr>
        <w:fldChar w:fldCharType="separate"/>
      </w:r>
      <w:r w:rsidR="000B681A" w:rsidRPr="000B681A">
        <w:rPr>
          <w:rFonts w:ascii="Times New Roman" w:eastAsia="Calibri" w:hAnsi="Times New Roman"/>
          <w:noProof/>
          <w:vertAlign w:val="superscript"/>
        </w:rPr>
        <w:t>23</w:t>
      </w:r>
      <w:r w:rsidRPr="00FD137E">
        <w:rPr>
          <w:rFonts w:ascii="Times New Roman" w:eastAsia="Calibri" w:hAnsi="Times New Roman"/>
        </w:rPr>
        <w:fldChar w:fldCharType="end"/>
      </w:r>
      <w:r w:rsidRPr="00FD137E">
        <w:rPr>
          <w:rFonts w:ascii="Times New Roman" w:eastAsia="Calibri" w:hAnsi="Times New Roman"/>
        </w:rPr>
        <w:t xml:space="preserve">). While the strain is known to suppress </w:t>
      </w:r>
      <m:oMath>
        <m:sSub>
          <m:sSubPr>
            <m:ctrlPr>
              <w:rPr>
                <w:rFonts w:ascii="Cambria Math" w:eastAsia="Calibri" w:hAnsi="Cambria Math"/>
              </w:rPr>
            </m:ctrlPr>
          </m:sSubPr>
          <m:e>
            <m:r>
              <w:rPr>
                <w:rFonts w:ascii="Cambria Math" w:eastAsia="Calibri" w:hAnsi="Cambria Math"/>
              </w:rPr>
              <m:t>T</m:t>
            </m:r>
          </m:e>
          <m:sub>
            <m:r>
              <w:rPr>
                <w:rFonts w:ascii="Cambria Math" w:eastAsia="Calibri" w:hAnsi="Cambria Math"/>
              </w:rPr>
              <m:t>c</m:t>
            </m:r>
          </m:sub>
        </m:sSub>
      </m:oMath>
      <w:r w:rsidRPr="00FD137E">
        <w:rPr>
          <w:rFonts w:ascii="Times New Roman" w:eastAsia="Calibri" w:hAnsi="Times New Roman"/>
        </w:rPr>
        <w:t>, the films are expected to relax away from the substrate/film interface</w:t>
      </w:r>
      <w:r w:rsidRPr="00FD137E">
        <w:rPr>
          <w:rFonts w:ascii="Times New Roman" w:hAnsi="Times New Roman"/>
          <w:szCs w:val="24"/>
        </w:rPr>
        <w:fldChar w:fldCharType="begin" w:fldLock="1"/>
      </w:r>
      <w:r w:rsidR="000B681A">
        <w:rPr>
          <w:rFonts w:ascii="Times New Roman" w:hAnsi="Times New Roman"/>
          <w:szCs w:val="24"/>
        </w:rPr>
        <w:instrText>ADDIN CSL_CITATION {"citationItems":[{"id":"ITEM-1","itemData":{"DOI":"10.1063/1.121509","ISSN":"0003-6951","abstract":"We have observed x-ray intensity oscillation fringes around low index Bragg reflections in a YBa2Cu3Ox (YBCO) thin film. By employing a combination of crystal truncation rod interference fringe measurements and x-ray reflectivity using synchrotron radiation, we have been able to probe the structures of highly oriented [001] YBCO grown on [001] SrTiO3 substrates. The results demonstrate the presence of a thin disordered surface layer, the excellent coherence between the YBCO surface and the him-substrate interface, the presence of a small (3.2 x 10(-4)) interfacial strain existing in the YBCO film. This strain exists close to the film-substrate interface and extends approximately 300 Angstrom into the micron-thick film. Our results demonstrate that high quality detailed information can be obtained, nondestructively, from thin him superconductors of thicknesses typically used for microwave and other applications. (C) 1998 American Institute of Physics.","author":[{"dropping-particle":"","family":"Lin","given":"W. J.","non-dropping-particle":"","parse-names":false,"suffix":""},{"dropping-particle":"","family":"Hatton","given":"P. D.","non-dropping-particle":"","parse-names":false,"suffix":""},{"dropping-particle":"","family":"Baudenbacher","given":"F.","non-dropping-particle":"","parse-names":false,"suffix":""},{"dropping-particle":"","family":"Santiso","given":"J.","non-dropping-particle":"","parse-names":false,"suffix":""}],"container-title":"Applied Physics Letters","id":"ITEM-1","issue":"23","issued":{"date-parts":[["1998","6","8"]]},"page":"2966-2968","title":"Observation of small interfacial strains in YBa&lt;sub&gt;2&lt;/sub&gt;Cu&lt;sub&gt;3&lt;/sub&gt;O&lt;sub&gt;x&lt;/sub&gt; sub-micron-thick films grown on SrTiO&lt;sub&gt;3&lt;/sub&gt; substrates","type":"article-journal","volume":"72"},"uris":["http://www.mendeley.com/documents/?uuid=c8ee8edf-b6e0-4284-99c3-c0a58ce8d556"]},{"id":"ITEM-2","itemData":{"author":[{"dropping-particle":"","family":"Granozio","given":"F. Miletto","non-dropping-particle":"","parse-names":false,"suffix":""},{"dropping-particle":"","family":"Ricci","given":"F.","non-dropping-particle":"","parse-names":false,"suffix":""},{"dropping-particle":"","family":"Scotti di Uccio","given":"U.","non-dropping-particle":"","parse-names":false,"suffix":""},{"dropping-particle":"","family":"Villegier","given":"J. C.","non-dropping-particle":"","parse-names":false,"suffix":""}],"container-title":"Physical Review B","id":"ITEM-2","issue":"10","issued":{"date-parts":[["1998"]]},"page":"6-9","title":"Orthorhombic-tetragonal transition in twin-free (110) YBa&lt;sub&gt;2&lt;/sub&gt;Cu&lt;sub&gt;3&lt;/sub&gt;O&lt;sub&gt;7&lt;/sub&gt; films","type":"article-journal","volume":"57"},"uris":["http://www.mendeley.com/documents/?uuid=856606ab-1dbe-45f8-b44f-c2788ceccdbe"]}],"mendeley":{"formattedCitation":"&lt;sup&gt;24,25&lt;/sup&gt;","plainTextFormattedCitation":"24,25","previouslyFormattedCitation":"(&lt;i&gt;24&lt;/i&gt;, &lt;i&gt;25&lt;/i&gt;)"},"properties":{"noteIndex":0},"schema":"https://github.com/citation-style-language/schema/raw/master/csl-citation.json"}</w:instrText>
      </w:r>
      <w:r w:rsidRPr="00FD137E">
        <w:rPr>
          <w:rFonts w:ascii="Times New Roman" w:hAnsi="Times New Roman"/>
          <w:szCs w:val="24"/>
        </w:rPr>
        <w:fldChar w:fldCharType="separate"/>
      </w:r>
      <w:r w:rsidR="000B681A" w:rsidRPr="000B681A">
        <w:rPr>
          <w:rFonts w:ascii="Times New Roman" w:hAnsi="Times New Roman"/>
          <w:noProof/>
          <w:szCs w:val="24"/>
          <w:vertAlign w:val="superscript"/>
        </w:rPr>
        <w:t>24,25</w:t>
      </w:r>
      <w:r w:rsidRPr="00FD137E">
        <w:rPr>
          <w:rFonts w:ascii="Times New Roman" w:hAnsi="Times New Roman"/>
          <w:szCs w:val="24"/>
        </w:rPr>
        <w:fldChar w:fldCharType="end"/>
      </w:r>
      <w:r w:rsidRPr="00FD137E">
        <w:rPr>
          <w:rFonts w:ascii="Times New Roman" w:eastAsia="Calibri" w:hAnsi="Times New Roman"/>
        </w:rPr>
        <w:t xml:space="preserve"> and show near bulk-like superconducting behavior</w:t>
      </w:r>
      <w:r w:rsidRPr="00FD137E">
        <w:rPr>
          <w:rFonts w:ascii="Times New Roman" w:eastAsia="Calibri" w:hAnsi="Times New Roman"/>
        </w:rPr>
        <w:fldChar w:fldCharType="begin" w:fldLock="1"/>
      </w:r>
      <w:r w:rsidR="000B681A">
        <w:rPr>
          <w:rFonts w:ascii="Times New Roman" w:eastAsia="Calibri" w:hAnsi="Times New Roman"/>
        </w:rPr>
        <w:instrText>ADDIN CSL_CITATION {"citationItems":[{"id":"ITEM-1","itemData":{"DOI":"10.1063/1.126680","ISSN":"0003-6951","abstract":"Ultrathin YBa2Cu3O7 (YBCO) films down to two unit cells thick have been prepared on LaAlO3 (LAO) and SrTiO3 (STO) substrates for the study of substrate-induced strain effects on critical transition temperature (Tc). The YBCO on LAO has a higher Tc than that on STO for very thin films, and this Tc difference increases with reduction of film thickness. X-ray diffraction experiments reveal that compressive strain exists in the a–b plane for YBCO thin films on LAO, while tensile strain occurs for films on STO. The different stresses in these films account for the Tc difference.","author":[{"dropping-particle":"","family":"Zhai","given":"H. Y.","non-dropping-particle":"","parse-names":false,"suffix":""},{"dropping-particle":"","family":"Chu","given":"W. K.","non-dropping-particle":"","parse-names":false,"suffix":""}],"container-title":"Applied Physics Letters","id":"ITEM-1","issue":"23","issued":{"date-parts":[["2000","6","5"]]},"page":"3469-3471","title":"Effect of interfacial strain on critical temperature of YBa&lt;sub&gt;2&lt;/sub&gt;Cu&lt;sub&gt;3&lt;/sub&gt;O&lt;sub&gt;7-δ&lt;/sub&gt; thin films","type":"article-journal","volume":"76"},"uris":["http://www.mendeley.com/documents/?uuid=8352df66-2f12-409f-b3da-e8a0f0332bb9"]}],"mendeley":{"formattedCitation":"&lt;sup&gt;22&lt;/sup&gt;","plainTextFormattedCitation":"22","previouslyFormattedCitation":"(&lt;i&gt;22&lt;/i&gt;)"},"properties":{"noteIndex":0},"schema":"https://github.com/citation-style-language/schema/raw/master/csl-citation.json"}</w:instrText>
      </w:r>
      <w:r w:rsidRPr="00FD137E">
        <w:rPr>
          <w:rFonts w:ascii="Times New Roman" w:eastAsia="Calibri" w:hAnsi="Times New Roman"/>
        </w:rPr>
        <w:fldChar w:fldCharType="separate"/>
      </w:r>
      <w:r w:rsidR="000B681A" w:rsidRPr="000B681A">
        <w:rPr>
          <w:rFonts w:ascii="Times New Roman" w:eastAsia="Calibri" w:hAnsi="Times New Roman"/>
          <w:noProof/>
          <w:vertAlign w:val="superscript"/>
        </w:rPr>
        <w:t>22</w:t>
      </w:r>
      <w:r w:rsidRPr="00FD137E">
        <w:rPr>
          <w:rFonts w:ascii="Times New Roman" w:eastAsia="Calibri" w:hAnsi="Times New Roman"/>
        </w:rPr>
        <w:fldChar w:fldCharType="end"/>
      </w:r>
      <w:r w:rsidRPr="00FD137E">
        <w:rPr>
          <w:rFonts w:ascii="Times New Roman" w:eastAsia="Calibri" w:hAnsi="Times New Roman"/>
        </w:rPr>
        <w:t>. The films were then sputter coated with Gd layers of varying thickness (</w:t>
      </w:r>
      <m:oMath>
        <m:sSub>
          <m:sSubPr>
            <m:ctrlPr>
              <w:rPr>
                <w:rFonts w:ascii="Cambria Math" w:eastAsia="Calibri" w:hAnsi="Cambria Math"/>
              </w:rPr>
            </m:ctrlPr>
          </m:sSubPr>
          <m:e>
            <m:r>
              <w:rPr>
                <w:rFonts w:ascii="Cambria Math" w:eastAsia="Calibri" w:hAnsi="Cambria Math"/>
              </w:rPr>
              <m:t>t</m:t>
            </m:r>
          </m:e>
          <m:sub>
            <m:r>
              <w:rPr>
                <w:rFonts w:ascii="Cambria Math" w:eastAsia="Calibri" w:hAnsi="Cambria Math"/>
              </w:rPr>
              <m:t>Gd</m:t>
            </m:r>
          </m:sub>
        </m:sSub>
        <m:r>
          <w:rPr>
            <w:rFonts w:ascii="Cambria Math" w:eastAsia="Calibri" w:hAnsi="Cambria Math"/>
          </w:rPr>
          <m:t>=</m:t>
        </m:r>
      </m:oMath>
      <w:r w:rsidRPr="00FD137E">
        <w:rPr>
          <w:rFonts w:ascii="Times New Roman" w:eastAsia="Calibri" w:hAnsi="Times New Roman"/>
        </w:rPr>
        <w:t xml:space="preserve"> 3 nm, 7 nm, 20 nm) and an Au (5 nm) protective cap, with one witness sample of YBCO/STO kept in the as-grown state for comparison. </w:t>
      </w:r>
    </w:p>
    <w:p w:rsidR="00FD137E" w:rsidRPr="00FD137E" w:rsidRDefault="00FD137E" w:rsidP="00FD137E">
      <w:pPr>
        <w:spacing w:after="160" w:line="480" w:lineRule="auto"/>
        <w:ind w:firstLine="720"/>
        <w:rPr>
          <w:rFonts w:ascii="Times New Roman" w:eastAsia="Calibri" w:hAnsi="Times New Roman"/>
          <w:szCs w:val="24"/>
        </w:rPr>
      </w:pPr>
      <w:bookmarkStart w:id="1" w:name="_1fob9te" w:colFirst="0" w:colLast="0"/>
      <w:bookmarkEnd w:id="1"/>
      <w:r w:rsidRPr="00FD137E">
        <w:rPr>
          <w:rFonts w:ascii="Times New Roman" w:eastAsia="Calibri" w:hAnsi="Times New Roman"/>
        </w:rPr>
        <w:t xml:space="preserve">An X-ray diffraction (XRD) scan of the as-grown film (Fig. 1A) shows only the </w:t>
      </w:r>
      <m:oMath>
        <m:d>
          <m:dPr>
            <m:ctrlPr>
              <w:rPr>
                <w:rFonts w:ascii="Cambria Math" w:eastAsia="Calibri" w:hAnsi="Cambria Math"/>
              </w:rPr>
            </m:ctrlPr>
          </m:dPr>
          <m:e>
            <m:r>
              <w:rPr>
                <w:rFonts w:ascii="Cambria Math" w:eastAsia="Calibri" w:hAnsi="Cambria Math"/>
              </w:rPr>
              <m:t>00L</m:t>
            </m:r>
          </m:e>
        </m:d>
      </m:oMath>
      <w:r w:rsidRPr="00FD137E">
        <w:rPr>
          <w:rFonts w:ascii="Times New Roman" w:eastAsia="Calibri" w:hAnsi="Times New Roman"/>
        </w:rPr>
        <w:t xml:space="preserve"> family of peaks, corresponding to a lattice parameter of </w:t>
      </w:r>
      <w:r w:rsidRPr="00FD137E">
        <w:rPr>
          <w:rFonts w:ascii="Times New Roman" w:eastAsia="Calibri" w:hAnsi="Times New Roman"/>
          <w:i/>
        </w:rPr>
        <w:t>c</w:t>
      </w:r>
      <w:r w:rsidRPr="00FD137E">
        <w:rPr>
          <w:rFonts w:ascii="Times New Roman" w:eastAsia="Calibri" w:hAnsi="Times New Roman"/>
        </w:rPr>
        <w:t xml:space="preserve"> =11.678 Å, similar to the bulk value of 11.699 Å</w:t>
      </w:r>
      <w:r w:rsidRPr="00FD137E">
        <w:rPr>
          <w:rFonts w:ascii="Times New Roman" w:eastAsia="Calibri" w:hAnsi="Times New Roman"/>
        </w:rPr>
        <w:fldChar w:fldCharType="begin" w:fldLock="1"/>
      </w:r>
      <w:r w:rsidR="000B681A">
        <w:rPr>
          <w:rFonts w:ascii="Times New Roman" w:eastAsia="Calibri" w:hAnsi="Times New Roman"/>
        </w:rPr>
        <w:instrText>ADDIN CSL_CITATION {"citationItems":[{"id":"ITEM-1","itemData":{"DOI":"10.1038/328606a0","ISSN":"0028-0836","abstract":"Just after Wu et al. 1 reported superconductivity above 90 K in barium, yttrium and copper ternary oxides, the formula (YBa2Cu3O7−x) and the structural arrangement (oxygen-deficient tripled-perovskite-type structure) of the superconducting phase was proposed by different groups. As theoretical proposals depend crucially on the details of the atomic arrangement reducing the dimensionality of the system, a number of structural determinations were carried out by X-ray, neutron and electron diffraction. Although these studies established the structure of the metal framework (the ordering of Ba and Y in the sequence Y–Ba–Ba being responsible for tripling the crystallographic c axis), discrepancies persist regarding the position of the oxygen vacancies. X-ray experiments on single crystals2–3 have reported that the oxygen vacancies are distributed in an ordered way in the plane containing Y atoms (z = 1/2) and statistically in the plane at z = 0. High-resolution neutron-powder diffraction4,5 showed, on the other hand, a reduction in the structure dimensionality. The oxygen vacancies in the plane at z = 0 are ordered along the a-axis, so that one-dimensional chains of square-coordinated copper ions parallel to the b–c plane are formed. These results, confirmed by electron diffraction6, justify the reduction of crystal symmetry from tetragonal to orthorhombic observed in several studies. Structural differences between X-ray and neutron diffraction studies were attributed4 to the fact that single crystals used in X-ray measurements were probably highly twinned. But neutron experiments need large amounts of material, increasing the possibility of the samples being inhomogeneous. Here we report X-ray structure determination on a YBa2Cu3O7 single crystal showing a T c above 90 K. The results, in agreement with neutron-powder diffraction, confirm the complete ordering of the oxygen vacancies leading to the one-dimensional chains.","author":[{"dropping-particle":"","family":"Calestani","given":"G.","non-dropping-particle":"","parse-names":false,"suffix":""},{"dropping-particle":"","family":"Rizzoli","given":"C.","non-dropping-particle":"","parse-names":false,"suffix":""}],"container-title":"Nature","id":"ITEM-1","issue":"6131","issued":{"date-parts":[["1987","8","13"]]},"page":"606-607","title":"Crystal structure of the YBa&lt;sub&gt;2&lt;/sub&gt;Cu&lt;sub&gt;3&lt;/sub&gt;O&lt;sub&gt;7&lt;/sub&gt; superconductor by single-crystal X-ray diffraction","type":"article-journal","volume":"328"},"uris":["http://www.mendeley.com/documents/?uuid=fd1a6070-cf83-42c4-b7f6-977b97cd6809"]}],"mendeley":{"formattedCitation":"&lt;sup&gt;23&lt;/sup&gt;","plainTextFormattedCitation":"23","previouslyFormattedCitation":"(&lt;i&gt;23&lt;/i&gt;)"},"properties":{"noteIndex":0},"schema":"https://github.com/citation-style-language/schema/raw/master/csl-citation.json"}</w:instrText>
      </w:r>
      <w:r w:rsidRPr="00FD137E">
        <w:rPr>
          <w:rFonts w:ascii="Times New Roman" w:eastAsia="Calibri" w:hAnsi="Times New Roman"/>
        </w:rPr>
        <w:fldChar w:fldCharType="separate"/>
      </w:r>
      <w:r w:rsidR="000B681A" w:rsidRPr="000B681A">
        <w:rPr>
          <w:rFonts w:ascii="Times New Roman" w:eastAsia="Calibri" w:hAnsi="Times New Roman"/>
          <w:noProof/>
          <w:vertAlign w:val="superscript"/>
        </w:rPr>
        <w:t>23</w:t>
      </w:r>
      <w:r w:rsidRPr="00FD137E">
        <w:rPr>
          <w:rFonts w:ascii="Times New Roman" w:eastAsia="Calibri" w:hAnsi="Times New Roman"/>
        </w:rPr>
        <w:fldChar w:fldCharType="end"/>
      </w:r>
      <w:r w:rsidRPr="00FD137E">
        <w:rPr>
          <w:rFonts w:ascii="Times New Roman" w:eastAsia="Calibri" w:hAnsi="Times New Roman"/>
        </w:rPr>
        <w:t xml:space="preserve">. The slightly smaller </w:t>
      </w:r>
      <w:r w:rsidRPr="00FD137E">
        <w:rPr>
          <w:rFonts w:ascii="Times New Roman" w:eastAsia="Calibri" w:hAnsi="Times New Roman"/>
          <w:i/>
        </w:rPr>
        <w:t>c</w:t>
      </w:r>
      <w:r w:rsidRPr="00FD137E">
        <w:rPr>
          <w:rFonts w:ascii="Times New Roman" w:eastAsia="Calibri" w:hAnsi="Times New Roman"/>
        </w:rPr>
        <w:t xml:space="preserve">-axis lattice parameter </w:t>
      </w:r>
      <w:r w:rsidRPr="00FD137E">
        <w:rPr>
          <w:rFonts w:ascii="Times New Roman" w:hAnsi="Times New Roman"/>
          <w:szCs w:val="24"/>
        </w:rPr>
        <w:t>is likely</w:t>
      </w:r>
      <w:r w:rsidRPr="00FD137E">
        <w:rPr>
          <w:rFonts w:ascii="Times New Roman" w:eastAsia="Calibri" w:hAnsi="Times New Roman"/>
        </w:rPr>
        <w:t xml:space="preserve"> due to the tensile strain from the substrate</w:t>
      </w:r>
      <w:r w:rsidRPr="00FD137E">
        <w:rPr>
          <w:rFonts w:ascii="Times New Roman" w:eastAsia="Calibri" w:hAnsi="Times New Roman"/>
        </w:rPr>
        <w:fldChar w:fldCharType="begin" w:fldLock="1"/>
      </w:r>
      <w:r w:rsidR="000B681A">
        <w:rPr>
          <w:rFonts w:ascii="Times New Roman" w:eastAsia="Calibri" w:hAnsi="Times New Roman"/>
        </w:rPr>
        <w:instrText>ADDIN CSL_CITATION {"citationItems":[{"id":"ITEM-1","itemData":{"DOI":"10.1063/1.2803220","ISSN":"0003-6951","abstract":"The ferromagnetic properties of epitaxial La0.5Sr0.5CoO3 thin films have been studied. The magnetic transition is affected by both strain and finite thickness. We have used a series of films of different thicknesses and on different substrates in order to quantitatively determine the change in Curie temperature contributed by each effect. The phase diagram of TC versus in-plane strain suggests that the ferromagnetic transition temperature is suppressed by tensile strain and enhanced by compressive strain. The general method of separating strain and finite thickness effects should be applicable to any ordering phase transition in thin films. [ABSTRACT FROM AUTHOR] Copyright of Applied Physics Letters is the property of American Institute of Physics and its content may not be copied or emailed to multiple sites or posted to a listserv without the copyright holder's express written permission. However, users may print, download, or email articles for individual use. This abstract may be abridged. No warranty is given about the accuracy of the copy. Users should refer to the original published version of the material for the full abstract. (Copyright applies to all Abstracts)","author":[{"dropping-particle":"","family":"Xie","given":"Changkun","non-dropping-particle":"","parse-names":false,"suffix":""},{"dropping-particle":"","family":"Budnick","given":"J. I.","non-dropping-particle":"","parse-names":false,"suffix":""},{"dropping-particle":"","family":"Wells","given":"B. O.","non-dropping-particle":"","parse-names":false,"suffix":""},{"dropping-particle":"","family":"Woicik","given":"J. C.","non-dropping-particle":"","parse-names":false,"suffix":""}],"container-title":"Applied Physics Letters","id":"ITEM-1","issue":"17","issued":{"date-parts":[["2007","10","22"]]},"page":"172509","publisher":"AIP Publishing","title":"Separation of the strain and finite size effect on the ferromagnetic properties of La&lt;sub&gt;0.5&lt;/sub&gt;Sr&lt;sub&gt;0.5&lt;/sub&gt;CoO&lt;sub&gt;3&lt;/sub&gt; thin films","type":"article-journal","volume":"91"},"uris":["http://www.mendeley.com/documents/?uuid=80f726bf-4a2e-4316-b654-c878e1ac1a38"]}],"mendeley":{"formattedCitation":"&lt;sup&gt;26&lt;/sup&gt;","plainTextFormattedCitation":"26","previouslyFormattedCitation":"(&lt;i&gt;26&lt;/i&gt;)"},"properties":{"noteIndex":0},"schema":"https://github.com/citation-style-language/schema/raw/master/csl-citation.json"}</w:instrText>
      </w:r>
      <w:r w:rsidRPr="00FD137E">
        <w:rPr>
          <w:rFonts w:ascii="Times New Roman" w:eastAsia="Calibri" w:hAnsi="Times New Roman"/>
        </w:rPr>
        <w:fldChar w:fldCharType="separate"/>
      </w:r>
      <w:r w:rsidR="000B681A" w:rsidRPr="000B681A">
        <w:rPr>
          <w:rFonts w:ascii="Times New Roman" w:eastAsia="Calibri" w:hAnsi="Times New Roman"/>
          <w:noProof/>
          <w:vertAlign w:val="superscript"/>
        </w:rPr>
        <w:t>26</w:t>
      </w:r>
      <w:r w:rsidRPr="00FD137E">
        <w:rPr>
          <w:rFonts w:ascii="Times New Roman" w:eastAsia="Calibri" w:hAnsi="Times New Roman"/>
        </w:rPr>
        <w:fldChar w:fldCharType="end"/>
      </w:r>
      <w:r w:rsidRPr="00FD137E">
        <w:rPr>
          <w:rFonts w:ascii="Times New Roman" w:eastAsia="Calibri" w:hAnsi="Times New Roman"/>
        </w:rPr>
        <w:t xml:space="preserve">. As </w:t>
      </w:r>
      <m:oMath>
        <m:sSub>
          <m:sSubPr>
            <m:ctrlPr>
              <w:rPr>
                <w:rFonts w:ascii="Cambria Math" w:eastAsia="Calibri" w:hAnsi="Cambria Math"/>
              </w:rPr>
            </m:ctrlPr>
          </m:sSubPr>
          <m:e>
            <m:r>
              <w:rPr>
                <w:rFonts w:ascii="Cambria Math" w:eastAsia="Calibri" w:hAnsi="Cambria Math"/>
              </w:rPr>
              <m:t>t</m:t>
            </m:r>
          </m:e>
          <m:sub>
            <m:r>
              <w:rPr>
                <w:rFonts w:ascii="Cambria Math" w:eastAsia="Calibri" w:hAnsi="Cambria Math"/>
              </w:rPr>
              <m:t>Gd</m:t>
            </m:r>
          </m:sub>
        </m:sSub>
      </m:oMath>
      <w:r w:rsidRPr="00FD137E">
        <w:rPr>
          <w:rFonts w:ascii="Times New Roman" w:eastAsia="Calibri" w:hAnsi="Times New Roman"/>
        </w:rPr>
        <w:t xml:space="preserve"> is increased, a monotonic shift towards lower </w:t>
      </w:r>
      <m:oMath>
        <m:r>
          <w:rPr>
            <w:rFonts w:ascii="Cambria Math" w:eastAsia="Calibri" w:hAnsi="Cambria Math"/>
          </w:rPr>
          <m:t>2θ</m:t>
        </m:r>
      </m:oMath>
      <w:r w:rsidRPr="00FD137E">
        <w:rPr>
          <w:rFonts w:ascii="Times New Roman" w:eastAsia="Calibri" w:hAnsi="Times New Roman"/>
        </w:rPr>
        <w:t xml:space="preserve"> is observed in the YBCO </w:t>
      </w:r>
      <m:oMath>
        <m:d>
          <m:dPr>
            <m:ctrlPr>
              <w:rPr>
                <w:rFonts w:ascii="Cambria Math" w:eastAsia="Calibri" w:hAnsi="Cambria Math"/>
              </w:rPr>
            </m:ctrlPr>
          </m:dPr>
          <m:e>
            <m:r>
              <w:rPr>
                <w:rFonts w:ascii="Cambria Math" w:eastAsia="Calibri" w:hAnsi="Cambria Math"/>
              </w:rPr>
              <m:t>00L</m:t>
            </m:r>
          </m:e>
        </m:d>
      </m:oMath>
      <w:r w:rsidRPr="00FD137E">
        <w:rPr>
          <w:rFonts w:ascii="Times New Roman" w:eastAsia="Calibri" w:hAnsi="Times New Roman"/>
        </w:rPr>
        <w:t xml:space="preserve"> diffraction peaks, indicating expansion in the </w:t>
      </w:r>
      <w:r w:rsidRPr="00FD137E">
        <w:rPr>
          <w:rFonts w:ascii="Times New Roman" w:eastAsia="Calibri" w:hAnsi="Times New Roman"/>
          <w:i/>
        </w:rPr>
        <w:t>c</w:t>
      </w:r>
      <w:r w:rsidRPr="00FD137E">
        <w:rPr>
          <w:rFonts w:ascii="Times New Roman" w:eastAsia="Calibri" w:hAnsi="Times New Roman"/>
        </w:rPr>
        <w:t>-axis, similar to those previously reported in other perovskite systems</w:t>
      </w:r>
      <w:r w:rsidRPr="00FD137E">
        <w:rPr>
          <w:rFonts w:ascii="Times New Roman" w:eastAsia="Calibri" w:hAnsi="Times New Roman"/>
        </w:rPr>
        <w:fldChar w:fldCharType="begin" w:fldLock="1"/>
      </w:r>
      <w:r w:rsidR="000B681A">
        <w:rPr>
          <w:rFonts w:ascii="Times New Roman" w:eastAsia="Calibri" w:hAnsi="Times New Roman"/>
        </w:rPr>
        <w:instrText>ADDIN CSL_CITATION {"citationItems":[{"id":"ITEM-1","itemData":{"DOI":"10.1016/S0167-2738(03)00281-9","ISBN":"01672738","ISSN":"01672738","abstract":"Volume variation of dense LaMnO3+δspecimens was measured at elevated temperatures and in stepwise changes of oxygen partial pressure. The specimen expanded upon reduction at fixed temperatures, and its dependence on temperature and oxygen partial pressure conformed to that of oxygen-deficit nonstoichiometry, which was formulated on the basis of a defect model by Mizusaki et al. [Solid State Ionics 129 (2000) 163]. The measured expansion was in almost linear relationship with the oxygen nonstoichiometry. In consideration of reported behavior that the unit cell shrinks upon Sr-doping and upon formation of cation vacancy, the origin of the expansion upon reduction is regarded as the increase in the size of B-site cation, which accompanies the charge compensation for the formation of oxide ion vacancies. The expansion rate that was estimated from the variation in averaged ionic radius of Mn was higher than the experimentally observed one; it is supposed that the effect of the increase in B-site radius is partly offset by the increase in the crystallographic distortion. © 2003 Elsevier B.V. All rights reserved.","author":[{"dropping-particle":"","family":"Miyoshi","given":"Shogo","non-dropping-particle":"","parse-names":false,"suffix":""},{"dropping-particle":"","family":"Hong","given":"Jeong Oh","non-dropping-particle":"","parse-names":false,"suffix":""},{"dropping-particle":"","family":"Yashiro","given":"Keiji","non-dropping-particle":"","parse-names":false,"suffix":""},{"dropping-particle":"","family":"Kaimai","given":"Atsushi","non-dropping-particle":"","parse-names":false,"suffix":""},{"dropping-particle":"","family":"Nigara","given":"Yutaka","non-dropping-particle":"","parse-names":false,"suffix":""},{"dropping-particle":"","family":"Kawamura","given":"Kenichi","non-dropping-particle":"","parse-names":false,"suffix":""},{"dropping-particle":"","family":"Kawada","given":"Tatsuya","non-dropping-particle":"","parse-names":false,"suffix":""},{"dropping-particle":"","family":"Mizusaki","given":"Junichiro","non-dropping-particle":"","parse-names":false,"suffix":""}],"container-title":"Solid State Ionics","id":"ITEM-1","issue":"3-4","issued":{"date-parts":[["2003","8"]]},"page":"209-217","title":"Lattice expansion upon reduction of perovskite-type LaMnO&lt;sub&gt;3&lt;/sub&gt; with oxygen-deficit nonstoichiometry","type":"article-journal","volume":"161"},"uris":["http://www.mendeley.com/documents/?uuid=31552fd7-2f1d-43be-8794-e015f6a084f0"]}],"mendeley":{"formattedCitation":"&lt;sup&gt;27&lt;/sup&gt;","plainTextFormattedCitation":"27","previouslyFormattedCitation":"(&lt;i&gt;27&lt;/i&gt;)"},"properties":{"noteIndex":0},"schema":"https://github.com/citation-style-language/schema/raw/master/csl-citation.json"}</w:instrText>
      </w:r>
      <w:r w:rsidRPr="00FD137E">
        <w:rPr>
          <w:rFonts w:ascii="Times New Roman" w:eastAsia="Calibri" w:hAnsi="Times New Roman"/>
        </w:rPr>
        <w:fldChar w:fldCharType="separate"/>
      </w:r>
      <w:r w:rsidR="000B681A" w:rsidRPr="000B681A">
        <w:rPr>
          <w:rFonts w:ascii="Times New Roman" w:eastAsia="Calibri" w:hAnsi="Times New Roman"/>
          <w:noProof/>
          <w:vertAlign w:val="superscript"/>
        </w:rPr>
        <w:t>27</w:t>
      </w:r>
      <w:r w:rsidRPr="00FD137E">
        <w:rPr>
          <w:rFonts w:ascii="Times New Roman" w:eastAsia="Calibri" w:hAnsi="Times New Roman"/>
        </w:rPr>
        <w:fldChar w:fldCharType="end"/>
      </w:r>
      <w:r w:rsidRPr="00FD137E">
        <w:rPr>
          <w:rFonts w:ascii="Times New Roman" w:eastAsia="Calibri" w:hAnsi="Times New Roman"/>
        </w:rPr>
        <w:t xml:space="preserve"> as a signature of oxygen depletion.</w:t>
      </w:r>
      <w:r w:rsidRPr="00FD137E">
        <w:rPr>
          <w:rFonts w:ascii="Times New Roman" w:eastAsia="Calibri" w:hAnsi="Times New Roman"/>
          <w:szCs w:val="24"/>
        </w:rPr>
        <w:t xml:space="preserve"> The full width at half maximum (FWHM) of the diffraction peak also increases with </w:t>
      </w:r>
      <m:oMath>
        <m:sSub>
          <m:sSubPr>
            <m:ctrlPr>
              <w:rPr>
                <w:rFonts w:ascii="Cambria Math" w:eastAsia="Calibri" w:hAnsi="Cambria Math"/>
              </w:rPr>
            </m:ctrlPr>
          </m:sSubPr>
          <m:e>
            <m:r>
              <w:rPr>
                <w:rFonts w:ascii="Cambria Math" w:eastAsia="Calibri" w:hAnsi="Cambria Math"/>
              </w:rPr>
              <m:t>t</m:t>
            </m:r>
          </m:e>
          <m:sub>
            <m:r>
              <w:rPr>
                <w:rFonts w:ascii="Cambria Math" w:eastAsia="Calibri" w:hAnsi="Cambria Math"/>
              </w:rPr>
              <m:t>Gd</m:t>
            </m:r>
          </m:sub>
        </m:sSub>
      </m:oMath>
      <w:r w:rsidRPr="00FD137E">
        <w:rPr>
          <w:rFonts w:ascii="Times New Roman" w:eastAsia="Calibri" w:hAnsi="Times New Roman"/>
          <w:szCs w:val="24"/>
        </w:rPr>
        <w:t>. In the as-grown sample, the (002) peak width is 0.08</w:t>
      </w:r>
      <w:r w:rsidRPr="00FD137E">
        <w:rPr>
          <w:rFonts w:ascii="Times New Roman" w:eastAsia="Calibri" w:hAnsi="Times New Roman"/>
          <w:szCs w:val="24"/>
        </w:rPr>
        <w:sym w:font="Symbol" w:char="F0B0"/>
      </w:r>
      <w:r w:rsidRPr="00FD137E">
        <w:rPr>
          <w:rFonts w:ascii="Times New Roman" w:eastAsia="Calibri" w:hAnsi="Times New Roman"/>
          <w:szCs w:val="24"/>
        </w:rPr>
        <w:t>, corrected for the instrument width, which matches the finite size broadening from the film thickness. In Gd-capped samples, the corresponding FWHM is 0.05</w:t>
      </w:r>
      <w:r w:rsidRPr="00FD137E">
        <w:rPr>
          <w:rFonts w:ascii="Times New Roman" w:eastAsia="Calibri" w:hAnsi="Times New Roman"/>
          <w:szCs w:val="24"/>
        </w:rPr>
        <w:sym w:font="Symbol" w:char="F0B0"/>
      </w:r>
      <w:r w:rsidRPr="00FD137E">
        <w:rPr>
          <w:rFonts w:ascii="Times New Roman" w:eastAsia="Calibri" w:hAnsi="Times New Roman"/>
          <w:szCs w:val="24"/>
        </w:rPr>
        <w:t>, 0.13</w:t>
      </w:r>
      <w:r w:rsidRPr="00FD137E">
        <w:rPr>
          <w:rFonts w:ascii="Times New Roman" w:eastAsia="Calibri" w:hAnsi="Times New Roman"/>
          <w:szCs w:val="24"/>
        </w:rPr>
        <w:sym w:font="Symbol" w:char="F0B0"/>
      </w:r>
      <w:r w:rsidRPr="00FD137E">
        <w:rPr>
          <w:rFonts w:ascii="Times New Roman" w:eastAsia="Calibri" w:hAnsi="Times New Roman"/>
          <w:szCs w:val="24"/>
        </w:rPr>
        <w:t xml:space="preserve"> and 0.59</w:t>
      </w:r>
      <w:r w:rsidRPr="00FD137E">
        <w:rPr>
          <w:rFonts w:ascii="Times New Roman" w:eastAsia="Calibri" w:hAnsi="Times New Roman"/>
          <w:szCs w:val="24"/>
        </w:rPr>
        <w:sym w:font="Symbol" w:char="F0B0"/>
      </w:r>
      <w:r w:rsidRPr="00FD137E">
        <w:rPr>
          <w:rFonts w:ascii="Times New Roman" w:eastAsia="Calibri" w:hAnsi="Times New Roman"/>
          <w:szCs w:val="24"/>
        </w:rPr>
        <w:t xml:space="preserve"> for the </w:t>
      </w:r>
      <m:oMath>
        <m:sSub>
          <m:sSubPr>
            <m:ctrlPr>
              <w:rPr>
                <w:rFonts w:ascii="Cambria Math" w:eastAsia="Calibri" w:hAnsi="Cambria Math"/>
                <w:i/>
                <w:szCs w:val="24"/>
              </w:rPr>
            </m:ctrlPr>
          </m:sSubPr>
          <m:e>
            <m:r>
              <w:rPr>
                <w:rFonts w:ascii="Cambria Math" w:eastAsia="Calibri" w:hAnsi="Cambria Math"/>
                <w:szCs w:val="24"/>
              </w:rPr>
              <m:t>t</m:t>
            </m:r>
          </m:e>
          <m:sub>
            <m:r>
              <w:rPr>
                <w:rFonts w:ascii="Cambria Math" w:eastAsia="Calibri" w:hAnsi="Cambria Math"/>
                <w:szCs w:val="24"/>
              </w:rPr>
              <m:t>Gd</m:t>
            </m:r>
          </m:sub>
        </m:sSub>
        <m:r>
          <w:rPr>
            <w:rFonts w:ascii="Cambria Math" w:eastAsia="Calibri" w:hAnsi="Cambria Math"/>
            <w:szCs w:val="24"/>
          </w:rPr>
          <m:t>=</m:t>
        </m:r>
      </m:oMath>
      <w:r w:rsidRPr="00FD137E">
        <w:rPr>
          <w:rFonts w:ascii="Times New Roman" w:eastAsia="Calibri" w:hAnsi="Times New Roman"/>
          <w:szCs w:val="24"/>
        </w:rPr>
        <w:t xml:space="preserve"> 3nm, 7nm and 20nm sample, respectively. This noticeable broadening is manifestation of the spread in </w:t>
      </w:r>
      <w:r w:rsidRPr="00FD137E">
        <w:rPr>
          <w:rFonts w:ascii="Times New Roman" w:eastAsia="Calibri" w:hAnsi="Times New Roman"/>
          <w:i/>
          <w:szCs w:val="24"/>
        </w:rPr>
        <w:t>c</w:t>
      </w:r>
      <w:r w:rsidRPr="00FD137E">
        <w:rPr>
          <w:rFonts w:ascii="Times New Roman" w:eastAsia="Calibri" w:hAnsi="Times New Roman"/>
          <w:szCs w:val="24"/>
        </w:rPr>
        <w:t xml:space="preserve">-lattice parameter as oxygen is depleted from different depths of the YBCO, as well as a potential reduction in crystallite size. For the </w:t>
      </w:r>
      <m:oMath>
        <m:sSub>
          <m:sSubPr>
            <m:ctrlPr>
              <w:rPr>
                <w:rFonts w:ascii="Cambria Math" w:eastAsia="Calibri" w:hAnsi="Cambria Math"/>
                <w:i/>
                <w:szCs w:val="24"/>
              </w:rPr>
            </m:ctrlPr>
          </m:sSubPr>
          <m:e>
            <m:r>
              <w:rPr>
                <w:rFonts w:ascii="Cambria Math" w:eastAsia="Calibri" w:hAnsi="Cambria Math"/>
                <w:szCs w:val="24"/>
              </w:rPr>
              <m:t>t</m:t>
            </m:r>
          </m:e>
          <m:sub>
            <m:r>
              <w:rPr>
                <w:rFonts w:ascii="Cambria Math" w:eastAsia="Calibri" w:hAnsi="Cambria Math"/>
                <w:szCs w:val="24"/>
              </w:rPr>
              <m:t>Gd</m:t>
            </m:r>
          </m:sub>
        </m:sSub>
        <m:r>
          <w:rPr>
            <w:rFonts w:ascii="Cambria Math" w:eastAsia="Calibri" w:hAnsi="Cambria Math"/>
            <w:szCs w:val="24"/>
          </w:rPr>
          <m:t>=20</m:t>
        </m:r>
      </m:oMath>
      <w:r w:rsidRPr="00FD137E">
        <w:rPr>
          <w:rFonts w:ascii="Times New Roman" w:eastAsia="Calibri" w:hAnsi="Times New Roman"/>
          <w:szCs w:val="24"/>
        </w:rPr>
        <w:t xml:space="preserve"> nm sample, a significant shift and broadening of the (</w:t>
      </w:r>
      <m:oMath>
        <m:r>
          <w:rPr>
            <w:rFonts w:ascii="Cambria Math" w:eastAsia="Calibri" w:hAnsi="Cambria Math"/>
            <w:szCs w:val="24"/>
          </w:rPr>
          <m:t>00L</m:t>
        </m:r>
      </m:oMath>
      <w:r w:rsidRPr="00FD137E">
        <w:rPr>
          <w:rFonts w:ascii="Times New Roman" w:eastAsia="Calibri" w:hAnsi="Times New Roman"/>
          <w:szCs w:val="24"/>
        </w:rPr>
        <w:t xml:space="preserve">) peaks is observed, indicating further </w:t>
      </w:r>
      <m:oMath>
        <m:r>
          <w:rPr>
            <w:rFonts w:ascii="Cambria Math" w:eastAsia="Calibri" w:hAnsi="Cambria Math"/>
            <w:szCs w:val="24"/>
          </w:rPr>
          <m:t>c</m:t>
        </m:r>
      </m:oMath>
      <w:r w:rsidRPr="00FD137E">
        <w:rPr>
          <w:rFonts w:ascii="Times New Roman" w:eastAsia="Calibri" w:hAnsi="Times New Roman"/>
          <w:szCs w:val="24"/>
        </w:rPr>
        <w:t xml:space="preserve">-axis expansion as well as modification of the crystalline structure. The much broader peak width </w:t>
      </w:r>
      <w:r w:rsidRPr="00FD137E">
        <w:rPr>
          <w:rFonts w:ascii="Times New Roman" w:eastAsia="Calibri" w:hAnsi="Times New Roman"/>
          <w:szCs w:val="24"/>
        </w:rPr>
        <w:lastRenderedPageBreak/>
        <w:t xml:space="preserve">indicates a greater variation in the out-of-plane lattice parameter, indicating significant changes in the film crystallinity. </w:t>
      </w:r>
    </w:p>
    <w:p w:rsidR="00FD137E" w:rsidRPr="00FD137E" w:rsidRDefault="00FD137E" w:rsidP="00FD137E">
      <w:pPr>
        <w:spacing w:after="160" w:line="480" w:lineRule="auto"/>
        <w:ind w:firstLine="720"/>
        <w:rPr>
          <w:rFonts w:ascii="Times New Roman" w:eastAsia="Calibri" w:hAnsi="Times New Roman"/>
        </w:rPr>
      </w:pPr>
      <w:r w:rsidRPr="00FD137E">
        <w:rPr>
          <w:rFonts w:ascii="Times New Roman" w:eastAsia="Calibri" w:hAnsi="Times New Roman"/>
        </w:rPr>
        <w:t xml:space="preserve">In addition to the out-of-plane direction, the in-plane structure of the films was probed using reciprocal space maps (RSMs) taken near the </w:t>
      </w:r>
      <m:oMath>
        <m:d>
          <m:dPr>
            <m:ctrlPr>
              <w:rPr>
                <w:rFonts w:ascii="Cambria Math" w:eastAsia="Cambria" w:hAnsi="Cambria Math" w:cs="Cambria"/>
                <w:szCs w:val="24"/>
              </w:rPr>
            </m:ctrlPr>
          </m:dPr>
          <m:e>
            <m:bar>
              <m:barPr>
                <m:pos m:val="top"/>
                <m:ctrlPr>
                  <w:rPr>
                    <w:rFonts w:ascii="Cambria Math" w:eastAsia="Cambria" w:hAnsi="Cambria Math" w:cs="Cambria"/>
                    <w:szCs w:val="24"/>
                  </w:rPr>
                </m:ctrlPr>
              </m:barPr>
              <m:e>
                <m:r>
                  <w:rPr>
                    <w:rFonts w:ascii="Cambria Math" w:eastAsia="Cambria" w:hAnsi="Cambria Math" w:cs="Cambria"/>
                    <w:szCs w:val="24"/>
                  </w:rPr>
                  <m:t>1</m:t>
                </m:r>
              </m:e>
            </m:bar>
            <m:r>
              <w:rPr>
                <w:rFonts w:ascii="Cambria Math" w:eastAsia="Cambria" w:hAnsi="Cambria Math" w:cs="Cambria"/>
                <w:szCs w:val="24"/>
              </w:rPr>
              <m:t>03</m:t>
            </m:r>
          </m:e>
        </m:d>
      </m:oMath>
      <w:r w:rsidRPr="00FD137E">
        <w:rPr>
          <w:rFonts w:ascii="Times New Roman" w:eastAsia="Calibri" w:hAnsi="Times New Roman"/>
        </w:rPr>
        <w:t xml:space="preserve"> STO substrate reflection (Figs. 1B-E, G-J). Coordinates of the RSMs identify the </w:t>
      </w:r>
      <m:oMath>
        <m:r>
          <w:rPr>
            <w:rFonts w:ascii="Cambria Math" w:eastAsia="Calibri" w:hAnsi="Cambria Math"/>
          </w:rPr>
          <m:t>H</m:t>
        </m:r>
      </m:oMath>
      <w:r w:rsidRPr="00FD137E">
        <w:rPr>
          <w:rFonts w:ascii="Times New Roman" w:eastAsia="Calibri" w:hAnsi="Times New Roman"/>
        </w:rPr>
        <w:t xml:space="preserve"> (</w:t>
      </w:r>
      <w:r w:rsidRPr="00FD137E">
        <w:rPr>
          <w:rFonts w:ascii="Times New Roman" w:eastAsia="Calibri" w:hAnsi="Times New Roman"/>
          <w:i/>
        </w:rPr>
        <w:t>x</w:t>
      </w:r>
      <w:r w:rsidRPr="00FD137E">
        <w:rPr>
          <w:rFonts w:ascii="Times New Roman" w:eastAsia="Calibri" w:hAnsi="Times New Roman"/>
        </w:rPr>
        <w:t xml:space="preserve">-axis) and </w:t>
      </w:r>
      <m:oMath>
        <m:r>
          <w:rPr>
            <w:rFonts w:ascii="Cambria Math" w:eastAsia="Calibri" w:hAnsi="Cambria Math"/>
          </w:rPr>
          <m:t>L</m:t>
        </m:r>
      </m:oMath>
      <w:r w:rsidRPr="00FD137E">
        <w:rPr>
          <w:rFonts w:ascii="Times New Roman" w:eastAsia="Calibri" w:hAnsi="Times New Roman"/>
        </w:rPr>
        <w:t xml:space="preserve"> (</w:t>
      </w:r>
      <w:r w:rsidRPr="00FD137E">
        <w:rPr>
          <w:rFonts w:ascii="Times New Roman" w:eastAsia="Calibri" w:hAnsi="Times New Roman"/>
          <w:i/>
        </w:rPr>
        <w:t>y</w:t>
      </w:r>
      <w:r w:rsidRPr="00FD137E">
        <w:rPr>
          <w:rFonts w:ascii="Times New Roman" w:eastAsia="Calibri" w:hAnsi="Times New Roman"/>
        </w:rPr>
        <w:t>-axis) Miller indices relative to the STO substrate</w:t>
      </w:r>
      <w:r w:rsidRPr="00FD137E">
        <w:rPr>
          <w:rFonts w:ascii="Times New Roman" w:hAnsi="Times New Roman"/>
          <w:szCs w:val="24"/>
        </w:rPr>
        <w:t xml:space="preserve"> lattice parameters. </w:t>
      </w:r>
      <w:r w:rsidRPr="00FD137E">
        <w:rPr>
          <w:rFonts w:ascii="Times New Roman" w:eastAsia="Calibri" w:hAnsi="Times New Roman"/>
        </w:rPr>
        <w:t>When grown on cubic STO substrates, nominally orthorhombic YBCO is expected to form a twinned crystal structure, resulting in a splitting of the in-plane Bragg reflections</w:t>
      </w:r>
      <w:r w:rsidRPr="00FD137E">
        <w:rPr>
          <w:rFonts w:ascii="Times New Roman" w:eastAsia="Calibri" w:hAnsi="Times New Roman"/>
        </w:rPr>
        <w:fldChar w:fldCharType="begin" w:fldLock="1"/>
      </w:r>
      <w:r w:rsidR="000B681A">
        <w:rPr>
          <w:rFonts w:ascii="Times New Roman" w:eastAsia="Calibri" w:hAnsi="Times New Roman"/>
        </w:rPr>
        <w:instrText>ADDIN CSL_CITATION {"citationItems":[{"id":"ITEM-1","itemData":{"DOI":"10.1103/PhysRevB.39.12355","ISSN":"01631829","abstract":"Detailed x-ray scattering measurements in three dimensions are reported for thin YBa2Cu3Ox films on (001) SrTiO3 and KTaO3 substrates. The films, produced by coevaporation followed by a postdeposition anneal, consist of domains epitaxially oriented with either the a axis or the c axis aligned with the substrate normal. The in-plane epitaxy of grains with the c axis parallel to the normal shows an alignment of the 110 directions of the film and the substrate, rather than of the 100 directions as is generally presumed. We associate this alignment with a strain relaxation during the high-temperature tetragonal-to-orthorhombic phase transition. © 1989 The American Physical Society.","author":[{"dropping-particle":"","family":"Budai","given":"J. D.","non-dropping-particle":"","parse-names":false,"suffix":""},{"dropping-particle":"","family":"Feenstra","given":"R.","non-dropping-particle":"","parse-names":false,"suffix":""},{"dropping-particle":"","family":"Boatner","given":"L. A.","non-dropping-particle":"","parse-names":false,"suffix":""}],"container-title":"Physical Review B","id":"ITEM-1","issue":"16","issued":{"date-parts":[["1989"]]},"page":"12355-12358","title":"X-ray study of in-plane epitaxy of YBa&lt;sub&gt;2&lt;/sub&gt;Cu&lt;sub&gt;3&lt;/sub&gt;O&lt;sub&gt;x&lt;/sub&gt; thin films","type":"article-journal","volume":"39"},"uris":["http://www.mendeley.com/documents/?uuid=75b10715-d191-4f71-b1b8-06e3de4508b4"]}],"mendeley":{"formattedCitation":"&lt;sup&gt;21&lt;/sup&gt;","plainTextFormattedCitation":"21","previouslyFormattedCitation":"(&lt;i&gt;21&lt;/i&gt;)"},"properties":{"noteIndex":0},"schema":"https://github.com/citation-style-language/schema/raw/master/csl-citation.json"}</w:instrText>
      </w:r>
      <w:r w:rsidRPr="00FD137E">
        <w:rPr>
          <w:rFonts w:ascii="Times New Roman" w:eastAsia="Calibri" w:hAnsi="Times New Roman"/>
        </w:rPr>
        <w:fldChar w:fldCharType="separate"/>
      </w:r>
      <w:r w:rsidR="000B681A" w:rsidRPr="000B681A">
        <w:rPr>
          <w:rFonts w:ascii="Times New Roman" w:eastAsia="Calibri" w:hAnsi="Times New Roman"/>
          <w:noProof/>
          <w:vertAlign w:val="superscript"/>
        </w:rPr>
        <w:t>21</w:t>
      </w:r>
      <w:r w:rsidRPr="00FD137E">
        <w:rPr>
          <w:rFonts w:ascii="Times New Roman" w:eastAsia="Calibri" w:hAnsi="Times New Roman"/>
        </w:rPr>
        <w:fldChar w:fldCharType="end"/>
      </w:r>
      <w:r w:rsidRPr="00FD137E">
        <w:rPr>
          <w:rFonts w:ascii="Times New Roman" w:eastAsia="Calibri" w:hAnsi="Times New Roman"/>
        </w:rPr>
        <w:t>. For each sample, the RSM shows a bright</w:t>
      </w:r>
      <w:r w:rsidRPr="00FD137E">
        <w:rPr>
          <w:rFonts w:ascii="Times New Roman" w:hAnsi="Times New Roman"/>
          <w:szCs w:val="24"/>
        </w:rPr>
        <w:t>, sharp</w:t>
      </w:r>
      <w:r w:rsidRPr="00FD137E">
        <w:rPr>
          <w:rFonts w:ascii="Times New Roman" w:eastAsia="Calibri" w:hAnsi="Times New Roman"/>
        </w:rPr>
        <w:t xml:space="preserve"> substrate peak (Figs. 1B-E), </w:t>
      </w:r>
      <w:r w:rsidRPr="00FD137E">
        <w:rPr>
          <w:rFonts w:ascii="Times New Roman" w:hAnsi="Times New Roman"/>
          <w:szCs w:val="24"/>
        </w:rPr>
        <w:t>while</w:t>
      </w:r>
      <w:r w:rsidRPr="00FD137E">
        <w:rPr>
          <w:rFonts w:ascii="Times New Roman" w:eastAsia="Calibri" w:hAnsi="Times New Roman"/>
        </w:rPr>
        <w:t xml:space="preserve"> the </w:t>
      </w:r>
      <w:r w:rsidRPr="00FD137E">
        <w:rPr>
          <w:rFonts w:ascii="Times New Roman" w:hAnsi="Times New Roman"/>
          <w:szCs w:val="24"/>
        </w:rPr>
        <w:t>streaking of the substrate peak</w:t>
      </w:r>
      <w:r w:rsidRPr="00FD137E">
        <w:rPr>
          <w:rFonts w:ascii="Times New Roman" w:eastAsia="Calibri" w:hAnsi="Times New Roman"/>
        </w:rPr>
        <w:t xml:space="preserve"> in the </w:t>
      </w:r>
      <m:oMath>
        <m:sSub>
          <m:sSubPr>
            <m:ctrlPr>
              <w:rPr>
                <w:rFonts w:ascii="Cambria Math" w:eastAsia="Calibri" w:hAnsi="Cambria Math"/>
                <w:i/>
              </w:rPr>
            </m:ctrlPr>
          </m:sSubPr>
          <m:e>
            <m:r>
              <w:rPr>
                <w:rFonts w:ascii="Cambria Math" w:eastAsia="Calibri" w:hAnsi="Cambria Math"/>
              </w:rPr>
              <m:t>t</m:t>
            </m:r>
          </m:e>
          <m:sub>
            <m:r>
              <w:rPr>
                <w:rFonts w:ascii="Cambria Math" w:eastAsia="Calibri" w:hAnsi="Cambria Math"/>
              </w:rPr>
              <m:t>Gd</m:t>
            </m:r>
          </m:sub>
        </m:sSub>
        <m:r>
          <w:rPr>
            <w:rFonts w:ascii="Cambria Math" w:eastAsia="Calibri" w:hAnsi="Cambria Math"/>
          </w:rPr>
          <m:t>=3</m:t>
        </m:r>
      </m:oMath>
      <w:r w:rsidRPr="00FD137E">
        <w:rPr>
          <w:rFonts w:ascii="Times New Roman" w:eastAsia="Calibri" w:hAnsi="Times New Roman"/>
        </w:rPr>
        <w:t xml:space="preserve"> nm and 7 nm samples </w:t>
      </w:r>
      <w:r w:rsidRPr="00FD137E">
        <w:rPr>
          <w:rFonts w:ascii="Times New Roman" w:hAnsi="Times New Roman"/>
          <w:szCs w:val="24"/>
        </w:rPr>
        <w:t xml:space="preserve">is </w:t>
      </w:r>
      <w:r w:rsidRPr="00FD137E">
        <w:rPr>
          <w:rFonts w:ascii="Times New Roman" w:eastAsia="Calibri" w:hAnsi="Times New Roman"/>
        </w:rPr>
        <w:t xml:space="preserve">likely due to some </w:t>
      </w:r>
      <w:r w:rsidRPr="00FD137E">
        <w:rPr>
          <w:rFonts w:ascii="Times New Roman" w:hAnsi="Times New Roman"/>
          <w:szCs w:val="24"/>
        </w:rPr>
        <w:t>inhomogeneities in the substrate</w:t>
      </w:r>
      <w:r w:rsidRPr="00FD137E">
        <w:rPr>
          <w:rFonts w:ascii="Times New Roman" w:eastAsia="Calibri" w:hAnsi="Times New Roman"/>
        </w:rPr>
        <w:t xml:space="preserve">. Each of the </w:t>
      </w:r>
      <m:oMath>
        <m:sSub>
          <m:sSubPr>
            <m:ctrlPr>
              <w:rPr>
                <w:rFonts w:ascii="Cambria Math" w:eastAsia="Calibri" w:hAnsi="Cambria Math"/>
                <w:i/>
              </w:rPr>
            </m:ctrlPr>
          </m:sSubPr>
          <m:e>
            <m:r>
              <w:rPr>
                <w:rFonts w:ascii="Cambria Math" w:eastAsia="Calibri" w:hAnsi="Cambria Math"/>
              </w:rPr>
              <m:t>t</m:t>
            </m:r>
          </m:e>
          <m:sub>
            <m:r>
              <w:rPr>
                <w:rFonts w:ascii="Cambria Math" w:eastAsia="Calibri" w:hAnsi="Cambria Math"/>
              </w:rPr>
              <m:t>Gd</m:t>
            </m:r>
          </m:sub>
        </m:sSub>
        <m:r>
          <w:rPr>
            <w:rFonts w:ascii="Cambria Math" w:eastAsia="Calibri" w:hAnsi="Cambria Math"/>
          </w:rPr>
          <m:t>=0</m:t>
        </m:r>
      </m:oMath>
      <w:r w:rsidRPr="00FD137E">
        <w:rPr>
          <w:rFonts w:ascii="Times New Roman" w:eastAsia="Calibri" w:hAnsi="Times New Roman"/>
        </w:rPr>
        <w:t xml:space="preserve"> nm, 3 nm, and 7 nm samples also shows a lower-intensity, broadened YBCO peak near </w:t>
      </w:r>
      <m:oMath>
        <m:r>
          <w:rPr>
            <w:rFonts w:ascii="Cambria Math" w:eastAsia="Calibri" w:hAnsi="Cambria Math"/>
          </w:rPr>
          <m:t>H=-1.01,L=2.67</m:t>
        </m:r>
      </m:oMath>
      <w:r w:rsidRPr="00FD137E">
        <w:rPr>
          <w:rFonts w:ascii="Times New Roman" w:eastAsia="Calibri" w:hAnsi="Times New Roman"/>
        </w:rPr>
        <w:t xml:space="preserve">; for </w:t>
      </w:r>
      <m:oMath>
        <m:sSub>
          <m:sSubPr>
            <m:ctrlPr>
              <w:rPr>
                <w:rFonts w:ascii="Cambria Math" w:eastAsia="Calibri" w:hAnsi="Cambria Math"/>
                <w:i/>
              </w:rPr>
            </m:ctrlPr>
          </m:sSubPr>
          <m:e>
            <m:r>
              <w:rPr>
                <w:rFonts w:ascii="Cambria Math" w:eastAsia="Calibri" w:hAnsi="Cambria Math"/>
              </w:rPr>
              <m:t>t</m:t>
            </m:r>
          </m:e>
          <m:sub>
            <m:r>
              <w:rPr>
                <w:rFonts w:ascii="Cambria Math" w:eastAsia="Calibri" w:hAnsi="Cambria Math"/>
              </w:rPr>
              <m:t>Gd</m:t>
            </m:r>
          </m:sub>
        </m:sSub>
        <m:r>
          <w:rPr>
            <w:rFonts w:ascii="Cambria Math" w:eastAsia="Calibri" w:hAnsi="Cambria Math"/>
          </w:rPr>
          <m:t>=20</m:t>
        </m:r>
        <m:r>
          <m:rPr>
            <m:sty m:val="p"/>
          </m:rPr>
          <w:rPr>
            <w:rFonts w:ascii="Cambria Math" w:eastAsia="Calibri" w:hAnsi="Cambria Math"/>
          </w:rPr>
          <m:t xml:space="preserve"> nm</m:t>
        </m:r>
      </m:oMath>
      <w:r w:rsidRPr="00FD137E">
        <w:rPr>
          <w:rFonts w:ascii="Times New Roman" w:eastAsia="Calibri" w:hAnsi="Times New Roman"/>
        </w:rPr>
        <w:t xml:space="preserve"> this peak is below our detection limit</w:t>
      </w:r>
      <w:r w:rsidRPr="00FD137E">
        <w:rPr>
          <w:rFonts w:ascii="Times New Roman" w:hAnsi="Times New Roman"/>
          <w:szCs w:val="24"/>
        </w:rPr>
        <w:t xml:space="preserve"> (Fig. 1G-J).</w:t>
      </w:r>
      <w:r w:rsidRPr="00FD137E">
        <w:rPr>
          <w:rFonts w:ascii="Times New Roman" w:eastAsia="Calibri" w:hAnsi="Times New Roman"/>
        </w:rPr>
        <w:t xml:space="preserve"> </w:t>
      </w:r>
      <w:r w:rsidRPr="00FD137E">
        <w:rPr>
          <w:rFonts w:ascii="Times New Roman" w:hAnsi="Times New Roman"/>
          <w:szCs w:val="24"/>
        </w:rPr>
        <w:t>The RSMs integrated along the</w:t>
      </w:r>
      <w:r w:rsidRPr="00FD137E">
        <w:rPr>
          <w:rFonts w:ascii="Times New Roman" w:hAnsi="Times New Roman"/>
          <w:i/>
          <w:szCs w:val="24"/>
        </w:rPr>
        <w:t xml:space="preserve"> </w:t>
      </w:r>
      <m:oMath>
        <m:r>
          <w:rPr>
            <w:rFonts w:ascii="Cambria Math" w:hAnsi="Cambria Math"/>
            <w:szCs w:val="24"/>
          </w:rPr>
          <m:t>L</m:t>
        </m:r>
      </m:oMath>
      <w:r w:rsidRPr="00FD137E">
        <w:rPr>
          <w:rFonts w:ascii="Times New Roman" w:hAnsi="Times New Roman"/>
          <w:szCs w:val="24"/>
        </w:rPr>
        <w:t xml:space="preserve">-index show the evolution of the substrate and film peaks across the different samples (Figs. 1F and 1K, respectively). </w:t>
      </w:r>
      <w:r w:rsidRPr="00FD137E">
        <w:rPr>
          <w:rFonts w:ascii="Times New Roman" w:eastAsia="Calibri" w:hAnsi="Times New Roman"/>
        </w:rPr>
        <w:t xml:space="preserve">Owing to the nearly identical in-plane lattice parameters, two closely spaced Bragg reflections are expected from the </w:t>
      </w:r>
      <m:oMath>
        <m:d>
          <m:dPr>
            <m:ctrlPr>
              <w:rPr>
                <w:rFonts w:ascii="Cambria Math" w:eastAsia="Calibri" w:hAnsi="Cambria Math"/>
              </w:rPr>
            </m:ctrlPr>
          </m:dPr>
          <m:e>
            <m:bar>
              <m:barPr>
                <m:pos m:val="top"/>
                <m:ctrlPr>
                  <w:rPr>
                    <w:rFonts w:ascii="Cambria Math" w:eastAsia="Calibri" w:hAnsi="Cambria Math"/>
                  </w:rPr>
                </m:ctrlPr>
              </m:barPr>
              <m:e>
                <m:r>
                  <w:rPr>
                    <w:rFonts w:ascii="Cambria Math" w:eastAsia="Calibri" w:hAnsi="Cambria Math"/>
                  </w:rPr>
                  <m:t>1</m:t>
                </m:r>
              </m:e>
            </m:bar>
            <m:r>
              <w:rPr>
                <w:rFonts w:ascii="Cambria Math" w:eastAsia="Calibri" w:hAnsi="Cambria Math"/>
              </w:rPr>
              <m:t>08</m:t>
            </m:r>
          </m:e>
        </m:d>
      </m:oMath>
      <w:r w:rsidRPr="00FD137E">
        <w:rPr>
          <w:rFonts w:ascii="Times New Roman" w:eastAsia="Calibri" w:hAnsi="Times New Roman"/>
        </w:rPr>
        <w:t xml:space="preserve"> and </w:t>
      </w:r>
      <m:oMath>
        <m:d>
          <m:dPr>
            <m:ctrlPr>
              <w:rPr>
                <w:rFonts w:ascii="Cambria Math" w:eastAsia="Calibri" w:hAnsi="Cambria Math"/>
              </w:rPr>
            </m:ctrlPr>
          </m:dPr>
          <m:e>
            <m:r>
              <w:rPr>
                <w:rFonts w:ascii="Cambria Math" w:eastAsia="Calibri" w:hAnsi="Cambria Math"/>
              </w:rPr>
              <m:t>0</m:t>
            </m:r>
            <m:bar>
              <m:barPr>
                <m:pos m:val="top"/>
                <m:ctrlPr>
                  <w:rPr>
                    <w:rFonts w:ascii="Cambria Math" w:eastAsia="Calibri" w:hAnsi="Cambria Math"/>
                  </w:rPr>
                </m:ctrlPr>
              </m:barPr>
              <m:e>
                <m:r>
                  <m:rPr>
                    <m:sty m:val="p"/>
                  </m:rPr>
                  <w:rPr>
                    <w:rFonts w:ascii="Cambria Math" w:eastAsia="Calibri" w:hAnsi="Cambria Math"/>
                  </w:rPr>
                  <m:t>1</m:t>
                </m:r>
              </m:e>
            </m:bar>
            <m:r>
              <w:rPr>
                <w:rFonts w:ascii="Cambria Math" w:eastAsia="Calibri" w:hAnsi="Cambria Math"/>
              </w:rPr>
              <m:t>8</m:t>
            </m:r>
          </m:e>
        </m:d>
      </m:oMath>
      <w:r w:rsidRPr="00FD137E">
        <w:rPr>
          <w:rFonts w:ascii="Times New Roman" w:eastAsia="Calibri" w:hAnsi="Times New Roman"/>
        </w:rPr>
        <w:t xml:space="preserve"> YBCO crystal planes; however, only </w:t>
      </w:r>
      <w:r w:rsidRPr="00FD137E">
        <w:rPr>
          <w:rFonts w:ascii="Times New Roman" w:hAnsi="Times New Roman"/>
          <w:szCs w:val="24"/>
        </w:rPr>
        <w:t>one broad</w:t>
      </w:r>
      <w:r w:rsidRPr="00FD137E">
        <w:rPr>
          <w:rFonts w:ascii="Times New Roman" w:eastAsia="Calibri" w:hAnsi="Times New Roman"/>
        </w:rPr>
        <w:t xml:space="preserve"> peak is observed in the as-grown YBCO (Fig. 1G). </w:t>
      </w:r>
      <w:r w:rsidRPr="00FD137E">
        <w:rPr>
          <w:rFonts w:ascii="Times New Roman" w:hAnsi="Times New Roman"/>
          <w:szCs w:val="24"/>
        </w:rPr>
        <w:t xml:space="preserve">The center of this peak is displaced towards more negative values of </w:t>
      </w:r>
      <m:oMath>
        <m:r>
          <w:rPr>
            <w:rFonts w:ascii="Cambria Math" w:hAnsi="Cambria Math"/>
            <w:szCs w:val="24"/>
          </w:rPr>
          <m:t>H</m:t>
        </m:r>
      </m:oMath>
      <w:r w:rsidRPr="00FD137E">
        <w:rPr>
          <w:rFonts w:ascii="Times New Roman" w:hAnsi="Times New Roman"/>
          <w:szCs w:val="24"/>
        </w:rPr>
        <w:t xml:space="preserve"> than the </w:t>
      </w:r>
      <m:oMath>
        <m:r>
          <w:rPr>
            <w:rFonts w:ascii="Cambria Math" w:hAnsi="Cambria Math"/>
            <w:szCs w:val="24"/>
          </w:rPr>
          <m:t>(</m:t>
        </m:r>
        <m:bar>
          <m:barPr>
            <m:pos m:val="top"/>
            <m:ctrlPr>
              <w:rPr>
                <w:rFonts w:ascii="Cambria Math" w:hAnsi="Cambria Math"/>
                <w:i/>
                <w:szCs w:val="24"/>
              </w:rPr>
            </m:ctrlPr>
          </m:barPr>
          <m:e>
            <m:r>
              <w:rPr>
                <w:rFonts w:ascii="Cambria Math" w:hAnsi="Cambria Math"/>
                <w:szCs w:val="24"/>
              </w:rPr>
              <m:t>1</m:t>
            </m:r>
          </m:e>
        </m:bar>
        <m:r>
          <w:rPr>
            <w:rFonts w:ascii="Cambria Math" w:hAnsi="Cambria Math"/>
            <w:szCs w:val="24"/>
          </w:rPr>
          <m:t>03)</m:t>
        </m:r>
      </m:oMath>
      <w:r w:rsidRPr="00FD137E">
        <w:rPr>
          <w:rFonts w:ascii="Times New Roman" w:hAnsi="Times New Roman"/>
          <w:szCs w:val="24"/>
        </w:rPr>
        <w:t xml:space="preserve"> STO peak, indicating that these films are </w:t>
      </w:r>
      <w:r w:rsidRPr="00FD137E">
        <w:rPr>
          <w:rFonts w:ascii="Times New Roman" w:eastAsia="Calibri" w:hAnsi="Times New Roman"/>
        </w:rPr>
        <w:t xml:space="preserve">relaxed in-plane </w:t>
      </w:r>
      <w:r w:rsidRPr="00FD137E">
        <w:rPr>
          <w:rFonts w:ascii="Times New Roman" w:hAnsi="Times New Roman"/>
          <w:szCs w:val="24"/>
        </w:rPr>
        <w:t xml:space="preserve">before Gd capping layers are deposited. </w:t>
      </w:r>
      <w:r w:rsidRPr="00FD137E">
        <w:rPr>
          <w:rFonts w:ascii="Times New Roman" w:eastAsia="Calibri" w:hAnsi="Times New Roman"/>
        </w:rPr>
        <w:t xml:space="preserve">As </w:t>
      </w:r>
      <m:oMath>
        <m:sSub>
          <m:sSubPr>
            <m:ctrlPr>
              <w:rPr>
                <w:rFonts w:ascii="Cambria Math" w:eastAsia="Calibri" w:hAnsi="Cambria Math"/>
              </w:rPr>
            </m:ctrlPr>
          </m:sSubPr>
          <m:e>
            <m:r>
              <w:rPr>
                <w:rFonts w:ascii="Cambria Math" w:eastAsia="Calibri" w:hAnsi="Cambria Math"/>
              </w:rPr>
              <m:t>t</m:t>
            </m:r>
          </m:e>
          <m:sub>
            <m:r>
              <w:rPr>
                <w:rFonts w:ascii="Cambria Math" w:eastAsia="Calibri" w:hAnsi="Cambria Math"/>
              </w:rPr>
              <m:t>Gd</m:t>
            </m:r>
          </m:sub>
        </m:sSub>
      </m:oMath>
      <w:r w:rsidRPr="00FD137E">
        <w:rPr>
          <w:rFonts w:ascii="Times New Roman" w:eastAsia="Calibri" w:hAnsi="Times New Roman"/>
        </w:rPr>
        <w:t xml:space="preserve"> is increased, the YBCO film peak broadens along the </w:t>
      </w:r>
      <m:oMath>
        <m:r>
          <w:rPr>
            <w:rFonts w:ascii="Cambria Math" w:eastAsia="Calibri" w:hAnsi="Cambria Math"/>
          </w:rPr>
          <m:t>(00L)</m:t>
        </m:r>
      </m:oMath>
      <w:r w:rsidRPr="00FD137E">
        <w:rPr>
          <w:rFonts w:ascii="Times New Roman" w:eastAsia="Calibri" w:hAnsi="Times New Roman"/>
        </w:rPr>
        <w:t xml:space="preserve"> direction and shifts to lower </w:t>
      </w:r>
      <m:oMath>
        <m:r>
          <w:rPr>
            <w:rFonts w:ascii="Cambria Math" w:eastAsia="Calibri" w:hAnsi="Cambria Math"/>
          </w:rPr>
          <m:t>L</m:t>
        </m:r>
      </m:oMath>
      <w:r w:rsidRPr="00FD137E">
        <w:rPr>
          <w:rFonts w:ascii="Times New Roman" w:eastAsia="Calibri" w:hAnsi="Times New Roman"/>
        </w:rPr>
        <w:t xml:space="preserve">, consistent with an expansion in the </w:t>
      </w:r>
      <w:r w:rsidRPr="00FD137E">
        <w:rPr>
          <w:rFonts w:ascii="Times New Roman" w:eastAsia="Calibri" w:hAnsi="Times New Roman"/>
          <w:i/>
        </w:rPr>
        <w:t>c</w:t>
      </w:r>
      <w:r w:rsidRPr="00FD137E">
        <w:rPr>
          <w:rFonts w:ascii="Times New Roman" w:eastAsia="Calibri" w:hAnsi="Times New Roman"/>
        </w:rPr>
        <w:t>-axis lattice parameter discussed above.</w:t>
      </w:r>
    </w:p>
    <w:p w:rsidR="00FD137E" w:rsidRPr="00FD137E" w:rsidRDefault="00FD137E" w:rsidP="00FD137E">
      <w:pPr>
        <w:spacing w:after="160" w:line="480" w:lineRule="auto"/>
        <w:ind w:firstLine="720"/>
        <w:rPr>
          <w:rFonts w:ascii="Times New Roman" w:hAnsi="Times New Roman"/>
          <w:szCs w:val="24"/>
        </w:rPr>
      </w:pPr>
      <w:bookmarkStart w:id="2" w:name="_3znysh7" w:colFirst="0" w:colLast="0"/>
      <w:bookmarkEnd w:id="2"/>
      <w:r w:rsidRPr="00FD137E">
        <w:rPr>
          <w:rFonts w:ascii="Times New Roman" w:eastAsia="Calibri" w:hAnsi="Times New Roman"/>
        </w:rPr>
        <w:t xml:space="preserve">The effects of Gd deposition on the YBCO superconducting properties were investigated by magnetometry, as well as </w:t>
      </w:r>
      <w:r w:rsidRPr="00FD137E">
        <w:rPr>
          <w:rFonts w:ascii="Times New Roman" w:hAnsi="Times New Roman"/>
          <w:szCs w:val="24"/>
        </w:rPr>
        <w:t xml:space="preserve">resistivity measurements in the </w:t>
      </w:r>
      <w:r w:rsidRPr="00FD137E">
        <w:rPr>
          <w:rFonts w:ascii="Times New Roman" w:eastAsia="Calibri" w:hAnsi="Times New Roman"/>
        </w:rPr>
        <w:t xml:space="preserve">van der Paw </w:t>
      </w:r>
      <w:r w:rsidRPr="00FD137E">
        <w:rPr>
          <w:rFonts w:ascii="Times New Roman" w:hAnsi="Times New Roman"/>
          <w:szCs w:val="24"/>
        </w:rPr>
        <w:t>geometry. For</w:t>
      </w:r>
      <w:r w:rsidRPr="00FD137E">
        <w:rPr>
          <w:rFonts w:ascii="Times New Roman" w:eastAsia="Calibri" w:hAnsi="Times New Roman"/>
        </w:rPr>
        <w:t xml:space="preserve"> </w:t>
      </w:r>
      <w:r w:rsidRPr="00FD137E">
        <w:rPr>
          <w:rFonts w:ascii="Times New Roman" w:eastAsia="Calibri" w:hAnsi="Times New Roman"/>
        </w:rPr>
        <w:lastRenderedPageBreak/>
        <w:t>magnetometry measurements</w:t>
      </w:r>
      <w:r w:rsidRPr="00FD137E">
        <w:rPr>
          <w:rFonts w:ascii="Times New Roman" w:hAnsi="Times New Roman"/>
          <w:szCs w:val="24"/>
        </w:rPr>
        <w:t>,</w:t>
      </w:r>
      <w:r w:rsidRPr="00FD137E">
        <w:rPr>
          <w:rFonts w:ascii="Times New Roman" w:eastAsia="Calibri" w:hAnsi="Times New Roman"/>
        </w:rPr>
        <w:t xml:space="preserve"> each sample </w:t>
      </w:r>
      <w:r w:rsidRPr="00FD137E">
        <w:rPr>
          <w:rFonts w:ascii="Times New Roman" w:hAnsi="Times New Roman"/>
          <w:szCs w:val="24"/>
        </w:rPr>
        <w:t>was</w:t>
      </w:r>
      <w:r w:rsidRPr="00FD137E">
        <w:rPr>
          <w:rFonts w:ascii="Times New Roman" w:eastAsia="Calibri" w:hAnsi="Times New Roman"/>
        </w:rPr>
        <w:t xml:space="preserve"> zero</w:t>
      </w:r>
      <w:r w:rsidRPr="00FD137E">
        <w:rPr>
          <w:rFonts w:ascii="Times New Roman" w:hAnsi="Times New Roman"/>
          <w:szCs w:val="24"/>
        </w:rPr>
        <w:t>-</w:t>
      </w:r>
      <w:r w:rsidRPr="00FD137E">
        <w:rPr>
          <w:rFonts w:ascii="Times New Roman" w:eastAsia="Calibri" w:hAnsi="Times New Roman"/>
        </w:rPr>
        <w:t xml:space="preserve">field </w:t>
      </w:r>
      <w:r w:rsidRPr="00FD137E">
        <w:rPr>
          <w:rFonts w:ascii="Times New Roman" w:hAnsi="Times New Roman"/>
          <w:szCs w:val="24"/>
        </w:rPr>
        <w:t xml:space="preserve">cooled </w:t>
      </w:r>
      <w:r w:rsidRPr="00FD137E">
        <w:rPr>
          <w:rFonts w:ascii="Times New Roman" w:eastAsia="Calibri" w:hAnsi="Times New Roman"/>
        </w:rPr>
        <w:t xml:space="preserve">to 5 K </w:t>
      </w:r>
      <w:r w:rsidRPr="00FD137E">
        <w:rPr>
          <w:rFonts w:ascii="Times New Roman" w:hAnsi="Times New Roman"/>
          <w:szCs w:val="24"/>
        </w:rPr>
        <w:t>and</w:t>
      </w:r>
      <w:r w:rsidRPr="00FD137E">
        <w:rPr>
          <w:rFonts w:ascii="Times New Roman" w:eastAsia="Calibri" w:hAnsi="Times New Roman"/>
        </w:rPr>
        <w:t xml:space="preserve"> measured on heating from 5 K to 100 K</w:t>
      </w:r>
      <w:r w:rsidRPr="00FD137E">
        <w:rPr>
          <w:rFonts w:ascii="Times New Roman" w:hAnsi="Times New Roman"/>
          <w:szCs w:val="24"/>
        </w:rPr>
        <w:t xml:space="preserve"> in a 1 mT magnetic field. Temperature dependence of the magnetization</w:t>
      </w:r>
      <w:r w:rsidRPr="00FD137E">
        <w:rPr>
          <w:rFonts w:ascii="Times New Roman" w:eastAsia="Calibri" w:hAnsi="Times New Roman"/>
        </w:rPr>
        <w:t xml:space="preserve"> of the as-grown YBCO film shows a sharp superconducting transition at </w:t>
      </w:r>
      <m:oMath>
        <m:sSub>
          <m:sSubPr>
            <m:ctrlPr>
              <w:rPr>
                <w:rFonts w:ascii="Cambria Math" w:eastAsia="Calibri" w:hAnsi="Cambria Math"/>
              </w:rPr>
            </m:ctrlPr>
          </m:sSubPr>
          <m:e>
            <m:r>
              <w:rPr>
                <w:rFonts w:ascii="Cambria Math" w:eastAsia="Calibri" w:hAnsi="Cambria Math"/>
              </w:rPr>
              <m:t>T</m:t>
            </m:r>
          </m:e>
          <m:sub>
            <m:r>
              <w:rPr>
                <w:rFonts w:ascii="Cambria Math" w:eastAsia="Calibri" w:hAnsi="Cambria Math"/>
              </w:rPr>
              <m:t>c</m:t>
            </m:r>
          </m:sub>
        </m:sSub>
        <m:r>
          <w:rPr>
            <w:rFonts w:ascii="Cambria Math" w:eastAsia="Calibri" w:hAnsi="Cambria Math"/>
          </w:rPr>
          <m:t>≈84</m:t>
        </m:r>
      </m:oMath>
      <w:r w:rsidRPr="00FD137E">
        <w:rPr>
          <w:rFonts w:ascii="Times New Roman" w:eastAsia="Calibri" w:hAnsi="Times New Roman"/>
        </w:rPr>
        <w:t xml:space="preserve"> K</w:t>
      </w:r>
      <w:r w:rsidRPr="00FD137E">
        <w:rPr>
          <w:rFonts w:ascii="Times New Roman" w:hAnsi="Times New Roman"/>
          <w:szCs w:val="24"/>
        </w:rPr>
        <w:t xml:space="preserve"> (Fig. 2),</w:t>
      </w:r>
      <w:r w:rsidRPr="00FD137E">
        <w:rPr>
          <w:rFonts w:ascii="Times New Roman" w:eastAsia="Calibri" w:hAnsi="Times New Roman"/>
        </w:rPr>
        <w:t xml:space="preserve"> which is typical of YBCO films grown on STO substrates</w:t>
      </w:r>
      <w:r w:rsidRPr="00FD137E">
        <w:rPr>
          <w:rFonts w:ascii="Times New Roman" w:eastAsia="Calibri" w:hAnsi="Times New Roman"/>
        </w:rPr>
        <w:fldChar w:fldCharType="begin" w:fldLock="1"/>
      </w:r>
      <w:r w:rsidR="000B681A">
        <w:rPr>
          <w:rFonts w:ascii="Times New Roman" w:eastAsia="Calibri" w:hAnsi="Times New Roman"/>
        </w:rPr>
        <w:instrText>ADDIN CSL_CITATION {"citationItems":[{"id":"ITEM-1","itemData":{"DOI":"10.1063/1.126680","ISSN":"0003-6951","abstract":"Ultrathin YBa2Cu3O7 (YBCO) films down to two unit cells thick have been prepared on LaAlO3 (LAO) and SrTiO3 (STO) substrates for the study of substrate-induced strain effects on critical transition temperature (Tc). The YBCO on LAO has a higher Tc than that on STO for very thin films, and this Tc difference increases with reduction of film thickness. X-ray diffraction experiments reveal that compressive strain exists in the a–b plane for YBCO thin films on LAO, while tensile strain occurs for films on STO. The different stresses in these films account for the Tc difference.","author":[{"dropping-particle":"","family":"Zhai","given":"H. Y.","non-dropping-particle":"","parse-names":false,"suffix":""},{"dropping-particle":"","family":"Chu","given":"W. K.","non-dropping-particle":"","parse-names":false,"suffix":""}],"container-title":"Applied Physics Letters","id":"ITEM-1","issue":"23","issued":{"date-parts":[["2000","6","5"]]},"page":"3469-3471","title":"Effect of interfacial strain on critical temperature of YBa&lt;sub&gt;2&lt;/sub&gt;Cu&lt;sub&gt;3&lt;/sub&gt;O&lt;sub&gt;7-δ&lt;/sub&gt; thin films","type":"article-journal","volume":"76"},"uris":["http://www.mendeley.com/documents/?uuid=8352df66-2f12-409f-b3da-e8a0f0332bb9"]}],"mendeley":{"formattedCitation":"&lt;sup&gt;22&lt;/sup&gt;","plainTextFormattedCitation":"22","previouslyFormattedCitation":"(&lt;i&gt;22&lt;/i&gt;)"},"properties":{"noteIndex":0},"schema":"https://github.com/citation-style-language/schema/raw/master/csl-citation.json"}</w:instrText>
      </w:r>
      <w:r w:rsidRPr="00FD137E">
        <w:rPr>
          <w:rFonts w:ascii="Times New Roman" w:eastAsia="Calibri" w:hAnsi="Times New Roman"/>
        </w:rPr>
        <w:fldChar w:fldCharType="separate"/>
      </w:r>
      <w:r w:rsidR="000B681A" w:rsidRPr="000B681A">
        <w:rPr>
          <w:rFonts w:ascii="Times New Roman" w:eastAsia="Calibri" w:hAnsi="Times New Roman"/>
          <w:noProof/>
          <w:vertAlign w:val="superscript"/>
        </w:rPr>
        <w:t>22</w:t>
      </w:r>
      <w:r w:rsidRPr="00FD137E">
        <w:rPr>
          <w:rFonts w:ascii="Times New Roman" w:eastAsia="Calibri" w:hAnsi="Times New Roman"/>
        </w:rPr>
        <w:fldChar w:fldCharType="end"/>
      </w:r>
      <w:r w:rsidRPr="00FD137E">
        <w:rPr>
          <w:rFonts w:ascii="Times New Roman" w:hAnsi="Times New Roman"/>
          <w:szCs w:val="24"/>
        </w:rPr>
        <w:t>.</w:t>
      </w:r>
      <w:r w:rsidRPr="00FD137E">
        <w:rPr>
          <w:rFonts w:ascii="Times New Roman" w:eastAsia="Calibri" w:hAnsi="Times New Roman"/>
        </w:rPr>
        <w:t xml:space="preserve"> Below </w:t>
      </w:r>
      <m:oMath>
        <m:sSub>
          <m:sSubPr>
            <m:ctrlPr>
              <w:rPr>
                <w:rFonts w:ascii="Cambria Math" w:eastAsia="Calibri" w:hAnsi="Cambria Math"/>
                <w:i/>
              </w:rPr>
            </m:ctrlPr>
          </m:sSubPr>
          <m:e>
            <m:r>
              <w:rPr>
                <w:rFonts w:ascii="Cambria Math" w:eastAsia="Calibri" w:hAnsi="Cambria Math"/>
              </w:rPr>
              <m:t>T</m:t>
            </m:r>
          </m:e>
          <m:sub>
            <m:r>
              <w:rPr>
                <w:rFonts w:ascii="Cambria Math" w:eastAsia="Calibri" w:hAnsi="Cambria Math"/>
              </w:rPr>
              <m:t>c</m:t>
            </m:r>
          </m:sub>
        </m:sSub>
      </m:oMath>
      <w:r w:rsidRPr="00FD137E">
        <w:rPr>
          <w:rFonts w:ascii="Times New Roman" w:eastAsia="Calibri" w:hAnsi="Times New Roman"/>
        </w:rPr>
        <w:t xml:space="preserve">, </w:t>
      </w:r>
      <w:r w:rsidRPr="00FD137E">
        <w:rPr>
          <w:rFonts w:ascii="Times New Roman" w:hAnsi="Times New Roman"/>
          <w:szCs w:val="24"/>
        </w:rPr>
        <w:t>the magnetic flux is expelled from the superconducting YBCO due to</w:t>
      </w:r>
      <w:r w:rsidRPr="00FD137E">
        <w:rPr>
          <w:rFonts w:ascii="Times New Roman" w:eastAsia="Calibri" w:hAnsi="Times New Roman"/>
        </w:rPr>
        <w:t xml:space="preserve"> the Meissner effect</w:t>
      </w:r>
      <w:r w:rsidRPr="00FD137E">
        <w:rPr>
          <w:rFonts w:ascii="Times New Roman" w:hAnsi="Times New Roman"/>
          <w:szCs w:val="24"/>
        </w:rPr>
        <w:t>.</w:t>
      </w:r>
      <w:r w:rsidRPr="00FD137E">
        <w:rPr>
          <w:rFonts w:ascii="Times New Roman" w:eastAsia="Calibri" w:hAnsi="Times New Roman"/>
        </w:rPr>
        <w:t xml:space="preserve"> Accompanying the magnetic transition is a precipitous drop in resistivity to zero, further confirming the superconducting transition. With increasing Gd capping layer thickness</w:t>
      </w:r>
      <w:r w:rsidRPr="00FD137E">
        <w:rPr>
          <w:rFonts w:ascii="Times New Roman" w:hAnsi="Times New Roman"/>
          <w:szCs w:val="24"/>
        </w:rPr>
        <w:t>,</w:t>
      </w:r>
      <w:r w:rsidRPr="00FD137E">
        <w:rPr>
          <w:rFonts w:ascii="Times New Roman" w:eastAsia="Calibri" w:hAnsi="Times New Roman"/>
        </w:rPr>
        <w:t xml:space="preserve"> the </w:t>
      </w:r>
      <w:r w:rsidRPr="00FD137E">
        <w:rPr>
          <w:rFonts w:ascii="Times New Roman" w:hAnsi="Times New Roman"/>
          <w:szCs w:val="24"/>
        </w:rPr>
        <w:t>Meissner effect</w:t>
      </w:r>
      <w:r w:rsidRPr="00FD137E">
        <w:rPr>
          <w:rFonts w:ascii="Times New Roman" w:eastAsia="Calibri" w:hAnsi="Times New Roman"/>
        </w:rPr>
        <w:t xml:space="preserve"> shows a reduction </w:t>
      </w:r>
      <w:r w:rsidRPr="00FD137E">
        <w:rPr>
          <w:rFonts w:ascii="Times New Roman" w:hAnsi="Times New Roman"/>
          <w:szCs w:val="24"/>
        </w:rPr>
        <w:t xml:space="preserve">of </w:t>
      </w:r>
      <m:oMath>
        <m:sSub>
          <m:sSubPr>
            <m:ctrlPr>
              <w:rPr>
                <w:rFonts w:ascii="Cambria Math" w:hAnsi="Cambria Math"/>
                <w:i/>
                <w:szCs w:val="24"/>
              </w:rPr>
            </m:ctrlPr>
          </m:sSubPr>
          <m:e>
            <m:r>
              <w:rPr>
                <w:rFonts w:ascii="Cambria Math" w:hAnsi="Cambria Math"/>
                <w:szCs w:val="24"/>
              </w:rPr>
              <m:t>T</m:t>
            </m:r>
          </m:e>
          <m:sub>
            <m:r>
              <w:rPr>
                <w:rFonts w:ascii="Cambria Math" w:hAnsi="Cambria Math"/>
                <w:szCs w:val="24"/>
                <w:vertAlign w:val="subscript"/>
              </w:rPr>
              <m:t>c</m:t>
            </m:r>
          </m:sub>
        </m:sSub>
      </m:oMath>
      <w:r w:rsidRPr="00FD137E">
        <w:rPr>
          <w:rFonts w:ascii="Times New Roman" w:eastAsia="Calibri" w:hAnsi="Times New Roman"/>
        </w:rPr>
        <w:t xml:space="preserve"> to 62 K for </w:t>
      </w:r>
      <m:oMath>
        <m:sSub>
          <m:sSubPr>
            <m:ctrlPr>
              <w:rPr>
                <w:rFonts w:ascii="Cambria Math" w:eastAsia="Calibri" w:hAnsi="Cambria Math"/>
                <w:i/>
              </w:rPr>
            </m:ctrlPr>
          </m:sSubPr>
          <m:e>
            <m:r>
              <w:rPr>
                <w:rFonts w:ascii="Cambria Math" w:eastAsia="Calibri" w:hAnsi="Cambria Math"/>
              </w:rPr>
              <m:t>t</m:t>
            </m:r>
          </m:e>
          <m:sub>
            <m:r>
              <w:rPr>
                <w:rFonts w:ascii="Cambria Math" w:eastAsia="Calibri" w:hAnsi="Cambria Math"/>
              </w:rPr>
              <m:t>Gd</m:t>
            </m:r>
          </m:sub>
        </m:sSub>
        <m:r>
          <w:rPr>
            <w:rFonts w:ascii="Cambria Math" w:eastAsia="Calibri" w:hAnsi="Cambria Math"/>
          </w:rPr>
          <m:t>=</m:t>
        </m:r>
        <m:r>
          <m:rPr>
            <m:sty m:val="p"/>
          </m:rPr>
          <w:rPr>
            <w:rFonts w:ascii="Cambria Math" w:eastAsia="Calibri" w:hAnsi="Cambria Math"/>
          </w:rPr>
          <m:t>3 nm</m:t>
        </m:r>
      </m:oMath>
      <w:r w:rsidRPr="00FD137E">
        <w:rPr>
          <w:rFonts w:ascii="Times New Roman" w:eastAsia="Calibri" w:hAnsi="Times New Roman"/>
        </w:rPr>
        <w:t xml:space="preserve"> and 36 K for </w:t>
      </w:r>
      <m:oMath>
        <m:sSub>
          <m:sSubPr>
            <m:ctrlPr>
              <w:rPr>
                <w:rFonts w:ascii="Cambria Math" w:eastAsia="Calibri" w:hAnsi="Cambria Math"/>
                <w:i/>
              </w:rPr>
            </m:ctrlPr>
          </m:sSubPr>
          <m:e>
            <m:r>
              <w:rPr>
                <w:rFonts w:ascii="Cambria Math" w:eastAsia="Calibri" w:hAnsi="Cambria Math"/>
              </w:rPr>
              <m:t>t</m:t>
            </m:r>
          </m:e>
          <m:sub>
            <m:r>
              <w:rPr>
                <w:rFonts w:ascii="Cambria Math" w:eastAsia="Calibri" w:hAnsi="Cambria Math"/>
              </w:rPr>
              <m:t>Gd</m:t>
            </m:r>
          </m:sub>
        </m:sSub>
        <m:r>
          <w:rPr>
            <w:rFonts w:ascii="Cambria Math" w:eastAsia="Calibri" w:hAnsi="Cambria Math"/>
          </w:rPr>
          <m:t>=7</m:t>
        </m:r>
        <m:r>
          <m:rPr>
            <m:sty m:val="p"/>
          </m:rPr>
          <w:rPr>
            <w:rFonts w:ascii="Cambria Math" w:eastAsia="Calibri" w:hAnsi="Cambria Math"/>
          </w:rPr>
          <m:t xml:space="preserve"> nm</m:t>
        </m:r>
      </m:oMath>
      <w:r w:rsidRPr="00FD137E">
        <w:rPr>
          <w:rFonts w:ascii="Times New Roman" w:eastAsia="Calibri" w:hAnsi="Times New Roman"/>
        </w:rPr>
        <w:t xml:space="preserve">, </w:t>
      </w:r>
      <w:r w:rsidRPr="00FD137E">
        <w:rPr>
          <w:rFonts w:ascii="Times New Roman" w:hAnsi="Times New Roman"/>
          <w:szCs w:val="24"/>
        </w:rPr>
        <w:t xml:space="preserve">along with a broadened transition, and a </w:t>
      </w:r>
      <w:r w:rsidRPr="00FD137E">
        <w:rPr>
          <w:rFonts w:ascii="Times New Roman" w:eastAsia="Calibri" w:hAnsi="Times New Roman"/>
        </w:rPr>
        <w:t xml:space="preserve">complete suppression of </w:t>
      </w:r>
      <w:r w:rsidRPr="00FD137E">
        <w:rPr>
          <w:rFonts w:ascii="Times New Roman" w:hAnsi="Times New Roman"/>
          <w:szCs w:val="24"/>
        </w:rPr>
        <w:t xml:space="preserve">superconductivity </w:t>
      </w:r>
      <w:r w:rsidRPr="00FD137E">
        <w:rPr>
          <w:rFonts w:ascii="Times New Roman" w:eastAsia="Calibri" w:hAnsi="Times New Roman"/>
        </w:rPr>
        <w:t xml:space="preserve">for </w:t>
      </w:r>
      <m:oMath>
        <m:sSub>
          <m:sSubPr>
            <m:ctrlPr>
              <w:rPr>
                <w:rFonts w:ascii="Cambria Math" w:eastAsia="Calibri" w:hAnsi="Cambria Math"/>
              </w:rPr>
            </m:ctrlPr>
          </m:sSubPr>
          <m:e>
            <m:r>
              <w:rPr>
                <w:rFonts w:ascii="Cambria Math" w:eastAsia="Calibri" w:hAnsi="Cambria Math"/>
              </w:rPr>
              <m:t>t</m:t>
            </m:r>
          </m:e>
          <m:sub>
            <m:r>
              <w:rPr>
                <w:rFonts w:ascii="Cambria Math" w:eastAsia="Calibri" w:hAnsi="Cambria Math"/>
              </w:rPr>
              <m:t>Gd</m:t>
            </m:r>
          </m:sub>
        </m:sSub>
        <m:r>
          <w:rPr>
            <w:rFonts w:ascii="Cambria Math" w:eastAsia="Calibri" w:hAnsi="Cambria Math"/>
          </w:rPr>
          <m:t>=20</m:t>
        </m:r>
      </m:oMath>
      <w:r w:rsidRPr="00FD137E">
        <w:rPr>
          <w:rFonts w:ascii="Times New Roman" w:eastAsia="Calibri" w:hAnsi="Times New Roman"/>
        </w:rPr>
        <w:t xml:space="preserve"> nm. In contrast, resistivity measurements initially show only a small </w:t>
      </w:r>
      <m:oMath>
        <m:sSub>
          <m:sSubPr>
            <m:ctrlPr>
              <w:rPr>
                <w:rFonts w:ascii="Cambria Math" w:eastAsia="Calibri" w:hAnsi="Cambria Math"/>
              </w:rPr>
            </m:ctrlPr>
          </m:sSubPr>
          <m:e>
            <m:r>
              <w:rPr>
                <w:rFonts w:ascii="Cambria Math" w:eastAsia="Calibri" w:hAnsi="Cambria Math"/>
              </w:rPr>
              <m:t>T</m:t>
            </m:r>
          </m:e>
          <m:sub>
            <m:r>
              <w:rPr>
                <w:rFonts w:ascii="Cambria Math" w:eastAsia="Calibri" w:hAnsi="Cambria Math"/>
              </w:rPr>
              <m:t>c</m:t>
            </m:r>
          </m:sub>
        </m:sSub>
      </m:oMath>
      <w:r w:rsidRPr="00FD137E">
        <w:rPr>
          <w:rFonts w:ascii="Times New Roman" w:eastAsia="Calibri" w:hAnsi="Times New Roman"/>
        </w:rPr>
        <w:t xml:space="preserve"> </w:t>
      </w:r>
      <w:r w:rsidRPr="00FD137E">
        <w:rPr>
          <w:rFonts w:ascii="Times New Roman" w:hAnsi="Times New Roman"/>
          <w:szCs w:val="24"/>
        </w:rPr>
        <w:t xml:space="preserve">reduction from 78 K in the as grown state to 76 K </w:t>
      </w:r>
      <w:r w:rsidRPr="00FD137E">
        <w:rPr>
          <w:rFonts w:ascii="Times New Roman" w:eastAsia="Calibri" w:hAnsi="Times New Roman"/>
        </w:rPr>
        <w:t xml:space="preserve">for </w:t>
      </w:r>
      <m:oMath>
        <m:sSub>
          <m:sSubPr>
            <m:ctrlPr>
              <w:rPr>
                <w:rFonts w:ascii="Cambria Math" w:eastAsia="Calibri" w:hAnsi="Cambria Math"/>
              </w:rPr>
            </m:ctrlPr>
          </m:sSubPr>
          <m:e>
            <m:r>
              <w:rPr>
                <w:rFonts w:ascii="Cambria Math" w:eastAsia="Calibri" w:hAnsi="Cambria Math"/>
              </w:rPr>
              <m:t>t</m:t>
            </m:r>
          </m:e>
          <m:sub>
            <m:r>
              <w:rPr>
                <w:rFonts w:ascii="Cambria Math" w:eastAsia="Calibri" w:hAnsi="Cambria Math"/>
              </w:rPr>
              <m:t>Gd</m:t>
            </m:r>
          </m:sub>
        </m:sSub>
        <m:r>
          <w:rPr>
            <w:rFonts w:ascii="Cambria Math" w:eastAsia="Calibri" w:hAnsi="Cambria Math"/>
          </w:rPr>
          <m:t>=3</m:t>
        </m:r>
      </m:oMath>
      <w:r w:rsidRPr="00FD137E">
        <w:rPr>
          <w:rFonts w:ascii="Times New Roman" w:eastAsia="Calibri" w:hAnsi="Times New Roman"/>
        </w:rPr>
        <w:t xml:space="preserve"> nm. However, for </w:t>
      </w:r>
      <m:oMath>
        <m:sSub>
          <m:sSubPr>
            <m:ctrlPr>
              <w:rPr>
                <w:rFonts w:ascii="Cambria Math" w:eastAsia="Calibri" w:hAnsi="Cambria Math"/>
              </w:rPr>
            </m:ctrlPr>
          </m:sSubPr>
          <m:e>
            <m:r>
              <w:rPr>
                <w:rFonts w:ascii="Cambria Math" w:eastAsia="Calibri" w:hAnsi="Cambria Math"/>
              </w:rPr>
              <m:t>t</m:t>
            </m:r>
          </m:e>
          <m:sub>
            <m:r>
              <w:rPr>
                <w:rFonts w:ascii="Cambria Math" w:eastAsia="Calibri" w:hAnsi="Cambria Math"/>
              </w:rPr>
              <m:t>Gd</m:t>
            </m:r>
          </m:sub>
        </m:sSub>
        <m:r>
          <w:rPr>
            <w:rFonts w:ascii="Cambria Math" w:eastAsia="Calibri" w:hAnsi="Cambria Math"/>
          </w:rPr>
          <m:t>=7</m:t>
        </m:r>
      </m:oMath>
      <w:r w:rsidRPr="00FD137E">
        <w:rPr>
          <w:rFonts w:ascii="Times New Roman" w:eastAsia="Calibri" w:hAnsi="Times New Roman"/>
        </w:rPr>
        <w:t xml:space="preserve"> nm and </w:t>
      </w:r>
      <m:oMath>
        <m:r>
          <w:rPr>
            <w:rFonts w:ascii="Cambria Math" w:eastAsia="Calibri" w:hAnsi="Cambria Math"/>
          </w:rPr>
          <m:t>20</m:t>
        </m:r>
      </m:oMath>
      <w:r w:rsidRPr="00FD137E">
        <w:rPr>
          <w:rFonts w:ascii="Times New Roman" w:eastAsia="Calibri" w:hAnsi="Times New Roman"/>
        </w:rPr>
        <w:t xml:space="preserve"> nm the resistive superconducting transition is completely suppressed, with no apparent transition down to the lowest measured temperature (5 K).</w:t>
      </w:r>
    </w:p>
    <w:p w:rsidR="00FD137E" w:rsidRPr="00FD137E" w:rsidRDefault="00FD137E" w:rsidP="00FD137E">
      <w:pPr>
        <w:spacing w:after="160" w:line="480" w:lineRule="auto"/>
        <w:ind w:firstLine="720"/>
        <w:rPr>
          <w:rFonts w:ascii="Times New Roman" w:hAnsi="Times New Roman"/>
          <w:szCs w:val="24"/>
        </w:rPr>
      </w:pPr>
      <w:r w:rsidRPr="00FD137E">
        <w:rPr>
          <w:rFonts w:ascii="Times New Roman" w:eastAsia="Calibri" w:hAnsi="Times New Roman"/>
        </w:rPr>
        <w:t xml:space="preserve">While </w:t>
      </w:r>
      <w:r w:rsidRPr="00FD137E">
        <w:rPr>
          <w:rFonts w:ascii="Times New Roman" w:hAnsi="Times New Roman"/>
          <w:szCs w:val="24"/>
        </w:rPr>
        <w:t xml:space="preserve">transport measurement </w:t>
      </w:r>
      <w:r w:rsidRPr="00FD137E">
        <w:rPr>
          <w:rFonts w:ascii="Times New Roman" w:eastAsia="Calibri" w:hAnsi="Times New Roman"/>
        </w:rPr>
        <w:t xml:space="preserve">probes a contiguous superconducting path, magnetometry is sensitive to </w:t>
      </w:r>
      <w:r w:rsidRPr="00FD137E">
        <w:rPr>
          <w:rFonts w:ascii="Times New Roman" w:hAnsi="Times New Roman"/>
          <w:szCs w:val="24"/>
        </w:rPr>
        <w:t>the</w:t>
      </w:r>
      <w:r w:rsidRPr="00FD137E">
        <w:rPr>
          <w:rFonts w:ascii="Times New Roman" w:eastAsia="Calibri" w:hAnsi="Times New Roman"/>
        </w:rPr>
        <w:t xml:space="preserve"> Meissner effect</w:t>
      </w:r>
      <w:r w:rsidRPr="00FD137E">
        <w:rPr>
          <w:rFonts w:ascii="Times New Roman" w:hAnsi="Times New Roman"/>
          <w:szCs w:val="24"/>
        </w:rPr>
        <w:t xml:space="preserve"> with contributions from the entire sample.</w:t>
      </w:r>
      <w:r w:rsidRPr="00FD137E">
        <w:rPr>
          <w:rFonts w:ascii="Times New Roman" w:eastAsia="Calibri" w:hAnsi="Times New Roman"/>
        </w:rPr>
        <w:t xml:space="preserve"> The different temperature dependence observed in magnetometry and resistivity therefore reflects </w:t>
      </w:r>
      <w:r w:rsidRPr="00FD137E">
        <w:rPr>
          <w:rFonts w:ascii="Times New Roman" w:hAnsi="Times New Roman"/>
          <w:szCs w:val="24"/>
        </w:rPr>
        <w:t>the inhomogeneities in</w:t>
      </w:r>
      <w:r w:rsidRPr="00FD137E">
        <w:rPr>
          <w:rFonts w:ascii="Times New Roman" w:eastAsia="Calibri" w:hAnsi="Times New Roman"/>
        </w:rPr>
        <w:t xml:space="preserve"> the YBCO</w:t>
      </w:r>
      <w:r w:rsidRPr="00FD137E">
        <w:rPr>
          <w:rFonts w:ascii="Times New Roman" w:hAnsi="Times New Roman"/>
          <w:szCs w:val="24"/>
        </w:rPr>
        <w:t xml:space="preserve"> film</w:t>
      </w:r>
      <w:r w:rsidRPr="00FD137E">
        <w:rPr>
          <w:rFonts w:ascii="Times New Roman" w:eastAsia="Calibri" w:hAnsi="Times New Roman"/>
        </w:rPr>
        <w:t xml:space="preserve">, with magnetometry </w:t>
      </w:r>
      <w:r w:rsidRPr="00FD137E">
        <w:rPr>
          <w:rFonts w:ascii="Times New Roman" w:hAnsi="Times New Roman"/>
          <w:szCs w:val="24"/>
        </w:rPr>
        <w:t>probing superconducting</w:t>
      </w:r>
      <w:r w:rsidRPr="00FD137E">
        <w:rPr>
          <w:rFonts w:ascii="Times New Roman" w:eastAsia="Calibri" w:hAnsi="Times New Roman"/>
        </w:rPr>
        <w:t xml:space="preserve"> regions with any </w:t>
      </w:r>
      <m:oMath>
        <m:sSub>
          <m:sSubPr>
            <m:ctrlPr>
              <w:rPr>
                <w:rFonts w:ascii="Cambria Math" w:eastAsia="Calibri" w:hAnsi="Cambria Math"/>
                <w:i/>
              </w:rPr>
            </m:ctrlPr>
          </m:sSubPr>
          <m:e>
            <m:r>
              <w:rPr>
                <w:rFonts w:ascii="Cambria Math" w:eastAsia="Calibri" w:hAnsi="Cambria Math"/>
              </w:rPr>
              <m:t>T</m:t>
            </m:r>
          </m:e>
          <m:sub>
            <m:r>
              <w:rPr>
                <w:rFonts w:ascii="Cambria Math" w:eastAsia="Calibri" w:hAnsi="Cambria Math"/>
              </w:rPr>
              <m:t>c</m:t>
            </m:r>
          </m:sub>
        </m:sSub>
      </m:oMath>
      <w:r w:rsidRPr="00FD137E">
        <w:rPr>
          <w:rFonts w:ascii="Times New Roman" w:eastAsia="Calibri" w:hAnsi="Times New Roman"/>
        </w:rPr>
        <w:t xml:space="preserve">, and resistivity </w:t>
      </w:r>
      <w:r w:rsidRPr="00FD137E">
        <w:rPr>
          <w:rFonts w:ascii="Times New Roman" w:hAnsi="Times New Roman"/>
          <w:szCs w:val="24"/>
        </w:rPr>
        <w:t xml:space="preserve">measurement being most </w:t>
      </w:r>
      <w:r w:rsidRPr="00FD137E">
        <w:rPr>
          <w:rFonts w:ascii="Times New Roman" w:eastAsia="Calibri" w:hAnsi="Times New Roman"/>
        </w:rPr>
        <w:t xml:space="preserve">sensitive to regions of the film with </w:t>
      </w:r>
      <w:r w:rsidRPr="00FD137E">
        <w:rPr>
          <w:rFonts w:ascii="Times New Roman" w:hAnsi="Times New Roman"/>
          <w:szCs w:val="24"/>
        </w:rPr>
        <w:t xml:space="preserve">the </w:t>
      </w:r>
      <w:r w:rsidRPr="00FD137E">
        <w:rPr>
          <w:rFonts w:ascii="Times New Roman" w:eastAsia="Calibri" w:hAnsi="Times New Roman"/>
        </w:rPr>
        <w:t xml:space="preserve">highest </w:t>
      </w:r>
      <m:oMath>
        <m:sSub>
          <m:sSubPr>
            <m:ctrlPr>
              <w:rPr>
                <w:rFonts w:ascii="Cambria Math" w:eastAsia="Calibri" w:hAnsi="Cambria Math"/>
                <w:i/>
              </w:rPr>
            </m:ctrlPr>
          </m:sSubPr>
          <m:e>
            <m:r>
              <w:rPr>
                <w:rFonts w:ascii="Cambria Math" w:eastAsia="Calibri" w:hAnsi="Cambria Math"/>
              </w:rPr>
              <m:t>T</m:t>
            </m:r>
          </m:e>
          <m:sub>
            <m:r>
              <w:rPr>
                <w:rFonts w:ascii="Cambria Math" w:eastAsia="Calibri" w:hAnsi="Cambria Math"/>
              </w:rPr>
              <m:t>c</m:t>
            </m:r>
          </m:sub>
        </m:sSub>
      </m:oMath>
      <w:r w:rsidRPr="00FD137E">
        <w:rPr>
          <w:rFonts w:ascii="Times New Roman" w:eastAsia="Calibri" w:hAnsi="Times New Roman"/>
        </w:rPr>
        <w:t xml:space="preserve"> – so long as a superconducting path is maintained. The observed transitions can be explained by the presence of an oxygen-deficient phase with lower </w:t>
      </w:r>
      <m:oMath>
        <m:sSub>
          <m:sSubPr>
            <m:ctrlPr>
              <w:rPr>
                <w:rFonts w:ascii="Cambria Math" w:eastAsia="Calibri" w:hAnsi="Cambria Math"/>
                <w:i/>
              </w:rPr>
            </m:ctrlPr>
          </m:sSubPr>
          <m:e>
            <m:r>
              <w:rPr>
                <w:rFonts w:ascii="Cambria Math" w:eastAsia="Calibri" w:hAnsi="Cambria Math"/>
              </w:rPr>
              <m:t>T</m:t>
            </m:r>
          </m:e>
          <m:sub>
            <m:r>
              <w:rPr>
                <w:rFonts w:ascii="Cambria Math" w:eastAsia="Calibri" w:hAnsi="Cambria Math"/>
              </w:rPr>
              <m:t>c</m:t>
            </m:r>
          </m:sub>
        </m:sSub>
      </m:oMath>
      <w:r w:rsidRPr="00FD137E">
        <w:rPr>
          <w:rFonts w:ascii="Times New Roman" w:eastAsia="Calibri" w:hAnsi="Times New Roman"/>
        </w:rPr>
        <w:t xml:space="preserve">, stabilized alongside the optimally doped YBCO phase. For the </w:t>
      </w:r>
      <m:oMath>
        <m:sSub>
          <m:sSubPr>
            <m:ctrlPr>
              <w:rPr>
                <w:rFonts w:ascii="Cambria Math" w:eastAsia="Calibri" w:hAnsi="Cambria Math"/>
              </w:rPr>
            </m:ctrlPr>
          </m:sSubPr>
          <m:e>
            <m:r>
              <w:rPr>
                <w:rFonts w:ascii="Cambria Math" w:eastAsia="Calibri" w:hAnsi="Cambria Math"/>
              </w:rPr>
              <m:t>t</m:t>
            </m:r>
          </m:e>
          <m:sub>
            <m:r>
              <w:rPr>
                <w:rFonts w:ascii="Cambria Math" w:eastAsia="Calibri" w:hAnsi="Cambria Math"/>
              </w:rPr>
              <m:t>Gd</m:t>
            </m:r>
          </m:sub>
        </m:sSub>
        <m:r>
          <w:rPr>
            <w:rFonts w:ascii="Cambria Math" w:eastAsia="Calibri" w:hAnsi="Cambria Math"/>
          </w:rPr>
          <m:t>=3</m:t>
        </m:r>
      </m:oMath>
      <w:r w:rsidRPr="00FD137E">
        <w:rPr>
          <w:rFonts w:ascii="Times New Roman" w:eastAsia="Calibri" w:hAnsi="Times New Roman"/>
        </w:rPr>
        <w:t xml:space="preserve"> nm sample much of the film possesses the </w:t>
      </w:r>
      <w:r w:rsidRPr="00FD137E">
        <w:rPr>
          <w:rFonts w:ascii="Times New Roman" w:hAnsi="Times New Roman"/>
          <w:szCs w:val="24"/>
        </w:rPr>
        <w:t>as-deposited YBCO</w:t>
      </w:r>
      <w:r w:rsidRPr="00FD137E">
        <w:rPr>
          <w:rFonts w:ascii="Times New Roman" w:eastAsia="Calibri" w:hAnsi="Times New Roman"/>
        </w:rPr>
        <w:t xml:space="preserve"> structure and </w:t>
      </w:r>
      <w:r w:rsidRPr="00FD137E">
        <w:rPr>
          <w:rFonts w:ascii="Times New Roman" w:hAnsi="Times New Roman"/>
          <w:szCs w:val="24"/>
        </w:rPr>
        <w:t>the optimal</w:t>
      </w:r>
      <w:r w:rsidRPr="00FD137E">
        <w:rPr>
          <w:rFonts w:ascii="Times New Roman" w:eastAsia="Calibri" w:hAnsi="Times New Roman"/>
        </w:rPr>
        <w:t xml:space="preserve"> stoichiometry of YBa</w:t>
      </w:r>
      <w:r w:rsidRPr="00FD137E">
        <w:rPr>
          <w:rFonts w:ascii="Times New Roman" w:eastAsia="Calibri" w:hAnsi="Times New Roman"/>
          <w:vertAlign w:val="subscript"/>
        </w:rPr>
        <w:t>2</w:t>
      </w:r>
      <w:r w:rsidRPr="00FD137E">
        <w:rPr>
          <w:rFonts w:ascii="Times New Roman" w:eastAsia="Calibri" w:hAnsi="Times New Roman"/>
        </w:rPr>
        <w:t>Cu</w:t>
      </w:r>
      <w:r w:rsidRPr="00FD137E">
        <w:rPr>
          <w:rFonts w:ascii="Times New Roman" w:eastAsia="Calibri" w:hAnsi="Times New Roman"/>
          <w:vertAlign w:val="subscript"/>
        </w:rPr>
        <w:t>3</w:t>
      </w:r>
      <w:r w:rsidRPr="00FD137E">
        <w:rPr>
          <w:rFonts w:ascii="Times New Roman" w:eastAsia="Calibri" w:hAnsi="Times New Roman"/>
        </w:rPr>
        <w:t>O</w:t>
      </w:r>
      <w:r w:rsidRPr="00FD137E">
        <w:rPr>
          <w:rFonts w:ascii="Times New Roman" w:eastAsia="Calibri" w:hAnsi="Times New Roman"/>
          <w:vertAlign w:val="subscript"/>
        </w:rPr>
        <w:t>7-δ</w:t>
      </w:r>
      <w:r w:rsidRPr="00FD137E">
        <w:rPr>
          <w:rFonts w:ascii="Times New Roman" w:hAnsi="Times New Roman"/>
          <w:szCs w:val="24"/>
        </w:rPr>
        <w:t>; thus</w:t>
      </w:r>
      <w:r w:rsidRPr="00FD137E">
        <w:rPr>
          <w:rFonts w:ascii="Times New Roman" w:eastAsia="Calibri" w:hAnsi="Times New Roman"/>
        </w:rPr>
        <w:t xml:space="preserve"> a contiguous path </w:t>
      </w:r>
      <w:r w:rsidRPr="00FD137E">
        <w:rPr>
          <w:rFonts w:ascii="Times New Roman" w:hAnsi="Times New Roman"/>
          <w:szCs w:val="24"/>
        </w:rPr>
        <w:t xml:space="preserve">exists </w:t>
      </w:r>
      <w:r w:rsidRPr="00FD137E">
        <w:rPr>
          <w:rFonts w:ascii="Times New Roman" w:eastAsia="Calibri" w:hAnsi="Times New Roman"/>
        </w:rPr>
        <w:t xml:space="preserve">through the </w:t>
      </w:r>
      <w:r w:rsidRPr="00FD137E">
        <w:rPr>
          <w:rFonts w:ascii="Times New Roman" w:hAnsi="Times New Roman"/>
          <w:szCs w:val="24"/>
        </w:rPr>
        <w:t>optimally doped</w:t>
      </w:r>
      <w:r w:rsidRPr="00FD137E">
        <w:rPr>
          <w:rFonts w:ascii="Times New Roman" w:eastAsia="Calibri" w:hAnsi="Times New Roman"/>
        </w:rPr>
        <w:t xml:space="preserve"> phase, and the resistive transition is observed close to the </w:t>
      </w:r>
      <m:oMath>
        <m:sSub>
          <m:sSubPr>
            <m:ctrlPr>
              <w:rPr>
                <w:rFonts w:ascii="Cambria Math" w:eastAsia="Calibri" w:hAnsi="Cambria Math"/>
                <w:i/>
              </w:rPr>
            </m:ctrlPr>
          </m:sSubPr>
          <m:e>
            <m:r>
              <w:rPr>
                <w:rFonts w:ascii="Cambria Math" w:eastAsia="Calibri" w:hAnsi="Cambria Math"/>
              </w:rPr>
              <m:t>T</m:t>
            </m:r>
          </m:e>
          <m:sub>
            <m:r>
              <w:rPr>
                <w:rFonts w:ascii="Cambria Math" w:eastAsia="Calibri" w:hAnsi="Cambria Math"/>
              </w:rPr>
              <m:t>c</m:t>
            </m:r>
          </m:sub>
        </m:sSub>
      </m:oMath>
      <w:r w:rsidRPr="00FD137E">
        <w:rPr>
          <w:rFonts w:ascii="Times New Roman" w:eastAsia="Calibri" w:hAnsi="Times New Roman"/>
        </w:rPr>
        <w:t xml:space="preserve"> of the </w:t>
      </w:r>
      <w:r w:rsidRPr="00FD137E">
        <w:rPr>
          <w:rFonts w:ascii="Times New Roman" w:eastAsia="Calibri" w:hAnsi="Times New Roman"/>
        </w:rPr>
        <w:lastRenderedPageBreak/>
        <w:t>as-grown film</w:t>
      </w:r>
      <w:r w:rsidRPr="00FD137E">
        <w:rPr>
          <w:rFonts w:ascii="Times New Roman" w:hAnsi="Times New Roman"/>
          <w:szCs w:val="24"/>
        </w:rPr>
        <w:t xml:space="preserve">, even though the sample-averaged Meissner effect shows a much lower </w:t>
      </w:r>
      <w:r w:rsidRPr="00FD137E">
        <w:rPr>
          <w:rFonts w:ascii="Times New Roman" w:hAnsi="Times New Roman"/>
          <w:i/>
          <w:szCs w:val="24"/>
        </w:rPr>
        <w:t>T</w:t>
      </w:r>
      <w:r w:rsidRPr="00FD137E">
        <w:rPr>
          <w:rFonts w:ascii="Times New Roman" w:hAnsi="Times New Roman"/>
          <w:i/>
          <w:szCs w:val="24"/>
          <w:vertAlign w:val="subscript"/>
        </w:rPr>
        <w:t>c</w:t>
      </w:r>
      <w:r w:rsidRPr="00FD137E">
        <w:rPr>
          <w:rFonts w:ascii="Times New Roman" w:hAnsi="Times New Roman"/>
          <w:szCs w:val="24"/>
        </w:rPr>
        <w:t xml:space="preserve"> with a more gradual transition. For</w:t>
      </w:r>
      <w:r w:rsidRPr="00FD137E">
        <w:rPr>
          <w:rFonts w:ascii="Times New Roman" w:eastAsia="Calibri" w:hAnsi="Times New Roman"/>
        </w:rPr>
        <w:t xml:space="preserve"> the </w:t>
      </w:r>
      <m:oMath>
        <m:sSub>
          <m:sSubPr>
            <m:ctrlPr>
              <w:rPr>
                <w:rFonts w:ascii="Cambria Math" w:eastAsia="Calibri" w:hAnsi="Cambria Math"/>
              </w:rPr>
            </m:ctrlPr>
          </m:sSubPr>
          <m:e>
            <m:r>
              <w:rPr>
                <w:rFonts w:ascii="Cambria Math" w:eastAsia="Calibri" w:hAnsi="Cambria Math"/>
              </w:rPr>
              <m:t>t</m:t>
            </m:r>
          </m:e>
          <m:sub>
            <m:r>
              <w:rPr>
                <w:rFonts w:ascii="Cambria Math" w:eastAsia="Calibri" w:hAnsi="Cambria Math"/>
              </w:rPr>
              <m:t>Gd</m:t>
            </m:r>
          </m:sub>
        </m:sSub>
        <m:r>
          <w:rPr>
            <w:rFonts w:ascii="Cambria Math" w:eastAsia="Calibri" w:hAnsi="Cambria Math"/>
          </w:rPr>
          <m:t>=7</m:t>
        </m:r>
      </m:oMath>
      <w:r w:rsidRPr="00FD137E">
        <w:rPr>
          <w:rFonts w:ascii="Times New Roman" w:eastAsia="Calibri" w:hAnsi="Times New Roman"/>
        </w:rPr>
        <w:t xml:space="preserve"> nm sample</w:t>
      </w:r>
      <w:r w:rsidRPr="00FD137E">
        <w:rPr>
          <w:rFonts w:ascii="Times New Roman" w:hAnsi="Times New Roman"/>
          <w:szCs w:val="24"/>
        </w:rPr>
        <w:t>, an even broader</w:t>
      </w:r>
      <w:r w:rsidRPr="00FD137E">
        <w:rPr>
          <w:rFonts w:ascii="Times New Roman" w:eastAsia="Calibri" w:hAnsi="Times New Roman"/>
        </w:rPr>
        <w:t xml:space="preserve"> transition</w:t>
      </w:r>
      <w:r w:rsidRPr="00FD137E">
        <w:rPr>
          <w:rFonts w:ascii="Times New Roman" w:hAnsi="Times New Roman"/>
          <w:szCs w:val="24"/>
        </w:rPr>
        <w:t xml:space="preserve"> is observed</w:t>
      </w:r>
      <w:r w:rsidRPr="00FD137E">
        <w:rPr>
          <w:rFonts w:ascii="Times New Roman" w:eastAsia="Calibri" w:hAnsi="Times New Roman"/>
        </w:rPr>
        <w:t xml:space="preserve"> in the magnetometry, but </w:t>
      </w:r>
      <w:r w:rsidRPr="00FD137E">
        <w:rPr>
          <w:rFonts w:ascii="Times New Roman" w:hAnsi="Times New Roman"/>
          <w:szCs w:val="24"/>
        </w:rPr>
        <w:t>no complete suppression of</w:t>
      </w:r>
      <w:r w:rsidRPr="00FD137E">
        <w:rPr>
          <w:rFonts w:ascii="Times New Roman" w:eastAsia="Calibri" w:hAnsi="Times New Roman"/>
        </w:rPr>
        <w:t xml:space="preserve"> resistivity</w:t>
      </w:r>
      <w:r w:rsidRPr="00FD137E">
        <w:rPr>
          <w:rFonts w:ascii="Times New Roman" w:hAnsi="Times New Roman"/>
          <w:szCs w:val="24"/>
        </w:rPr>
        <w:t xml:space="preserve"> is observed</w:t>
      </w:r>
      <w:r w:rsidRPr="00FD137E">
        <w:rPr>
          <w:rFonts w:ascii="Times New Roman" w:eastAsia="Calibri" w:hAnsi="Times New Roman"/>
        </w:rPr>
        <w:t xml:space="preserve">. Therefore, </w:t>
      </w:r>
      <w:r w:rsidRPr="00FD137E">
        <w:rPr>
          <w:rFonts w:ascii="Times New Roman" w:hAnsi="Times New Roman"/>
          <w:szCs w:val="24"/>
        </w:rPr>
        <w:t>this</w:t>
      </w:r>
      <w:r w:rsidRPr="00FD137E">
        <w:rPr>
          <w:rFonts w:ascii="Times New Roman" w:eastAsia="Calibri" w:hAnsi="Times New Roman"/>
        </w:rPr>
        <w:t xml:space="preserve"> sample </w:t>
      </w:r>
      <w:r w:rsidRPr="00FD137E">
        <w:rPr>
          <w:rFonts w:ascii="Times New Roman" w:hAnsi="Times New Roman"/>
          <w:szCs w:val="24"/>
        </w:rPr>
        <w:t>contains</w:t>
      </w:r>
      <w:r w:rsidRPr="00FD137E">
        <w:rPr>
          <w:rFonts w:ascii="Times New Roman" w:eastAsia="Calibri" w:hAnsi="Times New Roman"/>
        </w:rPr>
        <w:t xml:space="preserve"> some </w:t>
      </w:r>
      <w:r w:rsidRPr="00FD137E">
        <w:rPr>
          <w:rFonts w:ascii="Times New Roman" w:hAnsi="Times New Roman"/>
          <w:szCs w:val="24"/>
        </w:rPr>
        <w:t>oxygen deficient regions</w:t>
      </w:r>
      <w:r w:rsidRPr="00FD137E">
        <w:rPr>
          <w:rFonts w:ascii="Times New Roman" w:eastAsia="Calibri" w:hAnsi="Times New Roman"/>
        </w:rPr>
        <w:t xml:space="preserve"> which </w:t>
      </w:r>
      <w:r w:rsidRPr="00FD137E">
        <w:rPr>
          <w:rFonts w:ascii="Times New Roman" w:hAnsi="Times New Roman"/>
          <w:szCs w:val="24"/>
        </w:rPr>
        <w:t>are</w:t>
      </w:r>
      <w:r w:rsidRPr="00FD137E">
        <w:rPr>
          <w:rFonts w:ascii="Times New Roman" w:eastAsia="Calibri" w:hAnsi="Times New Roman"/>
        </w:rPr>
        <w:t xml:space="preserve"> still superconducting at lower </w:t>
      </w:r>
      <m:oMath>
        <m:sSub>
          <m:sSubPr>
            <m:ctrlPr>
              <w:rPr>
                <w:rFonts w:ascii="Cambria Math" w:eastAsia="Calibri" w:hAnsi="Cambria Math"/>
                <w:i/>
              </w:rPr>
            </m:ctrlPr>
          </m:sSubPr>
          <m:e>
            <m:r>
              <w:rPr>
                <w:rFonts w:ascii="Cambria Math" w:eastAsia="Calibri" w:hAnsi="Cambria Math"/>
              </w:rPr>
              <m:t>T</m:t>
            </m:r>
          </m:e>
          <m:sub>
            <m:r>
              <w:rPr>
                <w:rFonts w:ascii="Cambria Math" w:eastAsia="Calibri" w:hAnsi="Cambria Math"/>
              </w:rPr>
              <m:t>c</m:t>
            </m:r>
          </m:sub>
        </m:sSub>
      </m:oMath>
      <w:r w:rsidRPr="00FD137E">
        <w:rPr>
          <w:rFonts w:ascii="Times New Roman" w:eastAsia="Calibri" w:hAnsi="Times New Roman"/>
        </w:rPr>
        <w:t xml:space="preserve">, as seen in magnetometry, but </w:t>
      </w:r>
      <w:r w:rsidRPr="00FD137E">
        <w:rPr>
          <w:rFonts w:ascii="Times New Roman" w:hAnsi="Times New Roman"/>
          <w:szCs w:val="24"/>
        </w:rPr>
        <w:t>these phases are below</w:t>
      </w:r>
      <w:r w:rsidRPr="00FD137E">
        <w:rPr>
          <w:rFonts w:ascii="Times New Roman" w:eastAsia="Calibri" w:hAnsi="Times New Roman"/>
        </w:rPr>
        <w:t xml:space="preserve"> the percolation </w:t>
      </w:r>
      <w:r w:rsidRPr="00FD137E">
        <w:rPr>
          <w:rFonts w:ascii="Times New Roman" w:hAnsi="Times New Roman"/>
          <w:szCs w:val="24"/>
        </w:rPr>
        <w:t>threshold to form a contiguous superconducting path</w:t>
      </w:r>
      <w:r w:rsidRPr="00FD137E">
        <w:rPr>
          <w:rFonts w:ascii="Times New Roman" w:eastAsia="Calibri" w:hAnsi="Times New Roman"/>
        </w:rPr>
        <w:t xml:space="preserve">, as evidenced by the absence of a resistive transition. Finally, for the thickest </w:t>
      </w:r>
      <m:oMath>
        <m:sSub>
          <m:sSubPr>
            <m:ctrlPr>
              <w:rPr>
                <w:rFonts w:ascii="Cambria Math" w:eastAsia="Calibri" w:hAnsi="Cambria Math"/>
              </w:rPr>
            </m:ctrlPr>
          </m:sSubPr>
          <m:e>
            <m:r>
              <w:rPr>
                <w:rFonts w:ascii="Cambria Math" w:eastAsia="Calibri" w:hAnsi="Cambria Math"/>
              </w:rPr>
              <m:t>t</m:t>
            </m:r>
          </m:e>
          <m:sub>
            <m:r>
              <w:rPr>
                <w:rFonts w:ascii="Cambria Math" w:eastAsia="Calibri" w:hAnsi="Cambria Math"/>
              </w:rPr>
              <m:t>Gd</m:t>
            </m:r>
          </m:sub>
        </m:sSub>
        <m:r>
          <w:rPr>
            <w:rFonts w:ascii="Cambria Math" w:eastAsia="Calibri" w:hAnsi="Cambria Math"/>
          </w:rPr>
          <m:t>=20</m:t>
        </m:r>
      </m:oMath>
      <w:r w:rsidRPr="00FD137E">
        <w:rPr>
          <w:rFonts w:ascii="Times New Roman" w:eastAsia="Calibri" w:hAnsi="Times New Roman"/>
        </w:rPr>
        <w:t xml:space="preserve"> nm sample the absence of a transition in either the resistance or </w:t>
      </w:r>
      <w:r w:rsidRPr="00FD137E">
        <w:rPr>
          <w:rFonts w:ascii="Times New Roman" w:hAnsi="Times New Roman"/>
          <w:szCs w:val="24"/>
        </w:rPr>
        <w:t>magnetization</w:t>
      </w:r>
      <w:r w:rsidRPr="00FD137E">
        <w:rPr>
          <w:rFonts w:ascii="Times New Roman" w:eastAsia="Calibri" w:hAnsi="Times New Roman"/>
        </w:rPr>
        <w:t xml:space="preserve"> suggests few, if any, regions undergo superconducting transition in the sample. </w:t>
      </w:r>
      <w:r w:rsidRPr="00FD137E">
        <w:rPr>
          <w:rFonts w:ascii="Times New Roman" w:hAnsi="Times New Roman"/>
          <w:szCs w:val="24"/>
        </w:rPr>
        <w:t xml:space="preserve">The distinctly different superconducting properties of the oxygen deficient phases may be the result of structural changes or electron doping, both of which are consequences of the oxygen leaching. </w:t>
      </w:r>
    </w:p>
    <w:p w:rsidR="00FD137E" w:rsidRPr="00FD137E" w:rsidRDefault="00FD137E" w:rsidP="00FD137E">
      <w:pPr>
        <w:spacing w:after="160" w:line="480" w:lineRule="auto"/>
        <w:ind w:firstLine="720"/>
        <w:rPr>
          <w:rFonts w:ascii="Times New Roman" w:hAnsi="Times New Roman"/>
          <w:szCs w:val="24"/>
        </w:rPr>
      </w:pPr>
      <w:bookmarkStart w:id="3" w:name="_2et92p0" w:colFirst="0" w:colLast="0"/>
      <w:bookmarkEnd w:id="3"/>
      <w:r w:rsidRPr="00FD137E">
        <w:rPr>
          <w:rFonts w:ascii="Times New Roman" w:hAnsi="Times New Roman"/>
          <w:szCs w:val="24"/>
        </w:rPr>
        <w:t xml:space="preserve">The Gd capping layer is expected to extract oxygen from the YBCO, resulting in the structural changes that were observed in XRD patterns. Cross-sectional high-angle annular dark field (HAADF) images of the as-grown film at the STO/YBCO interface obtained in an aberration corrected scanning transmission electron microscope (STEM) show flat, epitaxial </w:t>
      </w:r>
      <w:r w:rsidRPr="00FD137E">
        <w:rPr>
          <w:rFonts w:ascii="Times New Roman" w:hAnsi="Times New Roman"/>
          <w:i/>
          <w:szCs w:val="24"/>
        </w:rPr>
        <w:t>c</w:t>
      </w:r>
      <w:r w:rsidRPr="00FD137E">
        <w:rPr>
          <w:rFonts w:ascii="Times New Roman" w:hAnsi="Times New Roman"/>
          <w:szCs w:val="24"/>
        </w:rPr>
        <w:t>-axis oriented YBCO growth consistent with XRD patterns (Fig. 3A). The layered structure of YBa</w:t>
      </w:r>
      <w:r w:rsidRPr="00FD137E">
        <w:rPr>
          <w:rFonts w:ascii="Times New Roman" w:hAnsi="Times New Roman"/>
          <w:szCs w:val="24"/>
          <w:vertAlign w:val="subscript"/>
        </w:rPr>
        <w:t>2</w:t>
      </w:r>
      <w:r w:rsidRPr="00FD137E">
        <w:rPr>
          <w:rFonts w:ascii="Times New Roman" w:hAnsi="Times New Roman"/>
          <w:szCs w:val="24"/>
        </w:rPr>
        <w:t>Cu</w:t>
      </w:r>
      <w:r w:rsidRPr="00FD137E">
        <w:rPr>
          <w:rFonts w:ascii="Times New Roman" w:hAnsi="Times New Roman"/>
          <w:szCs w:val="24"/>
          <w:vertAlign w:val="subscript"/>
        </w:rPr>
        <w:t>3</w:t>
      </w:r>
      <w:r w:rsidRPr="00FD137E">
        <w:rPr>
          <w:rFonts w:ascii="Times New Roman" w:hAnsi="Times New Roman"/>
          <w:szCs w:val="24"/>
        </w:rPr>
        <w:t>O</w:t>
      </w:r>
      <w:r w:rsidRPr="00FD137E">
        <w:rPr>
          <w:rFonts w:ascii="Times New Roman" w:hAnsi="Times New Roman"/>
          <w:szCs w:val="24"/>
          <w:vertAlign w:val="subscript"/>
        </w:rPr>
        <w:t xml:space="preserve">7-δ </w:t>
      </w:r>
      <w:r w:rsidRPr="00FD137E">
        <w:rPr>
          <w:rFonts w:ascii="Times New Roman" w:hAnsi="Times New Roman"/>
          <w:szCs w:val="24"/>
        </w:rPr>
        <w:t>is well resolved, as illustrated in a zoomed-in view of the STO/YBCO interface shown in Fig. 3A inset (right half of the inset). The CuO chains are clearly manifested as darker contrast regions located between perovskite blocks consisting of BaO-CuO</w:t>
      </w:r>
      <w:r w:rsidRPr="00FD137E">
        <w:rPr>
          <w:rFonts w:ascii="Times New Roman" w:hAnsi="Times New Roman"/>
          <w:szCs w:val="24"/>
          <w:vertAlign w:val="subscript"/>
        </w:rPr>
        <w:t>2</w:t>
      </w:r>
      <w:r w:rsidRPr="00FD137E">
        <w:rPr>
          <w:rFonts w:ascii="Times New Roman" w:hAnsi="Times New Roman"/>
          <w:szCs w:val="24"/>
        </w:rPr>
        <w:t>-Y-CuO</w:t>
      </w:r>
      <w:r w:rsidRPr="00FD137E">
        <w:rPr>
          <w:rFonts w:ascii="Times New Roman" w:hAnsi="Times New Roman"/>
          <w:szCs w:val="24"/>
          <w:vertAlign w:val="subscript"/>
        </w:rPr>
        <w:t>2</w:t>
      </w:r>
      <w:r w:rsidRPr="00FD137E">
        <w:rPr>
          <w:rFonts w:ascii="Times New Roman" w:hAnsi="Times New Roman"/>
          <w:szCs w:val="24"/>
        </w:rPr>
        <w:t xml:space="preserve">-BaO, which exhibit a brighter contrast due to the higher average Z-number. A number of CuO stacking faults, which disrupt the YBCO epitaxy, are found in the imaged region of Fig. 3A, highlighted by red dashed lines. In the Gd (3 nm)/YBCO sample, the lateral extent of these stacking faults increases as the film becomes increasingly oxygen deficient, as shown in Fig. 3B. An example is illustrated in Fig. 3B inset, where a CuO stacking fault consisting of multiple CuO chain layers is </w:t>
      </w:r>
      <w:r w:rsidRPr="00FD137E">
        <w:rPr>
          <w:rFonts w:ascii="Times New Roman" w:hAnsi="Times New Roman"/>
          <w:szCs w:val="24"/>
        </w:rPr>
        <w:lastRenderedPageBreak/>
        <w:t xml:space="preserve">seen as a wider, dark-contrast region in the middle of bright contrast perovskite blocks. The number of stacking faults increases even further for the Gd (20 nm)/YBCO sample, but these defects are more fragmented than those observed for </w:t>
      </w:r>
      <m:oMath>
        <m:sSub>
          <m:sSubPr>
            <m:ctrlPr>
              <w:rPr>
                <w:rFonts w:ascii="Cambria Math" w:hAnsi="Cambria Math"/>
                <w:i/>
                <w:szCs w:val="24"/>
              </w:rPr>
            </m:ctrlPr>
          </m:sSubPr>
          <m:e>
            <m:r>
              <w:rPr>
                <w:rFonts w:ascii="Cambria Math" w:hAnsi="Cambria Math"/>
                <w:szCs w:val="24"/>
              </w:rPr>
              <m:t>t</m:t>
            </m:r>
          </m:e>
          <m:sub>
            <m:r>
              <w:rPr>
                <w:rFonts w:ascii="Cambria Math" w:hAnsi="Cambria Math"/>
                <w:szCs w:val="24"/>
              </w:rPr>
              <m:t>Gd</m:t>
            </m:r>
          </m:sub>
        </m:sSub>
        <m:r>
          <w:rPr>
            <w:rFonts w:ascii="Cambria Math" w:hAnsi="Cambria Math"/>
            <w:szCs w:val="24"/>
          </w:rPr>
          <m:t xml:space="preserve">=3 </m:t>
        </m:r>
        <m:r>
          <m:rPr>
            <m:sty m:val="p"/>
          </m:rPr>
          <w:rPr>
            <w:rFonts w:ascii="Cambria Math" w:hAnsi="Cambria Math"/>
            <w:szCs w:val="24"/>
          </w:rPr>
          <m:t>nm</m:t>
        </m:r>
      </m:oMath>
      <w:r w:rsidRPr="00FD137E">
        <w:rPr>
          <w:rFonts w:ascii="Times New Roman" w:hAnsi="Times New Roman"/>
          <w:szCs w:val="24"/>
        </w:rPr>
        <w:t>, as shown in Fig. 3C. Effectively these defects “carve out” the epitaxial YBCO film into smaller crystallites, consistent with the aforementioned XRD peak broadening. Examples of similar stacking faults have been previously reported in pulsed laser deposited films of YBCO</w:t>
      </w:r>
      <w:r w:rsidRPr="00FD137E">
        <w:rPr>
          <w:rFonts w:ascii="Times New Roman" w:hAnsi="Times New Roman"/>
          <w:szCs w:val="24"/>
        </w:rPr>
        <w:fldChar w:fldCharType="begin" w:fldLock="1"/>
      </w:r>
      <w:r w:rsidR="000B681A">
        <w:rPr>
          <w:rFonts w:ascii="Times New Roman" w:hAnsi="Times New Roman"/>
          <w:szCs w:val="24"/>
        </w:rPr>
        <w:instrText>ADDIN CSL_CITATION {"citationItems":[{"id":"ITEM-1","itemData":{"DOI":"10.1126/science.247.4938.57","ISBN":"0036-8075","ISSN":"0036-8075","PMID":"17749491","abstract":"The defect structure of in situ pulsed, laser-deposited, thin films of the high-transition temperature superconductor Y-Ba-Cu-O has been observed directly by atomic resolution electron microscopy. In a thin film with the nominal composition YBa(2)Cu(3)O(7) (123), stacking defects corresponding to the cationic stoichiometry of the 248, 247, and 224 compounds have been observed. Other defects observed include edge dislocations and antiphase boundaries. These defects, which are related to the nonequilibrium processing conditions, are likely to be responsible for the higher critical currents observed in these films as compared to single crystals.","author":[{"dropping-particle":"","family":"Ramesh","given":"R","non-dropping-particle":"","parse-names":false,"suffix":""},{"dropping-particle":"","family":"Hwang","given":"D M","non-dropping-particle":"","parse-names":false,"suffix":""},{"dropping-particle":"","family":"Venkatesan","given":"T","non-dropping-particle":"","parse-names":false,"suffix":""},{"dropping-particle":"","family":"Ravi","given":"T S","non-dropping-particle":"","parse-names":false,"suffix":""},{"dropping-particle":"","family":"Nazar","given":"L","non-dropping-particle":"","parse-names":false,"suffix":""},{"dropping-particle":"","family":"Inam","given":"A","non-dropping-particle":"","parse-names":false,"suffix":""},{"dropping-particle":"","family":"Wu","given":"X D","non-dropping-particle":"","parse-names":false,"suffix":""},{"dropping-particle":"","family":"Dutta","given":"B","non-dropping-particle":"","parse-names":false,"suffix":""},{"dropping-particle":"","family":"Thomas","given":"G","non-dropping-particle":"","parse-names":false,"suffix":""},{"dropping-particle":"","family":"Marshall","given":"A F","non-dropping-particle":"","parse-names":false,"suffix":""},{"dropping-particle":"","family":"Geballe","given":"T H","non-dropping-particle":"","parse-names":false,"suffix":""}],"container-title":"Science","id":"ITEM-1","issue":"4938","issued":{"date-parts":[["1990","1","5"]]},"page":"57-59","title":"Direct Observation of Structural Defects in Laser-Deposited Superconducting Y-Ba-Cu-O Thin Films","type":"article-journal","volume":"247"},"uris":["http://www.mendeley.com/documents/?uuid=64f4861c-fd1d-4fbe-8a03-d46e663b569c"]},{"id":"ITEM-2","itemData":{"DOI":"10.1088/0022-3727/40/1/013","ISSN":"00223727","abstract":"YBa2Cu3O7-δ thin films grown on a Nb-doped SrTiO3 substrate by a pulsed laser deposition method have been fully characterized by scanning transmission electron microscopy Z-contrast imaging and electron energy loss spectroscopy techniques. The Nb distribution was found to be uniform and unchanged across the interface, ensuring a high quality p-n junction heterointerface. We first observed the coexistence of 124 and 125 YBCO defect structure phases, appearing as planar defects in a YBCO thin film. Dispersive Y2O3 nanoparticles have also been observed in the thin film. The interaction of these defect structures and Y 2O3 nanoparticles is thought to be beneficial for pinning flux through the entire film thickness. © 2007 IOP Publishing Ltd.","author":[{"dropping-particle":"","family":"Fu","given":"L. F.","non-dropping-particle":"","parse-names":false,"suffix":""},{"dropping-particle":"","family":"Browning","given":"N. D.","non-dropping-particle":"","parse-names":false,"suffix":""},{"dropping-particle":"","family":"Ramadan","given":"W.","non-dropping-particle":"","parse-names":false,"suffix":""},{"dropping-particle":"","family":"Ogale","given":"S. B.","non-dropping-particle":"","parse-names":false,"suffix":""},{"dropping-particle":"","family":"Kundaliya","given":"D. C.","non-dropping-particle":"","parse-names":false,"suffix":""},{"dropping-particle":"","family":"Venkatesan","given":"T.","non-dropping-particle":"","parse-names":false,"suffix":""}],"container-title":"Journal of Physics D: Applied Physics","id":"ITEM-2","issue":"1","issued":{"date-parts":[["2007"]]},"page":"187-191","title":"Interface and defect structures in YBa&lt;sub&gt;2&lt;/sub&gt;Cu&lt;sub&gt;3&lt;/sub&gt;O&lt;sub&gt;7-δ&lt;/sub&gt; and Nb:SrTiO&lt;sub&gt;3&lt;/sub&gt; heterojunction","type":"article-journal","volume":"40"},"uris":["http://www.mendeley.com/documents/?uuid=90bcee86-2dd8-44e0-acc2-9a8540088ff0"]},{"id":"ITEM-3","itemData":{"DOI":"10.1557/JMR.1990.0704","ISSN":"0884-2914","abstract":"Structural defects in thin films of nominal composition YBa2Cu3O7 (123) grown on single crystal MgO have been characterized. The main types of stacking defects correspond to the cationic stoichiometries of “248”, “247”, and “224”. Several types of edge dislocations have been observed. Due to the frequent changes in the stacking sequence, antiphase boundaries are created to accommodate the misfit across regions in which the repeat sequence is not identical. The films exhibit a mosaic microstructure due to the formation of grain boundaries in the a-b plane. © 1990, Materials Research Society. All rights reserved.","author":[{"dropping-particle":"","family":"Ramesh","given":"R.","non-dropping-particle":"","parse-names":false,"suffix":""},{"dropping-particle":"","family":"Hwang","given":"D. M.","non-dropping-particle":"","parse-names":false,"suffix":""},{"dropping-particle":"","family":"Barner","given":"J. B.","non-dropping-particle":"","parse-names":false,"suffix":""},{"dropping-particle":"","family":"Nazar","given":"L.","non-dropping-particle":"","parse-names":false,"suffix":""},{"dropping-particle":"","family":"Ravi","given":"T. S.","non-dropping-particle":"","parse-names":false,"suffix":""},{"dropping-particle":"","family":"Inam","given":"A.","non-dropping-particle":"","parse-names":false,"suffix":""},{"dropping-particle":"","family":"Dutta","given":"B.","non-dropping-particle":"","parse-names":false,"suffix":""},{"dropping-particle":"","family":"Wu","given":"X. D.","non-dropping-particle":"","parse-names":false,"suffix":""},{"dropping-particle":"","family":"Venkatesan","given":"T.","non-dropping-particle":"","parse-names":false,"suffix":""}],"container-title":"Journal of Materials Research","id":"ITEM-3","issue":"04","issued":{"date-parts":[["1990","4"]]},"page":"704-716","title":"Defect structure of laser deposited Y-Ba-Cu-O thin films on single crystal MgO substrate","type":"article-journal","volume":"5"},"uris":["http://www.mendeley.com/documents/?uuid=4f9099b2-a265-43b2-94a7-185bf4656a27"]}],"mendeley":{"formattedCitation":"&lt;sup&gt;28–30&lt;/sup&gt;","plainTextFormattedCitation":"28–30","previouslyFormattedCitation":"(&lt;i&gt;28&lt;/i&gt;–&lt;i&gt;30&lt;/i&gt;)"},"properties":{"noteIndex":0},"schema":"https://github.com/citation-style-language/schema/raw/master/csl-citation.json"}</w:instrText>
      </w:r>
      <w:r w:rsidRPr="00FD137E">
        <w:rPr>
          <w:rFonts w:ascii="Times New Roman" w:hAnsi="Times New Roman"/>
          <w:szCs w:val="24"/>
        </w:rPr>
        <w:fldChar w:fldCharType="separate"/>
      </w:r>
      <w:r w:rsidR="000B681A" w:rsidRPr="000B681A">
        <w:rPr>
          <w:rFonts w:ascii="Times New Roman" w:hAnsi="Times New Roman"/>
          <w:noProof/>
          <w:szCs w:val="24"/>
          <w:vertAlign w:val="superscript"/>
        </w:rPr>
        <w:t>28–30</w:t>
      </w:r>
      <w:r w:rsidRPr="00FD137E">
        <w:rPr>
          <w:rFonts w:ascii="Times New Roman" w:hAnsi="Times New Roman"/>
          <w:szCs w:val="24"/>
        </w:rPr>
        <w:fldChar w:fldCharType="end"/>
      </w:r>
      <w:r w:rsidRPr="00FD137E">
        <w:rPr>
          <w:rFonts w:ascii="Times New Roman" w:hAnsi="Times New Roman"/>
          <w:szCs w:val="24"/>
        </w:rPr>
        <w:t>, and attributed to the limited atomic diffusion range under typical PLD conditions. Double- or multiple-CuO stacking faults form different microstructural phases than optimally doped YBa</w:t>
      </w:r>
      <w:r w:rsidRPr="00FD137E">
        <w:rPr>
          <w:rFonts w:ascii="Times New Roman" w:hAnsi="Times New Roman"/>
          <w:szCs w:val="24"/>
          <w:vertAlign w:val="subscript"/>
        </w:rPr>
        <w:t>2</w:t>
      </w:r>
      <w:r w:rsidRPr="00FD137E">
        <w:rPr>
          <w:rFonts w:ascii="Times New Roman" w:hAnsi="Times New Roman"/>
          <w:szCs w:val="24"/>
        </w:rPr>
        <w:t>Cu</w:t>
      </w:r>
      <w:r w:rsidRPr="00FD137E">
        <w:rPr>
          <w:rFonts w:ascii="Times New Roman" w:hAnsi="Times New Roman"/>
          <w:szCs w:val="24"/>
          <w:vertAlign w:val="subscript"/>
        </w:rPr>
        <w:t>3</w:t>
      </w:r>
      <w:r w:rsidRPr="00FD137E">
        <w:rPr>
          <w:rFonts w:ascii="Times New Roman" w:hAnsi="Times New Roman"/>
          <w:szCs w:val="24"/>
        </w:rPr>
        <w:t>O</w:t>
      </w:r>
      <w:r w:rsidRPr="00FD137E">
        <w:rPr>
          <w:rFonts w:ascii="Times New Roman" w:hAnsi="Times New Roman"/>
          <w:szCs w:val="24"/>
          <w:vertAlign w:val="subscript"/>
        </w:rPr>
        <w:t>7-δ</w:t>
      </w:r>
      <w:r w:rsidRPr="00FD137E">
        <w:rPr>
          <w:rFonts w:ascii="Times New Roman" w:hAnsi="Times New Roman"/>
          <w:szCs w:val="24"/>
        </w:rPr>
        <w:t xml:space="preserve"> (Y-123, with numbers denoting cation stoichiometry), e.g. Y-124 and Y-247</w:t>
      </w:r>
      <w:r w:rsidRPr="00FD137E">
        <w:rPr>
          <w:rFonts w:ascii="Times New Roman" w:hAnsi="Times New Roman"/>
          <w:szCs w:val="24"/>
        </w:rPr>
        <w:fldChar w:fldCharType="begin" w:fldLock="1"/>
      </w:r>
      <w:r w:rsidR="000B681A">
        <w:rPr>
          <w:rFonts w:ascii="Times New Roman" w:hAnsi="Times New Roman"/>
          <w:szCs w:val="24"/>
        </w:rPr>
        <w:instrText>ADDIN CSL_CITATION {"citationItems":[{"id":"ITEM-1","itemData":{"DOI":"10.1002/advs.201500295","ISSN":"21983844","abstract":"Defects in ceramic materials are generally seen as detrimental to their func- tionality and applicability. Yet, in some complex oxides, defects present an opportunity to enhance some of their properties or even lead to the discovery of exciting physics, particularly in the presence of strong correlations. A para- digmatic case is the high-temperature superconductor YBa2Cu3O7- δ (Y123), in which nanoscale defects play an important role as they can immobilize quantized magnetic flux vortices. Here previously unforeseen point defects buried in Y123 thin films that lead to the formation of ferromagnetic clusters embedded within the superconductor are unveiled. Aberration-corrected scanning transmission microscopy has been used for exploring, on a single unit-cell level, the structure and chemistry resulting from these complex point defects, along with density functional theory calculations, for providing new insights about their nature including an unexpected defect-driven ferromag- netism, and X-ray magnetic circular dichroism for bearing evidence of Cu mag- netic moments that align ferromagnetically even below the superconducting critical temperature to form a dilute system of magnetic clusters associated with the point defects.","author":[{"dropping-particle":"","family":"Gazquez","given":"Jaume","non-dropping-particle":"","parse-names":false,"suffix":""},{"dropping-particle":"","family":"Guzman","given":"Roger","non-dropping-particle":"","parse-names":false,"suffix":""},{"dropping-particle":"","family":"Mishra","given":"Rohan","non-dropping-particle":"","parse-names":false,"suffix":""},{"dropping-particle":"","family":"Bartolomé","given":"Elena","non-dropping-particle":"","parse-names":false,"suffix":""},{"dropping-particle":"","family":"Salafranca","given":"Juan","non-dropping-particle":"","parse-names":false,"suffix":""},{"dropping-particle":"","family":"Magén","given":"Cesar","non-dropping-particle":"","parse-names":false,"suffix":""},{"dropping-particle":"","family":"Varela","given":"Maria","non-dropping-particle":"","parse-names":false,"suffix":""},{"dropping-particle":"","family":"Coll","given":"Mariona","non-dropping-particle":"","parse-names":false,"suffix":""},{"dropping-particle":"","family":"Palau","given":"Anna","non-dropping-particle":"","parse-names":false,"suffix":""},{"dropping-particle":"","family":"Valvidares","given":"S. Manuel","non-dropping-particle":"","parse-names":false,"suffix":""},{"dropping-particle":"","family":"Gargiani","given":"Pierluigi","non-dropping-particle":"","parse-names":false,"suffix":""},{"dropping-particle":"","family":"Pellegrin","given":"Eric","non-dropping-particle":"","parse-names":false,"suffix":""},{"dropping-particle":"","family":"Herrero-Martin","given":"Javier","non-dropping-particle":"","parse-names":false,"suffix":""},{"dropping-particle":"","family":"Pennycook","given":"Stephen J.","non-dropping-particle":"","parse-names":false,"suffix":""},{"dropping-particle":"","family":"Pantelides","given":"Sokrates T.","non-dropping-particle":"","parse-names":false,"suffix":""},{"dropping-particle":"","family":"Puig","given":"Teresa","non-dropping-particle":"","parse-names":false,"suffix":""},{"dropping-particle":"","family":"Obradors","given":"Xavier","non-dropping-particle":"","parse-names":false,"suffix":""}],"container-title":"Advanced Science","id":"ITEM-1","issue":"6","issued":{"date-parts":[["2015"]]},"page":"1-8","title":"Emerging diluted ferromagnetism in high-T&lt;sub&gt;c&lt;/sub&gt; superconductors driven by point defect clusters","type":"article-journal","volume":"3"},"uris":["http://www.mendeley.com/documents/?uuid=bf35954a-58cf-4f2c-8513-525af6734858"]}],"mendeley":{"formattedCitation":"&lt;sup&gt;31&lt;/sup&gt;","plainTextFormattedCitation":"31","previouslyFormattedCitation":"(&lt;i&gt;31&lt;/i&gt;)"},"properties":{"noteIndex":0},"schema":"https://github.com/citation-style-language/schema/raw/master/csl-citation.json"}</w:instrText>
      </w:r>
      <w:r w:rsidRPr="00FD137E">
        <w:rPr>
          <w:rFonts w:ascii="Times New Roman" w:hAnsi="Times New Roman"/>
          <w:szCs w:val="24"/>
        </w:rPr>
        <w:fldChar w:fldCharType="separate"/>
      </w:r>
      <w:r w:rsidR="000B681A" w:rsidRPr="000B681A">
        <w:rPr>
          <w:rFonts w:ascii="Times New Roman" w:hAnsi="Times New Roman"/>
          <w:noProof/>
          <w:szCs w:val="24"/>
          <w:vertAlign w:val="superscript"/>
        </w:rPr>
        <w:t>31</w:t>
      </w:r>
      <w:r w:rsidRPr="00FD137E">
        <w:rPr>
          <w:rFonts w:ascii="Times New Roman" w:hAnsi="Times New Roman"/>
          <w:szCs w:val="24"/>
        </w:rPr>
        <w:fldChar w:fldCharType="end"/>
      </w:r>
      <w:r w:rsidRPr="00FD137E">
        <w:rPr>
          <w:rFonts w:ascii="Times New Roman" w:hAnsi="Times New Roman"/>
          <w:szCs w:val="24"/>
        </w:rPr>
        <w:t>. These defects directly alter the CuO chains, which act as charge reservoirs for superconductivity in the YBCO system. Accordingly, these types of defects affect the superconducting transition, and result in lowered critical temperatures as compared to Y-123</w:t>
      </w:r>
      <w:r w:rsidRPr="00FD137E">
        <w:rPr>
          <w:rFonts w:ascii="Times New Roman" w:hAnsi="Times New Roman"/>
          <w:szCs w:val="24"/>
        </w:rPr>
        <w:fldChar w:fldCharType="begin" w:fldLock="1"/>
      </w:r>
      <w:r w:rsidR="000B681A">
        <w:rPr>
          <w:rFonts w:ascii="Times New Roman" w:hAnsi="Times New Roman"/>
          <w:szCs w:val="24"/>
        </w:rPr>
        <w:instrText>ADDIN CSL_CITATION {"citationItems":[{"id":"ITEM-1","itemData":{"DOI":"10.1103/PhysRevLett.58.1676","ISSN":"0031-9007","abstract":"We have prepared and identified as a single phase the high-temperature superconducting compound in the chemical system Y-Ba-Cu-O, an orthorhombic, distorted oxygen-deficient perovskite of stoichiometry Ba2YCu3O9-δ (δ</w:instrText>
      </w:r>
      <w:r w:rsidR="000B681A">
        <w:rPr>
          <w:rFonts w:ascii="Cambria Math" w:hAnsi="Cambria Math" w:cs="Cambria Math"/>
          <w:szCs w:val="24"/>
        </w:rPr>
        <w:instrText>≃</w:instrText>
      </w:r>
      <w:r w:rsidR="000B681A">
        <w:rPr>
          <w:rFonts w:ascii="Times New Roman" w:hAnsi="Times New Roman"/>
          <w:szCs w:val="24"/>
        </w:rPr>
        <w:instrText>2.1). Samples exhibit zero resistance at 91 K, with a transition width of 1.5 K. The Meissner effect attains a value of 76% of the independently measured diamagnetic susceptibility. We estimate parameters that characterize this superconductor, e.g., γ</w:instrText>
      </w:r>
      <w:r w:rsidR="000B681A">
        <w:rPr>
          <w:rFonts w:ascii="Cambria Math" w:hAnsi="Cambria Math" w:cs="Cambria Math"/>
          <w:szCs w:val="24"/>
        </w:rPr>
        <w:instrText>≃</w:instrText>
      </w:r>
      <w:r w:rsidR="000B681A">
        <w:rPr>
          <w:rFonts w:ascii="Times New Roman" w:hAnsi="Times New Roman"/>
          <w:szCs w:val="24"/>
        </w:rPr>
        <w:instrText>3–5 mJ (mole Cu)-1 K-2. The critical current density at 77 K and H=0 exceeds 1100 A/cm2.","author":[{"dropping-particle":"","family":"Cava","given":"R. J.","non-dropping-particle":"","parse-names":false,"suffix":""},{"dropping-particle":"","family":"Batlogg","given":"B.","non-dropping-particle":"","parse-names":false,"suffix":""},{"dropping-particle":"","family":"Dover","given":"R. B.","non-dropping-particle":"van","parse-names":false,"suffix":""},{"dropping-particle":"","family":"Murphy","given":"D. W.","non-dropping-particle":"","parse-names":false,"suffix":""},{"dropping-particle":"","family":"Sunshine","given":"S.","non-dropping-particle":"","parse-names":false,"suffix":""},{"dropping-particle":"","family":"Siegrist","given":"T.","non-dropping-particle":"","parse-names":false,"suffix":""},{"dropping-particle":"","family":"Remeika","given":"J. P.","non-dropping-particle":"","parse-names":false,"suffix":""},{"dropping-particle":"","family":"Rietman","given":"E. A.","non-dropping-particle":"","parse-names":false,"suffix":""},{"dropping-particle":"","family":"Zahurak","given":"S.","non-dropping-particle":"","parse-names":false,"suffix":""},{"dropping-particle":"","family":"Espinosa","given":"G. P.","non-dropping-particle":"","parse-names":false,"suffix":""}],"container-title":"Physical Review Letters","id":"ITEM-1","issue":"16","issued":{"date-parts":[["1987"]]},"page":"1676-1679","title":"Bulk Superconductivity at 91 K in Single-Phase Oxygen-Deficient Perovskite Ba&lt;sub&gt;2&lt;/sub&gt;YCu&lt;sub&gt;3&lt;/sub&gt;O&lt;sub&gt;9-δ&lt;/sub&gt;","type":"article-journal","volume":"58"},"uris":["http://www.mendeley.com/documents/?uuid=744af0d9-7478-4bcb-9a01-85d31ab4e606"]},{"id":"ITEM-2","itemData":{"DOI":"10.1103/PhysRevB.40.11406","ISSN":"0163-1829","author":[{"dropping-particle":"","family":"Morris","given":"Donald E.","non-dropping-particle":"","parse-names":false,"suffix":""},{"dropping-particle":"","family":"Asmar","given":"Naggi G","non-dropping-particle":"","parse-names":false,"suffix":""},{"dropping-particle":"","family":"Wei","given":"John Y T","non-dropping-particle":"","parse-names":false,"suffix":""},{"dropping-particle":"","family":"Nickel","given":"Janice H","non-dropping-particle":"","parse-names":false,"suffix":""},{"dropping-particle":"","family":"Sid","given":"Randy L","non-dropping-particle":"","parse-names":false,"suffix":""},{"dropping-particle":"","family":"Scott","given":"Jeffrey S.","non-dropping-particle":"","parse-names":false,"suffix":""},{"dropping-particle":"","family":"Post","given":"Jeffrey E","non-dropping-particle":"","parse-names":false,"suffix":""}],"container-title":"Physical Review B","id":"ITEM-2","issue":"16","issued":{"date-parts":[["1989","12","1"]]},"page":"11406-11409","title":"Synthesis and properties of the 2:4:7 superconductors R&lt;sub&gt;2&lt;/sub&gt;Ba&lt;sub&gt;4&lt;/sub&gt;Cu&lt;sub&gt;7&lt;/sub&gt;O&lt;sub&gt;15-x&lt;/sub&gt; (R=Y, Eu, Gd, Dy, Ho, Er)","type":"article-journal","volume":"40"},"uris":["http://www.mendeley.com/documents/?uuid=eacd179e-fa91-431b-bbf7-af0210d86b5d"]},{"id":"ITEM-3","itemData":{"DOI":"10.1103/PhysRevB.39.7347","ISSN":"0163-1829","author":[{"dropping-particle":"","family":"Morris","given":"Donald E.","non-dropping-particle":"","parse-names":false,"suffix":""},{"dropping-particle":"","family":"Nickel","given":"Janice H","non-dropping-particle":"","parse-names":false,"suffix":""},{"dropping-particle":"","family":"Wei","given":"John Y T","non-dropping-particle":"","parse-names":false,"suffix":""},{"dropping-particle":"","family":"Asmar","given":"Naggi G","non-dropping-particle":"","parse-names":false,"suffix":""},{"dropping-particle":"","family":"Scott","given":"Jeffrey S","non-dropping-particle":"","parse-names":false,"suffix":""},{"dropping-particle":"","family":"Scheven","given":"Ulrich M","non-dropping-particle":"","parse-names":false,"suffix":""},{"dropping-particle":"","family":"Hultgren","given":"Charles T","non-dropping-particle":"","parse-names":false,"suffix":""},{"dropping-particle":"","family":"Markelz","given":"Andrea G","non-dropping-particle":"","parse-names":false,"suffix":""},{"dropping-particle":"","family":"Post","given":"Jeffrey E","non-dropping-particle":"","parse-names":false,"suffix":""},{"dropping-particle":"","family":"Heaney","given":"Peter J.","non-dropping-particle":"","parse-names":false,"suffix":""},{"dropping-particle":"","family":"Veblen","given":"David R.","non-dropping-particle":"","parse-names":false,"suffix":""},{"dropping-particle":"","family":"Hazen","given":"Robert M","non-dropping-particle":"","parse-names":false,"suffix":""}],"container-title":"Physical Review B","id":"ITEM-3","issue":"10","issued":{"date-parts":[["1989","4","1"]]},"page":"7347-7350","title":"Eight new high-temperature superconductors with the 1:2:4 structure","type":"article-journal","volume":"39"},"uris":["http://www.mendeley.com/documents/?uuid=706f9ba6-e9ff-4821-b87e-6b3df9379363"]}],"mendeley":{"formattedCitation":"&lt;sup&gt;32–34&lt;/sup&gt;","plainTextFormattedCitation":"32–34","previouslyFormattedCitation":"(&lt;i&gt;32&lt;/i&gt;–&lt;i&gt;34&lt;/i&gt;)"},"properties":{"noteIndex":0},"schema":"https://github.com/citation-style-language/schema/raw/master/csl-citation.json"}</w:instrText>
      </w:r>
      <w:r w:rsidRPr="00FD137E">
        <w:rPr>
          <w:rFonts w:ascii="Times New Roman" w:hAnsi="Times New Roman"/>
          <w:szCs w:val="24"/>
        </w:rPr>
        <w:fldChar w:fldCharType="separate"/>
      </w:r>
      <w:r w:rsidR="000B681A" w:rsidRPr="000B681A">
        <w:rPr>
          <w:rFonts w:ascii="Times New Roman" w:hAnsi="Times New Roman"/>
          <w:noProof/>
          <w:szCs w:val="24"/>
          <w:vertAlign w:val="superscript"/>
        </w:rPr>
        <w:t>32–34</w:t>
      </w:r>
      <w:r w:rsidRPr="00FD137E">
        <w:rPr>
          <w:rFonts w:ascii="Times New Roman" w:hAnsi="Times New Roman"/>
          <w:szCs w:val="24"/>
        </w:rPr>
        <w:fldChar w:fldCharType="end"/>
      </w:r>
      <w:r w:rsidRPr="00FD137E">
        <w:rPr>
          <w:rFonts w:ascii="Times New Roman" w:hAnsi="Times New Roman"/>
          <w:szCs w:val="24"/>
        </w:rPr>
        <w:t>. These stacking faults point to the aggressive nature of the oxygen leaching effect, as the YBCO layers become increasingly disrupted when oxygen is removed from deep within the film, and suggest that changes to the microstructure are directly correlated with the suppression of superconductivity.</w:t>
      </w:r>
    </w:p>
    <w:p w:rsidR="00FD137E" w:rsidRPr="00FD137E" w:rsidRDefault="00FD137E" w:rsidP="00FD137E">
      <w:pPr>
        <w:spacing w:after="160" w:line="480" w:lineRule="auto"/>
        <w:ind w:firstLine="720"/>
        <w:rPr>
          <w:rFonts w:ascii="Times New Roman" w:hAnsi="Times New Roman"/>
          <w:szCs w:val="24"/>
        </w:rPr>
      </w:pPr>
      <w:r w:rsidRPr="00FD137E">
        <w:rPr>
          <w:rFonts w:ascii="Times New Roman" w:hAnsi="Times New Roman"/>
          <w:szCs w:val="24"/>
        </w:rPr>
        <w:t xml:space="preserve">The extraction of oxygen was further probed by polarized neutron reflectometry (PNR), which provides a depth-resolved mapping of the nuclear scattering centers within the film (neutron reflectivity results are shown in Supplementary Materials). The converged depth profiles confirm that the nuclear scattering length density (SLD, </w:t>
      </w:r>
      <m:oMath>
        <m:sSub>
          <m:sSubPr>
            <m:ctrlPr>
              <w:rPr>
                <w:rFonts w:ascii="Cambria Math" w:eastAsia="Cambria" w:hAnsi="Cambria Math" w:cs="Cambria"/>
                <w:szCs w:val="24"/>
              </w:rPr>
            </m:ctrlPr>
          </m:sSubPr>
          <m:e>
            <m:r>
              <w:rPr>
                <w:rFonts w:ascii="Cambria Math" w:hAnsi="Cambria Math"/>
                <w:sz w:val="20"/>
              </w:rPr>
              <m:t>ρ</m:t>
            </m:r>
          </m:e>
          <m:sub>
            <m:r>
              <w:rPr>
                <w:rFonts w:ascii="Cambria Math" w:eastAsia="Cambria" w:hAnsi="Cambria Math" w:cs="Cambria"/>
                <w:szCs w:val="24"/>
              </w:rPr>
              <m:t>N</m:t>
            </m:r>
          </m:sub>
        </m:sSub>
      </m:oMath>
      <w:r w:rsidRPr="00FD137E">
        <w:rPr>
          <w:rFonts w:ascii="Times New Roman" w:hAnsi="Times New Roman"/>
          <w:szCs w:val="24"/>
        </w:rPr>
        <w:t>) of the as-grown film is similar to the calculated value for YBa</w:t>
      </w:r>
      <w:r w:rsidRPr="00FD137E">
        <w:rPr>
          <w:rFonts w:ascii="Times New Roman" w:hAnsi="Times New Roman"/>
          <w:szCs w:val="24"/>
          <w:vertAlign w:val="subscript"/>
        </w:rPr>
        <w:t>2</w:t>
      </w:r>
      <w:r w:rsidRPr="00FD137E">
        <w:rPr>
          <w:rFonts w:ascii="Times New Roman" w:hAnsi="Times New Roman"/>
          <w:szCs w:val="24"/>
        </w:rPr>
        <w:t>Cu</w:t>
      </w:r>
      <w:r w:rsidRPr="00FD137E">
        <w:rPr>
          <w:rFonts w:ascii="Times New Roman" w:hAnsi="Times New Roman"/>
          <w:szCs w:val="24"/>
          <w:vertAlign w:val="subscript"/>
        </w:rPr>
        <w:t>3</w:t>
      </w:r>
      <w:r w:rsidRPr="00FD137E">
        <w:rPr>
          <w:rFonts w:ascii="Times New Roman" w:hAnsi="Times New Roman"/>
          <w:szCs w:val="24"/>
        </w:rPr>
        <w:t>O</w:t>
      </w:r>
      <w:r w:rsidRPr="00FD137E">
        <w:rPr>
          <w:rFonts w:ascii="Times New Roman" w:hAnsi="Times New Roman"/>
          <w:szCs w:val="24"/>
          <w:vertAlign w:val="subscript"/>
        </w:rPr>
        <w:t>7</w:t>
      </w:r>
      <w:r w:rsidRPr="00FD137E">
        <w:rPr>
          <w:rFonts w:ascii="Times New Roman" w:hAnsi="Times New Roman"/>
          <w:szCs w:val="24"/>
        </w:rPr>
        <w:t xml:space="preserve"> of </w:t>
      </w:r>
      <m:oMath>
        <m:r>
          <w:rPr>
            <w:rFonts w:ascii="Cambria Math" w:eastAsia="Cambria" w:hAnsi="Cambria Math" w:cs="Cambria"/>
            <w:szCs w:val="24"/>
          </w:rPr>
          <m:t>4.7×</m:t>
        </m:r>
        <m:sSup>
          <m:sSupPr>
            <m:ctrlPr>
              <w:rPr>
                <w:rFonts w:ascii="Cambria Math" w:eastAsia="Cambria" w:hAnsi="Cambria Math" w:cs="Cambria"/>
                <w:szCs w:val="24"/>
              </w:rPr>
            </m:ctrlPr>
          </m:sSupPr>
          <m:e>
            <m:r>
              <w:rPr>
                <w:rFonts w:ascii="Cambria Math" w:eastAsia="Cambria" w:hAnsi="Cambria Math" w:cs="Cambria"/>
                <w:szCs w:val="24"/>
              </w:rPr>
              <m:t>10</m:t>
            </m:r>
          </m:e>
          <m:sup>
            <m:r>
              <w:rPr>
                <w:rFonts w:ascii="Cambria Math" w:eastAsia="Cambria" w:hAnsi="Cambria Math" w:cs="Cambria"/>
                <w:szCs w:val="24"/>
              </w:rPr>
              <m:t>-4</m:t>
            </m:r>
          </m:sup>
        </m:sSup>
        <m:r>
          <w:rPr>
            <w:rFonts w:ascii="Cambria Math" w:eastAsia="Cambria" w:hAnsi="Cambria Math" w:cs="Cambria"/>
            <w:szCs w:val="24"/>
          </w:rPr>
          <m:t xml:space="preserve"> </m:t>
        </m:r>
        <m:sSup>
          <m:sSupPr>
            <m:ctrlPr>
              <w:rPr>
                <w:rFonts w:ascii="Cambria Math" w:eastAsia="Cambria" w:hAnsi="Cambria Math" w:cs="Cambria"/>
                <w:szCs w:val="24"/>
              </w:rPr>
            </m:ctrlPr>
          </m:sSupPr>
          <m:e>
            <m:r>
              <m:rPr>
                <m:sty m:val="p"/>
              </m:rPr>
              <w:rPr>
                <w:rFonts w:ascii="Cambria Math" w:eastAsia="Cambria" w:hAnsi="Cambria Math" w:cs="Cambria"/>
                <w:szCs w:val="24"/>
              </w:rPr>
              <m:t>nm</m:t>
            </m:r>
          </m:e>
          <m:sup>
            <m:r>
              <w:rPr>
                <w:rFonts w:ascii="Cambria Math" w:eastAsia="Cambria" w:hAnsi="Cambria Math" w:cs="Cambria"/>
                <w:szCs w:val="24"/>
              </w:rPr>
              <m:t>-2</m:t>
            </m:r>
          </m:sup>
        </m:sSup>
      </m:oMath>
      <w:r w:rsidRPr="00FD137E">
        <w:rPr>
          <w:rFonts w:ascii="Times New Roman" w:hAnsi="Times New Roman"/>
          <w:szCs w:val="24"/>
        </w:rPr>
        <w:t xml:space="preserve"> (Fig. 4A). With increasing </w:t>
      </w:r>
      <m:oMath>
        <m:sSub>
          <m:sSubPr>
            <m:ctrlPr>
              <w:rPr>
                <w:rFonts w:ascii="Cambria Math" w:eastAsia="Cambria" w:hAnsi="Cambria Math" w:cs="Cambria"/>
                <w:szCs w:val="24"/>
              </w:rPr>
            </m:ctrlPr>
          </m:sSubPr>
          <m:e>
            <m:r>
              <w:rPr>
                <w:rFonts w:ascii="Cambria Math" w:eastAsia="Cambria" w:hAnsi="Cambria Math" w:cs="Cambria"/>
                <w:szCs w:val="24"/>
              </w:rPr>
              <m:t>t</m:t>
            </m:r>
          </m:e>
          <m:sub>
            <m:r>
              <w:rPr>
                <w:rFonts w:ascii="Cambria Math" w:eastAsia="Cambria" w:hAnsi="Cambria Math" w:cs="Cambria"/>
                <w:szCs w:val="24"/>
              </w:rPr>
              <m:t>Gd</m:t>
            </m:r>
          </m:sub>
        </m:sSub>
        <m:r>
          <w:rPr>
            <w:rFonts w:ascii="Cambria Math" w:eastAsia="Cambria" w:hAnsi="Cambria Math" w:cs="Cambria"/>
            <w:szCs w:val="24"/>
          </w:rPr>
          <m:t>,</m:t>
        </m:r>
      </m:oMath>
      <w:r w:rsidRPr="00FD137E">
        <w:rPr>
          <w:rFonts w:ascii="Times New Roman" w:hAnsi="Times New Roman"/>
          <w:szCs w:val="24"/>
        </w:rPr>
        <w:t xml:space="preserve"> the YBCO layer increases in thickness, in qualitative agreement with the unit cell expansion observed in XRD. Commensurate with the progressive increase in </w:t>
      </w:r>
      <m:oMath>
        <m:sSub>
          <m:sSubPr>
            <m:ctrlPr>
              <w:rPr>
                <w:rFonts w:ascii="Cambria Math" w:eastAsia="Cambria" w:hAnsi="Cambria Math" w:cs="Cambria"/>
                <w:szCs w:val="24"/>
              </w:rPr>
            </m:ctrlPr>
          </m:sSubPr>
          <m:e>
            <m:r>
              <w:rPr>
                <w:rFonts w:ascii="Cambria Math" w:eastAsia="Cambria" w:hAnsi="Cambria Math" w:cs="Cambria"/>
                <w:szCs w:val="24"/>
              </w:rPr>
              <m:t>t</m:t>
            </m:r>
          </m:e>
          <m:sub>
            <m:r>
              <w:rPr>
                <w:rFonts w:ascii="Cambria Math" w:eastAsia="Cambria" w:hAnsi="Cambria Math" w:cs="Cambria"/>
                <w:szCs w:val="24"/>
              </w:rPr>
              <m:t>Gd</m:t>
            </m:r>
          </m:sub>
        </m:sSub>
      </m:oMath>
      <w:r w:rsidRPr="00FD137E">
        <w:rPr>
          <w:rFonts w:ascii="Times New Roman" w:hAnsi="Times New Roman"/>
          <w:szCs w:val="24"/>
        </w:rPr>
        <w:t xml:space="preserve">, the nuclear SLD decreases, particularly near the YBCO/Gd interface, consistent with the removal of oxygen from </w:t>
      </w:r>
      <w:r w:rsidRPr="00FD137E">
        <w:rPr>
          <w:rFonts w:ascii="Times New Roman" w:hAnsi="Times New Roman"/>
          <w:szCs w:val="24"/>
        </w:rPr>
        <w:lastRenderedPageBreak/>
        <w:t>the YBCO (Figs. 4B-4D); furthermore, the oxygen-deficient layer goes deeper into the YBCO film as the Gd layer thickness is increased, as indicated by the deviation of the real part of</w:t>
      </w:r>
      <w:r w:rsidRPr="00FD137E">
        <w:rPr>
          <w:rFonts w:ascii="Symbol" w:hAnsi="Symbol"/>
          <w:i/>
          <w:szCs w:val="24"/>
        </w:rPr>
        <w:t></w:t>
      </w:r>
      <m:oMath>
        <m:sSub>
          <m:sSubPr>
            <m:ctrlPr>
              <w:rPr>
                <w:rFonts w:ascii="Cambria Math" w:hAnsi="Cambria Math"/>
                <w:i/>
                <w:szCs w:val="24"/>
              </w:rPr>
            </m:ctrlPr>
          </m:sSubPr>
          <m:e>
            <m:r>
              <w:rPr>
                <w:rFonts w:ascii="Cambria Math" w:hAnsi="Cambria Math"/>
                <w:szCs w:val="24"/>
              </w:rPr>
              <m:t>ρ</m:t>
            </m:r>
          </m:e>
          <m:sub>
            <m:r>
              <w:rPr>
                <w:rFonts w:ascii="Cambria Math" w:hAnsi="Cambria Math"/>
                <w:szCs w:val="24"/>
              </w:rPr>
              <m:t>N</m:t>
            </m:r>
          </m:sub>
        </m:sSub>
      </m:oMath>
      <w:r w:rsidRPr="00FD137E">
        <w:rPr>
          <w:rFonts w:ascii="Times New Roman" w:hAnsi="Times New Roman"/>
          <w:szCs w:val="24"/>
        </w:rPr>
        <w:t xml:space="preserve"> from that of the stoichiometric YBCO (grey lines). In addition to the real part of the nuclear profile, the Gd layer is explicitly identifiable by the imaginary component of its SLD, which corresponds to neutron absorption. Since Gd is the only significant neutron absorber present in this system, the location of the imaginary component of the nuclear SLD rules out the possibility of YBCO/Gd interdiffusion.</w:t>
      </w:r>
    </w:p>
    <w:p w:rsidR="00FD137E" w:rsidRPr="00FD137E" w:rsidRDefault="00FD137E" w:rsidP="00FD137E">
      <w:pPr>
        <w:spacing w:after="160" w:line="480" w:lineRule="auto"/>
        <w:ind w:firstLine="720"/>
        <w:rPr>
          <w:rFonts w:ascii="Calibri" w:eastAsia="Calibri" w:hAnsi="Calibri" w:cs="Calibri"/>
          <w:szCs w:val="24"/>
        </w:rPr>
      </w:pPr>
      <w:bookmarkStart w:id="4" w:name="_tyjcwt" w:colFirst="0" w:colLast="0"/>
      <w:bookmarkEnd w:id="4"/>
      <w:r w:rsidRPr="00FD137E">
        <w:rPr>
          <w:rFonts w:ascii="Times New Roman" w:hAnsi="Times New Roman"/>
          <w:szCs w:val="24"/>
        </w:rPr>
        <w:t xml:space="preserve">The PNR results are consistent with the extraction of oxygen from the YBCO, and fluorescence yield (FY) XAS measurements performed at the Cu </w:t>
      </w:r>
      <w:r w:rsidRPr="00FD137E">
        <w:rPr>
          <w:rFonts w:ascii="Times New Roman" w:hAnsi="Times New Roman"/>
          <w:i/>
          <w:szCs w:val="24"/>
        </w:rPr>
        <w:t>L</w:t>
      </w:r>
      <w:r w:rsidRPr="00FD137E">
        <w:rPr>
          <w:rFonts w:ascii="Times New Roman" w:hAnsi="Times New Roman"/>
          <w:szCs w:val="24"/>
          <w:vertAlign w:val="subscript"/>
        </w:rPr>
        <w:t>2,3</w:t>
      </w:r>
      <w:r w:rsidRPr="00FD137E">
        <w:rPr>
          <w:rFonts w:ascii="Times New Roman" w:hAnsi="Times New Roman"/>
          <w:szCs w:val="24"/>
        </w:rPr>
        <w:t xml:space="preserve">-edges directly confirm a change in the Cu valence induced by the oxygen extraction. The XAS results show a shift in the absorption resonance to lower energies with increasing </w:t>
      </w:r>
      <m:oMath>
        <m:sSub>
          <m:sSubPr>
            <m:ctrlPr>
              <w:rPr>
                <w:rFonts w:ascii="Cambria Math" w:eastAsia="Cambria" w:hAnsi="Cambria Math" w:cs="Cambria"/>
                <w:szCs w:val="24"/>
              </w:rPr>
            </m:ctrlPr>
          </m:sSubPr>
          <m:e>
            <m:r>
              <w:rPr>
                <w:rFonts w:ascii="Cambria Math" w:eastAsia="Cambria" w:hAnsi="Cambria Math" w:cs="Cambria"/>
                <w:szCs w:val="24"/>
              </w:rPr>
              <m:t>t</m:t>
            </m:r>
          </m:e>
          <m:sub>
            <m:r>
              <w:rPr>
                <w:rFonts w:ascii="Cambria Math" w:eastAsia="Cambria" w:hAnsi="Cambria Math" w:cs="Cambria"/>
                <w:szCs w:val="24"/>
              </w:rPr>
              <m:t>Gd</m:t>
            </m:r>
          </m:sub>
        </m:sSub>
      </m:oMath>
      <w:r w:rsidRPr="00FD137E">
        <w:rPr>
          <w:rFonts w:ascii="Times New Roman" w:hAnsi="Times New Roman"/>
          <w:szCs w:val="24"/>
        </w:rPr>
        <w:t xml:space="preserve"> (Fig. 5). Similar spectral shifts reported in other oxygen-deficient perovskite systems</w:t>
      </w:r>
      <w:r w:rsidRPr="00FD137E">
        <w:rPr>
          <w:rFonts w:ascii="Times New Roman" w:hAnsi="Times New Roman"/>
          <w:szCs w:val="24"/>
        </w:rPr>
        <w:fldChar w:fldCharType="begin" w:fldLock="1"/>
      </w:r>
      <w:r w:rsidR="000B681A">
        <w:rPr>
          <w:rFonts w:ascii="Times New Roman" w:hAnsi="Times New Roman"/>
          <w:szCs w:val="24"/>
        </w:rPr>
        <w:instrText>ADDIN CSL_CITATION {"citationItems":[{"id":"ITEM-1","itemData":{"DOI":"10.1063/1.4964407","ISSN":"0003-6951","abstract":"The impact of interfacial electronic reconstruction on the magnetic characteristics of La0.7Sr0.3CoO3 (LSCO)/La0.7Sr0.3MnO3 (LSMO) heterostructures was investigated as a function of layer thickness using a combination of soft x-ray magnetic spectroscopy and bulk magnetometry. We found that the magnetic properties of the LSCO layers are impacted by two competing electronic interactions occurring at the LSCO/substrate and LSMO/LSCO interfaces. For thin LSCO layers (&lt;5 nm), the heterostructures exist in a highly coupled state where the chemically distinct layers behave as a single magnetic compound with magnetically active Co2+ ions. As the LSCO thickness increases, a high coercivity LSCO layer develops which biases a low coercivity layer, which is composed not only of the LSMO layer but also an interfacial LSCO layer. These results suggest an intriguing route to tune the magnetic properties of transition metal oxide heterostructures through careful control of the interface structure.","author":[{"dropping-particle":"","family":"Li","given":"Binzhi","non-dropping-particle":"","parse-names":false,"suffix":""},{"dropping-particle":"V.","family":"Chopdekar","given":"Rajesh","non-dropping-particle":"","parse-names":false,"suffix":""},{"dropping-particle":"","family":"N'Diaye","given":"Alpha T.","non-dropping-particle":"","parse-names":false,"suffix":""},{"dropping-particle":"","family":"Mehta","given":"Apurva","non-dropping-particle":"","parse-names":false,"suffix":""},{"dropping-particle":"","family":"Byers","given":"J. Paige","non-dropping-particle":"","parse-names":false,"suffix":""},{"dropping-particle":"","family":"Browning","given":"Nigel D.","non-dropping-particle":"","parse-names":false,"suffix":""},{"dropping-particle":"","family":"Arenholz","given":"Elke","non-dropping-particle":"","parse-names":false,"suffix":""},{"dropping-particle":"","family":"Takamura","given":"Yayoi","non-dropping-particle":"","parse-names":false,"suffix":""}],"container-title":"Applied Physics Letters","id":"ITEM-1","issue":"15","issued":{"date-parts":[["2016","10","10"]]},"page":"152401","publisher":"AIP Publishing","title":"Tuning interfacial exchange interactions via electronic reconstruction in transition-metal oxide heterostructures","type":"article-journal","volume":"109"},"uris":["http://www.mendeley.com/documents/?uuid=6c87084c-0f1f-4a06-8171-2939dea391b6"]},{"id":"ITEM-2","itemData":{"DOI":"10.1038/nature22389","ISBN":"0028-0836","ISSN":"14764687","PMID":"28569818","abstract":"Materials can be transformed from one crystalline phase to another by using an electric field to control ion transfer, in a process that can be harnessed in applications such as batteries, smart windows and fuel cells. Increasing the number of transferrable ion species and of accessible crystalline phases could in principle greatly enrich material functionality. However, studies have so far focused mainly on the evolution and control of single ionic species (for example, oxygen, hydrogen or lithium ions). Here we describe the reversible and non-volatile electric-field control of dual-ion (oxygen and hydrogen) phase transformations, with associated electrochromic and magnetoelectric effects. We show that controlling the insertion and extraction of oxygen and hydrogen ions independently of each other can direct reversible phase transformations among three different material phases: the perovskite SrCoO3−δ (ref. 12), the brownmillerite SrCoO2.5 (ref. 13), and a hitherto-unexplored phase, HSrCoO2.5. By analysing the distinct optical absorption properties of these phases, we demonstrate selective manipulation of spectral transparency in the visible-light and infrared regions, revealing a dual-band electrochromic effect that could see application in smart windows. Moreover, the starkly different magnetic and electric properties of the three phases—HSrCoO2.5 is a weakly ferromagnetic insulator, SrCoO3−δ is a ferromagnetic metal, and SrCoO2.5 is an antiferromagnetic insulator—enable an unusual form of magnetoelectric coupling, allowing electric-field control of three different magnetic ground states. These findings open up opportunities for the electric-field control of multistate phase transformations with rich functionalities.","author":[{"dropping-particle":"","family":"Lu","given":"Nianpeng","non-dropping-particle":"","parse-names":false,"suffix":""},{"dropping-particle":"","family":"Zhang","given":"Pengfei","non-dropping-particle":"","parse-names":false,"suffix":""},{"dropping-particle":"","family":"Zhang","given":"Qinghua","non-dropping-particle":"","parse-names":false,"suffix":""},{"dropping-particle":"","family":"Qiao","given":"Ruimin","non-dropping-particle":"","parse-names":false,"suffix":""},{"dropping-particle":"","family":"He","given":"Qing","non-dropping-particle":"","parse-names":false,"suffix":""},{"dropping-particle":"","family":"Li","given":"Hao Bo","non-dropping-particle":"","parse-names":false,"suffix":""},{"dropping-particle":"","family":"Wang","given":"Yujia","non-dropping-particle":"","parse-names":false,"suffix":""},{"dropping-particle":"","family":"Guo","given":"Jingwen","non-dropping-particle":"","parse-names":false,"suffix":""},{"dropping-particle":"","family":"Zhang","given":"Ding","non-dropping-particle":"","parse-names":false,"suffix":""},{"dropping-particle":"","family":"Duan","given":"Zheng","non-dropping-particle":"","parse-names":false,"suffix":""},{"dropping-particle":"","family":"Li","given":"Zhuolu","non-dropping-particle":"","parse-names":false,"suffix":""},{"dropping-particle":"","family":"Wang","given":"Meng","non-dropping-particle":"","parse-names":false,"suffix":""},{"dropping-particle":"","family":"Yang","given":"Shuzhen","non-dropping-particle":"","parse-names":false,"suffix":""},{"dropping-particle":"","family":"Yan","given":"Mingzhe","non-dropping-particle":"","parse-names":false,"suffix":""},{"dropping-particle":"","family":"Arenholz","given":"Elke","non-dropping-particle":"","parse-names":false,"suffix":""},{"dropping-particle":"","family":"Zhou","given":"Shuyun","non-dropping-particle":"","parse-names":false,"suffix":""},{"dropping-particle":"","family":"Yang","given":"Wanli","non-dropping-particle":"","parse-names":false,"suffix":""},{"dropping-particle":"","family":"Gu","given":"Lin","non-dropping-particle":"","parse-names":false,"suffix":""},{"dropping-particle":"","family":"Nan","given":"Ce Wen","non-dropping-particle":"","parse-names":false,"suffix":""},{"dropping-particle":"","family":"Wu","given":"Jian","non-dropping-particle":"","parse-names":false,"suffix":""},{"dropping-particle":"","family":"Tokura","given":"Yoshinori","non-dropping-particle":"","parse-names":false,"suffix":""},{"dropping-particle":"","family":"Yu","given":"Pu","non-dropping-particle":"","parse-names":false,"suffix":""}],"container-title":"Nature","id":"ITEM-2","issue":"7656","issued":{"date-parts":[["2017"]]},"page":"124-128","title":"Electric-field control of tri-state phase transformation with a selective dual-ion switch","type":"article-journal","volume":"546"},"uris":["http://www.mendeley.com/documents/?uuid=689e522c-cad5-45d6-ae52-a28d99b4e3da"]}],"mendeley":{"formattedCitation":"&lt;sup&gt;35,36&lt;/sup&gt;","plainTextFormattedCitation":"35,36","previouslyFormattedCitation":"(&lt;i&gt;35&lt;/i&gt;, &lt;i&gt;36&lt;/i&gt;)"},"properties":{"noteIndex":0},"schema":"https://github.com/citation-style-language/schema/raw/master/csl-citation.json"}</w:instrText>
      </w:r>
      <w:r w:rsidRPr="00FD137E">
        <w:rPr>
          <w:rFonts w:ascii="Times New Roman" w:hAnsi="Times New Roman"/>
          <w:szCs w:val="24"/>
        </w:rPr>
        <w:fldChar w:fldCharType="separate"/>
      </w:r>
      <w:r w:rsidR="000B681A" w:rsidRPr="000B681A">
        <w:rPr>
          <w:rFonts w:ascii="Times New Roman" w:hAnsi="Times New Roman"/>
          <w:noProof/>
          <w:szCs w:val="24"/>
          <w:vertAlign w:val="superscript"/>
        </w:rPr>
        <w:t>35,36</w:t>
      </w:r>
      <w:r w:rsidRPr="00FD137E">
        <w:rPr>
          <w:rFonts w:ascii="Times New Roman" w:hAnsi="Times New Roman"/>
          <w:szCs w:val="24"/>
        </w:rPr>
        <w:fldChar w:fldCharType="end"/>
      </w:r>
      <w:r w:rsidRPr="00FD137E">
        <w:rPr>
          <w:rFonts w:ascii="Calibri" w:eastAsia="Calibri" w:hAnsi="Calibri" w:cs="Calibri"/>
          <w:szCs w:val="24"/>
        </w:rPr>
        <w:t xml:space="preserve"> </w:t>
      </w:r>
      <w:r w:rsidRPr="00FD137E">
        <w:rPr>
          <w:rFonts w:ascii="Times New Roman" w:hAnsi="Times New Roman"/>
          <w:szCs w:val="24"/>
        </w:rPr>
        <w:t>have been attributed to a decrease in the average Cu valence, the result of electrons returning to the Cu ions as oxygen is leached from the film. The shoulder around 933 eV in the as-grown YBCO spectra (marked with a black arrow), a feature characteristic of lower-valence ligand states present in CuO chains</w:t>
      </w:r>
      <w:r w:rsidRPr="00FD137E">
        <w:rPr>
          <w:rFonts w:ascii="Times New Roman" w:hAnsi="Times New Roman"/>
          <w:szCs w:val="24"/>
        </w:rPr>
        <w:fldChar w:fldCharType="begin" w:fldLock="1"/>
      </w:r>
      <w:r w:rsidR="000B681A">
        <w:rPr>
          <w:rFonts w:ascii="Times New Roman" w:hAnsi="Times New Roman"/>
          <w:szCs w:val="24"/>
        </w:rPr>
        <w:instrText>ADDIN CSL_CITATION {"citationItems":[{"id":"ITEM-1","itemData":{"DOI":"10.1021/acsnano.7b03978","ISSN":"1936086X","abstract":"Electrolyte gating is widely used to induce large carrier density modulation on solid surfaces to explore various properties. Most of past works have attributed the charge modulation to electrostatic field effect. However, some recent reports have argued that the electrolyte gating effect in VO2, TiO2, and SrTiO3 originated from field-induced oxygen vacancy formation. This gives rise to a controversy about the gating mechanism, and it is therefore vital to reveal the relationship between the role of electrolyte gating and the intrinsic properties of materials. Here, we report entirely different mechanisms of electrolyte gating on two high-Tc cuprates, NdBa2Cu3O7−δ (NBCO) and Pr2−xCexCuO4 (PCCO), with different crystal structures. We show that field-induced oxygen vacancy formation in CuO chains of NBCO plays the dominant role, while it is mainly an electrostatic field effect in the case of PCCO. The possible reason is that NBCO has mobile oxygen in CuO chains, while PCCO does not. Our study helps clarify the controversy relating to the mechanism of electrolyte gating, leading to a better understanding of the role of oxygen electro migration which is very material specific","author":[{"dropping-particle":"","family":"Zhang","given":"Lingchao","non-dropping-particle":"","parse-names":false,"suffix":""},{"dropping-particle":"","family":"Zeng","given":"Shengwei","non-dropping-particle":"","parse-names":false,"suffix":""},{"dropping-particle":"","family":"Yin","given":"Xinmao","non-dropping-particle":"","parse-names":false,"suffix":""},{"dropping-particle":"","family":"Asmara","given":"Teguh Citra","non-dropping-particle":"","parse-names":false,"suffix":""},{"dropping-particle":"","family":"Yang","given":"Ping","non-dropping-particle":"","parse-names":false,"suffix":""},{"dropping-particle":"","family":"Han","given":"Kun","non-dropping-particle":"","parse-names":false,"suffix":""},{"dropping-particle":"","family":"Cao","given":"Yu","non-dropping-particle":"","parse-names":false,"suffix":""},{"dropping-particle":"","family":"Zhou","given":"Wenxiong","non-dropping-particle":"","parse-names":false,"suffix":""},{"dropping-particle":"","family":"Wan","given":"Dongyang","non-dropping-particle":"","parse-names":false,"suffix":""},{"dropping-particle":"","family":"Tang","given":"Chi Sin","non-dropping-particle":"","parse-names":false,"suffix":""},{"dropping-particle":"","family":"Rusydi","given":"Andrivo","non-dropping-particle":"","parse-names":false,"suffix":""},{"dropping-particle":"","family":"Ariando","given":"","non-dropping-particle":"","parse-names":false,"suffix":""},{"dropping-particle":"","family":"Venkatesan","given":"Thirumalai","non-dropping-particle":"","parse-names":false,"suffix":""}],"container-title":"ACS Nano","id":"ITEM-1","issue":"10","issued":{"date-parts":[["2017","10","24"]]},"page":"9950-9956","title":"The Mechanism of Electrolyte Gating on High-T&lt;sub&gt;c&lt;/sub&gt; Cuprates: The Role of Oxygen Migration and Electrostatics","type":"article-journal","volume":"11"},"uris":["http://www.mendeley.com/documents/?uuid=9fa60b38-761f-4e04-baec-a91bed04aae9"]},{"id":"ITEM-2","itemData":{"DOI":"10.1103/PhysRevB.51.8529","ISBN":"0163-1829","ISSN":"01631829","PMID":"9977468","abstract":"The electronic structure of the CuO2 planes and CuO3 chains in single-domain crystals of YBa2Cu3Ox has been investigated as a function of oxygen concentration (6≤x≤7) using polarization-dependent x-ray-absorption spectroscopy of the O 1s and Cu 2p core levels. The polarization-dependent observation of unoccupied states with O and with Cu orbital character parallel to the a, b, and c axes of the crystals allows the determination of the number of hole states in Cu 3dx2-y2 and O 2px,y orbitals in the CuO2 planes as well as in Cu 3dy2-z2 and O 2py,z orbitals in the CuO3 chains. States with Cu 3d3z2-r2 orbital character contribute less than 10% to the total number of states near the Fermi level. The number of holes in the planes and in the chains is found to be correlated with the superconducting transition temperature. © 1995 The American Physical Society.","author":[{"dropping-particle":"","family":"Nücker","given":"N.","non-dropping-particle":"","parse-names":false,"suffix":""},{"dropping-particle":"","family":"Pellegrin","given":"E.","non-dropping-particle":"","parse-names":false,"suffix":""},{"dropping-particle":"","family":"Schweiss","given":"P.","non-dropping-particle":"","parse-names":false,"suffix":""},{"dropping-particle":"","family":"Fink","given":"J.","non-dropping-particle":"","parse-names":false,"suffix":""},{"dropping-particle":"","family":"Molodtsov","given":"S. L.","non-dropping-particle":"","parse-names":false,"suffix":""},{"dropping-particle":"","family":"Simmons","given":"C. T.","non-dropping-particle":"","parse-names":false,"suffix":""},{"dropping-particle":"","family":"Kaindl","given":"G.","non-dropping-particle":"","parse-names":false,"suffix":""},{"dropping-particle":"","family":"Frentrup","given":"W.","non-dropping-particle":"","parse-names":false,"suffix":""},{"dropping-particle":"","family":"Erb","given":"A.","non-dropping-particle":"","parse-names":false,"suffix":""},{"dropping-particle":"","family":"Müller-Vogt","given":"G.","non-dropping-particle":"","parse-names":false,"suffix":""}],"container-title":"Physical Review B","id":"ITEM-2","issue":"13","issued":{"date-parts":[["1995","4","1"]]},"page":"8529-8542","title":"Site-specific and doping-dependent electronic structure of YBa&lt;sub&gt;2&lt;/sub&gt;Cu&lt;sub&gt;3&lt;/sub&gt;O&lt;sub&gt;x&lt;/sub&gt; probed by O 1s and Cu 2p x-ray-absorption spectroscopy","type":"article-journal","volume":"51"},"uris":["http://www.mendeley.com/documents/?uuid=65ad385d-6d46-47ea-89e2-7ff7ed7bd82e"]},{"id":"ITEM-3","itemData":{"DOI":"10.1016/0038-1098(87)91063-5","ISSN":"00381098","abstract":"The copper 2p1 2and 2p3 2x-ray photoelectron core level spectra (XPS) of the single phase high temperature (Tc=91K) superconductor YBa2Cu3O</w:instrText>
      </w:r>
      <w:r w:rsidR="000B681A">
        <w:rPr>
          <w:rFonts w:ascii="Cambria Math" w:hAnsi="Cambria Math" w:cs="Cambria Math"/>
          <w:szCs w:val="24"/>
        </w:rPr>
        <w:instrText>∼</w:instrText>
      </w:r>
      <w:r w:rsidR="000B681A">
        <w:rPr>
          <w:rFonts w:ascii="Times New Roman" w:hAnsi="Times New Roman"/>
          <w:szCs w:val="24"/>
        </w:rPr>
        <w:instrText>7have been measured. Evidence for the strong localization of valence Cu 3d electrons is indicated by the Coulomb interaction Ucd</w:instrText>
      </w:r>
      <w:r w:rsidR="000B681A">
        <w:rPr>
          <w:rFonts w:ascii="Cambria Math" w:hAnsi="Cambria Math" w:cs="Cambria Math"/>
          <w:szCs w:val="24"/>
        </w:rPr>
        <w:instrText>∼</w:instrText>
      </w:r>
      <w:r w:rsidR="000B681A">
        <w:rPr>
          <w:rFonts w:ascii="Times New Roman" w:hAnsi="Times New Roman"/>
          <w:szCs w:val="24"/>
        </w:rPr>
        <w:instrText>9 eV between the 2p3 2core hole and the localized 3d valence electron. A Coulomb interaction Uddof the order of 6 eV between 3d valence electrons has been estimated. No evidence of the 2p3d8underline indicates the hole) final state due to the Cu3+ions has been found. The broadening of atomic multiplets of the final state 2p3d9going from CuO to YBa2Cu3O</w:instrText>
      </w:r>
      <w:r w:rsidR="000B681A">
        <w:rPr>
          <w:rFonts w:ascii="Cambria Math" w:hAnsi="Cambria Math" w:cs="Cambria Math"/>
          <w:szCs w:val="24"/>
        </w:rPr>
        <w:instrText>∼</w:instrText>
      </w:r>
      <w:r w:rsidR="000B681A">
        <w:rPr>
          <w:rFonts w:ascii="Times New Roman" w:hAnsi="Times New Roman"/>
          <w:szCs w:val="24"/>
        </w:rPr>
        <w:instrText>7has been observed. These results are consistent with the formation of holes L in the oxygen derived band, i.e. of the 3d9L configuration, with additional oxygen x in YBa2Cu3O6.5+x, which should play a key role in the high-Tcsuperconductivity. © 1987.","author":[{"dropping-particle":"","family":"Bianconi","given":"A.","non-dropping-particle":"","parse-names":false,"suffix":""},{"dropping-particle":"","family":"Congiu Castellano","given":"A.","non-dropping-particle":"","parse-names":false,"suffix":""},{"dropping-particle":"","family":"Santis","given":"M.","non-dropping-particle":"De","parse-names":false,"suffix":""},{"dropping-particle":"","family":"Delogu","given":"P.","non-dropping-particle":"","parse-names":false,"suffix":""},{"dropping-particle":"","family":"Gargano","given":"A.","non-dropping-particle":"","parse-names":false,"suffix":""},{"dropping-particle":"","family":"Giorgi","given":"R.","non-dropping-particle":"","parse-names":false,"suffix":""}],"container-title":"Solid State Communications","id":"ITEM-3","issue":"12","issued":{"date-parts":[["1987","9"]]},"page":"1135-1139","title":"Localization of Cu 3d levels in the high T&lt;sub&gt;c&lt;/sub&gt; superconductor YBa&lt;sub&gt;2&lt;/sub&gt;Cu&lt;sub&gt;3&lt;/sub&gt;O&lt;sub&gt;~7&lt;/sub&gt; by Cu 2p X-ray photoelectron spectroscopy","type":"article-journal","volume":"63"},"uris":["http://www.mendeley.com/documents/?uuid=88e101ba-b2ec-4cae-b34f-d40636d9f49d"]}],"mendeley":{"formattedCitation":"&lt;sup&gt;8,37,38&lt;/sup&gt;","plainTextFormattedCitation":"8,37,38","previouslyFormattedCitation":"(&lt;i&gt;8&lt;/i&gt;, &lt;i&gt;37&lt;/i&gt;, &lt;i&gt;38&lt;/i&gt;)"},"properties":{"noteIndex":0},"schema":"https://github.com/citation-style-language/schema/raw/master/csl-citation.json"}</w:instrText>
      </w:r>
      <w:r w:rsidRPr="00FD137E">
        <w:rPr>
          <w:rFonts w:ascii="Times New Roman" w:hAnsi="Times New Roman"/>
          <w:szCs w:val="24"/>
        </w:rPr>
        <w:fldChar w:fldCharType="separate"/>
      </w:r>
      <w:r w:rsidR="000B681A" w:rsidRPr="000B681A">
        <w:rPr>
          <w:rFonts w:ascii="Times New Roman" w:hAnsi="Times New Roman"/>
          <w:noProof/>
          <w:szCs w:val="24"/>
          <w:vertAlign w:val="superscript"/>
        </w:rPr>
        <w:t>8,37,38</w:t>
      </w:r>
      <w:r w:rsidRPr="00FD137E">
        <w:rPr>
          <w:rFonts w:ascii="Times New Roman" w:hAnsi="Times New Roman"/>
          <w:szCs w:val="24"/>
        </w:rPr>
        <w:fldChar w:fldCharType="end"/>
      </w:r>
      <w:r w:rsidRPr="00FD137E">
        <w:rPr>
          <w:rFonts w:ascii="Times New Roman" w:hAnsi="Times New Roman"/>
          <w:szCs w:val="24"/>
        </w:rPr>
        <w:t>, is suppressed for YBCO coated with increasingly thicker Gd, confirming the loss of oxygen within the chains. A second resonance associated with the Cu</w:t>
      </w:r>
      <w:r w:rsidRPr="00FD137E">
        <w:rPr>
          <w:rFonts w:ascii="Times New Roman" w:hAnsi="Times New Roman"/>
          <w:szCs w:val="24"/>
          <w:vertAlign w:val="superscript"/>
        </w:rPr>
        <w:t>+</w:t>
      </w:r>
      <w:r w:rsidRPr="00FD137E">
        <w:rPr>
          <w:rFonts w:ascii="Times New Roman" w:hAnsi="Times New Roman"/>
          <w:szCs w:val="24"/>
        </w:rPr>
        <w:t xml:space="preserve"> valence state emerges at 934 eV for </w:t>
      </w:r>
      <m:oMath>
        <m:sSub>
          <m:sSubPr>
            <m:ctrlPr>
              <w:rPr>
                <w:rFonts w:ascii="Cambria Math" w:eastAsia="Cambria" w:hAnsi="Cambria Math" w:cs="Cambria"/>
                <w:szCs w:val="24"/>
              </w:rPr>
            </m:ctrlPr>
          </m:sSubPr>
          <m:e>
            <m:r>
              <w:rPr>
                <w:rFonts w:ascii="Cambria Math" w:eastAsia="Cambria" w:hAnsi="Cambria Math" w:cs="Cambria"/>
                <w:szCs w:val="24"/>
              </w:rPr>
              <m:t>t</m:t>
            </m:r>
          </m:e>
          <m:sub>
            <m:r>
              <w:rPr>
                <w:rFonts w:ascii="Cambria Math" w:eastAsia="Cambria" w:hAnsi="Cambria Math" w:cs="Cambria"/>
                <w:szCs w:val="24"/>
              </w:rPr>
              <m:t>Gd</m:t>
            </m:r>
          </m:sub>
        </m:sSub>
        <m:r>
          <w:rPr>
            <w:rFonts w:ascii="Cambria Math" w:eastAsia="Cambria" w:hAnsi="Cambria Math" w:cs="Cambria"/>
            <w:szCs w:val="24"/>
          </w:rPr>
          <m:t>=</m:t>
        </m:r>
      </m:oMath>
      <w:r w:rsidRPr="00FD137E">
        <w:rPr>
          <w:rFonts w:ascii="Times New Roman" w:hAnsi="Times New Roman"/>
          <w:szCs w:val="24"/>
        </w:rPr>
        <w:t xml:space="preserve"> 7 nm and 20 nm; this absorption peak was previously reported in oxygen deficient bulk YBCO, and expected to be absent for samples with optimal oxygen stoichiometry</w:t>
      </w:r>
      <w:r w:rsidRPr="00FD137E">
        <w:rPr>
          <w:rFonts w:ascii="Times New Roman" w:hAnsi="Times New Roman"/>
          <w:szCs w:val="24"/>
        </w:rPr>
        <w:fldChar w:fldCharType="begin" w:fldLock="1"/>
      </w:r>
      <w:r w:rsidR="000B681A">
        <w:rPr>
          <w:rFonts w:ascii="Times New Roman" w:hAnsi="Times New Roman"/>
          <w:szCs w:val="24"/>
        </w:rPr>
        <w:instrText>ADDIN CSL_CITATION {"citationItems":[{"id":"ITEM-1","itemData":{"DOI":"10.1103/PhysRevB.51.8529","ISBN":"0163-1829","ISSN":"01631829","PMID":"9977468","abstract":"The electronic structure of the CuO2 planes and CuO3 chains in single-domain crystals of YBa2Cu3Ox has been investigated as a function of oxygen concentration (6≤x≤7) using polarization-dependent x-ray-absorption spectroscopy of the O 1s and Cu 2p core levels. The polarization-dependent observation of unoccupied states with O and with Cu orbital character parallel to the a, b, and c axes of the crystals allows the determination of the number of hole states in Cu 3dx2-y2 and O 2px,y orbitals in the CuO2 planes as well as in Cu 3dy2-z2 and O 2py,z orbitals in the CuO3 chains. States with Cu 3d3z2-r2 orbital character contribute less than 10% to the total number of states near the Fermi level. The number of holes in the planes and in the chains is found to be correlated with the superconducting transition temperature. © 1995 The American Physical Society.","author":[{"dropping-particle":"","family":"Nücker","given":"N.","non-dropping-particle":"","parse-names":false,"suffix":""},{"dropping-particle":"","family":"Pellegrin","given":"E.","non-dropping-particle":"","parse-names":false,"suffix":""},{"dropping-particle":"","family":"Schweiss","given":"P.","non-dropping-particle":"","parse-names":false,"suffix":""},{"dropping-particle":"","family":"Fink","given":"J.","non-dropping-particle":"","parse-names":false,"suffix":""},{"dropping-particle":"","family":"Molodtsov","given":"S. L.","non-dropping-particle":"","parse-names":false,"suffix":""},{"dropping-particle":"","family":"Simmons","given":"C. T.","non-dropping-particle":"","parse-names":false,"suffix":""},{"dropping-particle":"","family":"Kaindl","given":"G.","non-dropping-particle":"","parse-names":false,"suffix":""},{"dropping-particle":"","family":"Frentrup","given":"W.","non-dropping-particle":"","parse-names":false,"suffix":""},{"dropping-particle":"","family":"Erb","given":"A.","non-dropping-particle":"","parse-names":false,"suffix":""},{"dropping-particle":"","family":"Müller-Vogt","given":"G.","non-dropping-particle":"","parse-names":false,"suffix":""}],"container-title":"Physical Review B","id":"ITEM-1","issue":"13","issued":{"date-parts":[["1995","4","1"]]},"page":"8529-8542","title":"Site-specific and doping-dependent electronic structure of YBa&lt;sub&gt;2&lt;/sub&gt;Cu&lt;sub&gt;3&lt;/sub&gt;O&lt;sub&gt;x&lt;/sub&gt; probed by O 1s and Cu 2p x-ray-absorption spectroscopy","type":"article-journal","volume":"51"},"uris":["http://www.mendeley.com/documents/?uuid=65ad385d-6d46-47ea-89e2-7ff7ed7bd82e"]}],"mendeley":{"formattedCitation":"&lt;sup&gt;37&lt;/sup&gt;","plainTextFormattedCitation":"37","previouslyFormattedCitation":"(&lt;i&gt;37&lt;/i&gt;)"},"properties":{"noteIndex":0},"schema":"https://github.com/citation-style-language/schema/raw/master/csl-citation.json"}</w:instrText>
      </w:r>
      <w:r w:rsidRPr="00FD137E">
        <w:rPr>
          <w:rFonts w:ascii="Times New Roman" w:hAnsi="Times New Roman"/>
          <w:szCs w:val="24"/>
        </w:rPr>
        <w:fldChar w:fldCharType="separate"/>
      </w:r>
      <w:r w:rsidR="000B681A" w:rsidRPr="000B681A">
        <w:rPr>
          <w:rFonts w:ascii="Times New Roman" w:hAnsi="Times New Roman"/>
          <w:noProof/>
          <w:szCs w:val="24"/>
          <w:vertAlign w:val="superscript"/>
        </w:rPr>
        <w:t>37</w:t>
      </w:r>
      <w:r w:rsidRPr="00FD137E">
        <w:rPr>
          <w:rFonts w:ascii="Times New Roman" w:hAnsi="Times New Roman"/>
          <w:szCs w:val="24"/>
        </w:rPr>
        <w:fldChar w:fldCharType="end"/>
      </w:r>
      <w:r w:rsidRPr="00FD137E">
        <w:rPr>
          <w:rFonts w:ascii="Times New Roman" w:hAnsi="Times New Roman"/>
          <w:szCs w:val="24"/>
        </w:rPr>
        <w:t>. The bulk sensitivity of FY measurements infers that the observed oxygen depletion comes from ionic migration from deep within the film, despite the interfacial origin of the leaching effect. The high ionic conductivity required for such long-range oxygen migration at room temperature is in agreement with previous reports</w:t>
      </w:r>
      <w:r w:rsidRPr="00FD137E">
        <w:rPr>
          <w:rFonts w:ascii="Times New Roman" w:hAnsi="Times New Roman"/>
          <w:szCs w:val="24"/>
        </w:rPr>
        <w:fldChar w:fldCharType="begin" w:fldLock="1"/>
      </w:r>
      <w:r w:rsidR="000B681A">
        <w:rPr>
          <w:rFonts w:ascii="Times New Roman" w:hAnsi="Times New Roman"/>
          <w:szCs w:val="24"/>
        </w:rPr>
        <w:instrText>ADDIN CSL_CITATION {"citationItems":[{"id":"ITEM-1","itemData":{"DOI":"10.1016/0921-4534(93)90847-J","ISSN":"09214534","abstract":"Twins and twin boundaries existing in the YBCO and In- and Sb-doped YBCO high-Tcceramic superconductors were observed by means of a transmission electron microscope. The orientation of the twins was determined from the electron diffraction pattern using the operation voltage of 160 kV. By the conventional extinction method the image of twins could be revealed with a better contrast, so that they might be observed more clearly. Based on the TEM observation, we have proposed a model for twin formation in the perovskite structure. The energy for twin boundary formation has also been roughly estimated to be 44.0 mJ/m2. © 1993.","author":[{"dropping-particle":"","family":"Shen","given":"G. J.","non-dropping-particle":"","parse-names":false,"suffix":""},{"dropping-particle":"","family":"Lam","given":"C. C.","non-dropping-particle":"","parse-names":false,"suffix":""},{"dropping-particle":"","family":"Chow","given":"J. C L","non-dropping-particle":"","parse-names":false,"suffix":""},{"dropping-particle":"","family":"Tang","given":"S. T.","non-dropping-particle":"","parse-names":false,"suffix":""}],"container-title":"Physica C: Superconductivity","id":"ITEM-1","issue":"3-4","issued":{"date-parts":[["1993","9"]]},"page":"426-434","title":"Twin formation due to irradiation of energetic electron beam in high-temperature superconductors of In- and Sb-doped YBCO","type":"article-journal","volume":"214"},"uris":["http://www.mendeley.com/documents/?uuid=2ce4eb26-f00e-439b-aed8-55e11fe3557a"]},{"id":"ITEM-2","itemData":{"DOI":"10.1088/0953-2048/3/6/001","ISSN":"13616668","abstract":"The reversible phase transition from orthorhombic to tetragonal YBa2Cu3O7-x could be observed (in situ) with high-resolution transmission electron microscopy (HRTEM). Upon strong electron irradiation the orthorhombic form changed to the tetragonal one. We could observe transition states of this phase transformation. A detailed model of the mechanism is depicted. In one other case also after less strong irradiation a structural change could be observed. A structural ordering effect was even observed under moderate irradiation conditions of the electron microscope. In this case the decreasing number of areas with different orientation (lamellas) indicates a disappearance of distorted unit cells at the twin boundaries. Simultaneously the untwinned areas of the orthorhombic matrix are becoming larger. The thermal behaviour of tetragonal YBa,Cu,O,-, at low temperatures was investigated. The real structures were disordered after a heating experiment. An uptake of oxygen was detectable only after raising the temperatures to at least 300°C. The investigations of the samples with HRTEM and also at lower magnification show an order (tetragonal)-disorder-order (orthorhombic) transition. These experiments and investigations show the extraordinary oxygen mobility in YBa2Cu3O7-x.","author":[{"dropping-particle":"","family":"Müller","given":"J. H.","non-dropping-particle":"","parse-names":false,"suffix":""},{"dropping-particle":"","family":"Mertin","given":"W.","non-dropping-particle":"","parse-names":false,"suffix":""},{"dropping-particle":"","family":"Gruehn","given":"R.","non-dropping-particle":"","parse-names":false,"suffix":""}],"container-title":"Superconductor Science and Technology","id":"ITEM-2","issue":"6","issued":{"date-parts":[["1990","6","1"]]},"page":"273-281","title":"Oxygen mobility in YBa&lt;sub&gt;2&lt;/sub&gt;Cu&lt;sub&gt;3&lt;/sub&gt;O&lt;sub&gt;7-x&lt;/sub&gt;: A TEM and HRTEM investigation","type":"article-journal","volume":"3"},"uris":["http://www.mendeley.com/documents/?uuid=b9f7428d-20fb-4bde-9f44-eaada1e48111"]}],"mendeley":{"formattedCitation":"&lt;sup&gt;17,18&lt;/sup&gt;","plainTextFormattedCitation":"17,18","previouslyFormattedCitation":"(&lt;i&gt;17&lt;/i&gt;, &lt;i&gt;18&lt;/i&gt;)"},"properties":{"noteIndex":0},"schema":"https://github.com/citation-style-language/schema/raw/master/csl-citation.json"}</w:instrText>
      </w:r>
      <w:r w:rsidRPr="00FD137E">
        <w:rPr>
          <w:rFonts w:ascii="Times New Roman" w:hAnsi="Times New Roman"/>
          <w:szCs w:val="24"/>
        </w:rPr>
        <w:fldChar w:fldCharType="separate"/>
      </w:r>
      <w:r w:rsidR="000B681A" w:rsidRPr="000B681A">
        <w:rPr>
          <w:rFonts w:ascii="Times New Roman" w:hAnsi="Times New Roman"/>
          <w:noProof/>
          <w:szCs w:val="24"/>
          <w:vertAlign w:val="superscript"/>
        </w:rPr>
        <w:t>17,18</w:t>
      </w:r>
      <w:r w:rsidRPr="00FD137E">
        <w:rPr>
          <w:rFonts w:ascii="Times New Roman" w:hAnsi="Times New Roman"/>
          <w:szCs w:val="24"/>
        </w:rPr>
        <w:fldChar w:fldCharType="end"/>
      </w:r>
      <w:r w:rsidRPr="00FD137E">
        <w:rPr>
          <w:rFonts w:ascii="Times New Roman" w:hAnsi="Times New Roman"/>
          <w:szCs w:val="24"/>
        </w:rPr>
        <w:t xml:space="preserve">. The known sensitivity of the YBCO superconductivity to </w:t>
      </w:r>
      <w:r w:rsidRPr="00FD137E">
        <w:rPr>
          <w:rFonts w:ascii="Times New Roman" w:hAnsi="Times New Roman"/>
          <w:szCs w:val="24"/>
        </w:rPr>
        <w:lastRenderedPageBreak/>
        <w:t xml:space="preserve">the oxygen stoichiometry suggests that this ionic approach may therefore be used as an effective means to control the superconducting transition, potentially under electric gating. </w:t>
      </w:r>
    </w:p>
    <w:p w:rsidR="00FD137E" w:rsidRPr="00FD137E" w:rsidRDefault="00FD137E" w:rsidP="00FD137E">
      <w:pPr>
        <w:pBdr>
          <w:top w:val="nil"/>
          <w:left w:val="nil"/>
          <w:bottom w:val="nil"/>
          <w:right w:val="nil"/>
          <w:between w:val="nil"/>
        </w:pBdr>
        <w:spacing w:after="0" w:line="480" w:lineRule="auto"/>
        <w:jc w:val="left"/>
        <w:rPr>
          <w:rFonts w:ascii="Times New Roman" w:hAnsi="Times New Roman"/>
          <w:b/>
          <w:szCs w:val="24"/>
        </w:rPr>
      </w:pPr>
      <w:r w:rsidRPr="00FD137E">
        <w:rPr>
          <w:rFonts w:ascii="Times New Roman" w:hAnsi="Times New Roman"/>
          <w:b/>
          <w:szCs w:val="24"/>
        </w:rPr>
        <w:t>Discussion</w:t>
      </w:r>
      <w:r w:rsidR="00A74256">
        <w:rPr>
          <w:rFonts w:ascii="Times New Roman" w:hAnsi="Times New Roman"/>
          <w:b/>
          <w:szCs w:val="24"/>
        </w:rPr>
        <w:t>:</w:t>
      </w:r>
    </w:p>
    <w:p w:rsidR="00FD137E" w:rsidRPr="00FD137E" w:rsidRDefault="00FD137E" w:rsidP="00FD137E">
      <w:pPr>
        <w:pBdr>
          <w:top w:val="nil"/>
          <w:left w:val="nil"/>
          <w:bottom w:val="nil"/>
          <w:right w:val="nil"/>
          <w:between w:val="nil"/>
        </w:pBdr>
        <w:spacing w:after="0" w:line="480" w:lineRule="auto"/>
        <w:rPr>
          <w:rFonts w:ascii="Times New Roman" w:hAnsi="Times New Roman"/>
          <w:szCs w:val="24"/>
        </w:rPr>
      </w:pPr>
      <w:r w:rsidRPr="00FD137E">
        <w:rPr>
          <w:rFonts w:ascii="Times New Roman" w:hAnsi="Times New Roman"/>
          <w:szCs w:val="24"/>
        </w:rPr>
        <w:tab/>
        <w:t xml:space="preserve">Two different mechanisms may contribute to the suppression of superconductivity. The first mechanism is electron doping, as observed in XAS, where the more oxygen is stripped away by the adjacent Gd capping layer, the more the Cu valence state decreases. This electron doping effectively shifts the YBCO film from the optimally doped state, with maximum </w:t>
      </w:r>
      <m:oMath>
        <m:sSub>
          <m:sSubPr>
            <m:ctrlPr>
              <w:rPr>
                <w:rFonts w:ascii="Cambria Math" w:hAnsi="Cambria Math"/>
                <w:i/>
                <w:szCs w:val="24"/>
              </w:rPr>
            </m:ctrlPr>
          </m:sSubPr>
          <m:e>
            <m:r>
              <w:rPr>
                <w:rFonts w:ascii="Cambria Math" w:hAnsi="Cambria Math"/>
                <w:szCs w:val="24"/>
              </w:rPr>
              <m:t>T</m:t>
            </m:r>
          </m:e>
          <m:sub>
            <m:r>
              <w:rPr>
                <w:rFonts w:ascii="Cambria Math" w:hAnsi="Cambria Math"/>
                <w:szCs w:val="24"/>
              </w:rPr>
              <m:t>c</m:t>
            </m:r>
          </m:sub>
        </m:sSub>
      </m:oMath>
      <w:r w:rsidRPr="00FD137E">
        <w:rPr>
          <w:rFonts w:ascii="Times New Roman" w:hAnsi="Times New Roman"/>
          <w:szCs w:val="24"/>
        </w:rPr>
        <w:t xml:space="preserve">, back towards the electron-doped region of the global phase diagram, with a corresponding decrease in </w:t>
      </w:r>
      <m:oMath>
        <m:sSub>
          <m:sSubPr>
            <m:ctrlPr>
              <w:rPr>
                <w:rFonts w:ascii="Cambria Math" w:hAnsi="Cambria Math"/>
                <w:i/>
                <w:szCs w:val="24"/>
              </w:rPr>
            </m:ctrlPr>
          </m:sSubPr>
          <m:e>
            <m:r>
              <w:rPr>
                <w:rFonts w:ascii="Cambria Math" w:hAnsi="Cambria Math"/>
                <w:szCs w:val="24"/>
              </w:rPr>
              <m:t>T</m:t>
            </m:r>
          </m:e>
          <m:sub>
            <m:r>
              <w:rPr>
                <w:rFonts w:ascii="Cambria Math" w:hAnsi="Cambria Math"/>
                <w:szCs w:val="24"/>
              </w:rPr>
              <m:t>c</m:t>
            </m:r>
          </m:sub>
        </m:sSub>
      </m:oMath>
      <w:r w:rsidRPr="00FD137E">
        <w:rPr>
          <w:rFonts w:ascii="Times New Roman" w:hAnsi="Times New Roman"/>
          <w:szCs w:val="24"/>
        </w:rPr>
        <w:t xml:space="preserve">. Magnetometry shows that for </w:t>
      </w:r>
      <m:oMath>
        <m:sSub>
          <m:sSubPr>
            <m:ctrlPr>
              <w:rPr>
                <w:rFonts w:ascii="Cambria Math" w:eastAsia="Cambria" w:hAnsi="Cambria Math" w:cs="Cambria"/>
                <w:szCs w:val="24"/>
              </w:rPr>
            </m:ctrlPr>
          </m:sSubPr>
          <m:e>
            <m:r>
              <w:rPr>
                <w:rFonts w:ascii="Cambria Math" w:eastAsia="Cambria" w:hAnsi="Cambria Math" w:cs="Cambria"/>
                <w:szCs w:val="24"/>
              </w:rPr>
              <m:t>t</m:t>
            </m:r>
          </m:e>
          <m:sub>
            <m:r>
              <w:rPr>
                <w:rFonts w:ascii="Cambria Math" w:eastAsia="Cambria" w:hAnsi="Cambria Math" w:cs="Cambria"/>
                <w:szCs w:val="24"/>
              </w:rPr>
              <m:t>Gd</m:t>
            </m:r>
          </m:sub>
        </m:sSub>
      </m:oMath>
      <w:r w:rsidRPr="00FD137E">
        <w:rPr>
          <w:rFonts w:ascii="Times New Roman" w:hAnsi="Times New Roman"/>
          <w:szCs w:val="24"/>
        </w:rPr>
        <w:t xml:space="preserve">=3 and 7 nm, the superconducting transition broadens across a range of temperatures, indicating regions with a distribution of </w:t>
      </w:r>
      <m:oMath>
        <m:sSub>
          <m:sSubPr>
            <m:ctrlPr>
              <w:rPr>
                <w:rFonts w:ascii="Cambria Math" w:hAnsi="Cambria Math"/>
                <w:i/>
                <w:szCs w:val="24"/>
              </w:rPr>
            </m:ctrlPr>
          </m:sSubPr>
          <m:e>
            <m:r>
              <w:rPr>
                <w:rFonts w:ascii="Cambria Math" w:hAnsi="Cambria Math"/>
                <w:szCs w:val="24"/>
              </w:rPr>
              <m:t>T</m:t>
            </m:r>
          </m:e>
          <m:sub>
            <m:r>
              <w:rPr>
                <w:rFonts w:ascii="Cambria Math" w:hAnsi="Cambria Math"/>
                <w:szCs w:val="24"/>
              </w:rPr>
              <m:t>c</m:t>
            </m:r>
          </m:sub>
        </m:sSub>
      </m:oMath>
      <w:r w:rsidRPr="00FD137E">
        <w:rPr>
          <w:rFonts w:ascii="Times New Roman" w:hAnsi="Times New Roman"/>
          <w:szCs w:val="24"/>
        </w:rPr>
        <w:t xml:space="preserve"> coexist within the same film. The second mechanism involves the disruption to the film microstructure. The crystal structure of optimally doped YBCO contains both CuO</w:t>
      </w:r>
      <w:r w:rsidRPr="00FD137E">
        <w:rPr>
          <w:rFonts w:ascii="Times New Roman" w:hAnsi="Times New Roman"/>
          <w:szCs w:val="24"/>
          <w:vertAlign w:val="subscript"/>
        </w:rPr>
        <w:t>2</w:t>
      </w:r>
      <w:r w:rsidRPr="00FD137E">
        <w:rPr>
          <w:rFonts w:ascii="Times New Roman" w:hAnsi="Times New Roman"/>
          <w:szCs w:val="24"/>
        </w:rPr>
        <w:t xml:space="preserve"> planes – where superconductivity resides – and CuO chains, which act as doping centers for the planes. As oxygen is removed from the film, the chains become progressively more oxygen deficient</w:t>
      </w:r>
      <w:r w:rsidRPr="00FD137E">
        <w:rPr>
          <w:rFonts w:ascii="Times New Roman" w:hAnsi="Times New Roman"/>
          <w:szCs w:val="24"/>
        </w:rPr>
        <w:fldChar w:fldCharType="begin" w:fldLock="1"/>
      </w:r>
      <w:r w:rsidR="000B681A">
        <w:rPr>
          <w:rFonts w:ascii="Times New Roman" w:hAnsi="Times New Roman"/>
          <w:szCs w:val="24"/>
        </w:rPr>
        <w:instrText>ADDIN CSL_CITATION {"citationItems":[{"id":"ITEM-1","itemData":{"DOI":"10.1088/0953-2048/3/6/001","ISSN":"13616668","abstract":"The reversible phase transition from orthorhombic to tetragonal YBa2Cu3O7-x could be observed (in situ) with high-resolution transmission electron microscopy (HRTEM). Upon strong electron irradiation the orthorhombic form changed to the tetragonal one. We could observe transition states of this phase transformation. A detailed model of the mechanism is depicted. In one other case also after less strong irradiation a structural change could be observed. A structural ordering effect was even observed under moderate irradiation conditions of the electron microscope. In this case the decreasing number of areas with different orientation (lamellas) indicates a disappearance of distorted unit cells at the twin boundaries. Simultaneously the untwinned areas of the orthorhombic matrix are becoming larger. The thermal behaviour of tetragonal YBa,Cu,O,-, at low temperatures was investigated. The real structures were disordered after a heating experiment. An uptake of oxygen was detectable only after raising the temperatures to at least 300°C. The investigations of the samples with HRTEM and also at lower magnification show an order (tetragonal)-disorder-order (orthorhombic) transition. These experiments and investigations show the extraordinary oxygen mobility in YBa2Cu3O7-x.","author":[{"dropping-particle":"","family":"Müller","given":"J. H.","non-dropping-particle":"","parse-names":false,"suffix":""},{"dropping-particle":"","family":"Mertin","given":"W.","non-dropping-particle":"","parse-names":false,"suffix":""},{"dropping-particle":"","family":"Gruehn","given":"R.","non-dropping-particle":"","parse-names":false,"suffix":""}],"container-title":"Superconductor Science and Technology","id":"ITEM-1","issue":"6","issued":{"date-parts":[["1990","6","1"]]},"page":"273-281","title":"Oxygen mobility in YBa&lt;sub&gt;2&lt;/sub&gt;Cu&lt;sub&gt;3&lt;/sub&gt;O&lt;sub&gt;7-x&lt;/sub&gt;: A TEM and HRTEM investigation","type":"article-journal","volume":"3"},"uris":["http://www.mendeley.com/documents/?uuid=b9f7428d-20fb-4bde-9f44-eaada1e48111"]}],"mendeley":{"formattedCitation":"&lt;sup&gt;18&lt;/sup&gt;","plainTextFormattedCitation":"18","previouslyFormattedCitation":"(&lt;i&gt;18&lt;/i&gt;)"},"properties":{"noteIndex":0},"schema":"https://github.com/citation-style-language/schema/raw/master/csl-citation.json"}</w:instrText>
      </w:r>
      <w:r w:rsidRPr="00FD137E">
        <w:rPr>
          <w:rFonts w:ascii="Times New Roman" w:hAnsi="Times New Roman"/>
          <w:szCs w:val="24"/>
        </w:rPr>
        <w:fldChar w:fldCharType="separate"/>
      </w:r>
      <w:r w:rsidR="000B681A" w:rsidRPr="000B681A">
        <w:rPr>
          <w:rFonts w:ascii="Times New Roman" w:hAnsi="Times New Roman"/>
          <w:noProof/>
          <w:szCs w:val="24"/>
          <w:vertAlign w:val="superscript"/>
        </w:rPr>
        <w:t>18</w:t>
      </w:r>
      <w:r w:rsidRPr="00FD137E">
        <w:rPr>
          <w:rFonts w:ascii="Times New Roman" w:hAnsi="Times New Roman"/>
          <w:szCs w:val="24"/>
        </w:rPr>
        <w:fldChar w:fldCharType="end"/>
      </w:r>
      <w:r w:rsidRPr="00FD137E">
        <w:rPr>
          <w:rFonts w:ascii="Times New Roman" w:hAnsi="Times New Roman"/>
          <w:szCs w:val="24"/>
        </w:rPr>
        <w:t xml:space="preserve">, leading to more defects present in the YBCO film, as observed by STEM. The presence of double- and multiple-CuO stacking faults directly modifies these doping centers, locally forming separate phases with lower values of </w:t>
      </w:r>
      <m:oMath>
        <m:sSub>
          <m:sSubPr>
            <m:ctrlPr>
              <w:rPr>
                <w:rFonts w:ascii="Cambria Math" w:hAnsi="Cambria Math"/>
                <w:i/>
                <w:szCs w:val="24"/>
              </w:rPr>
            </m:ctrlPr>
          </m:sSubPr>
          <m:e>
            <m:r>
              <w:rPr>
                <w:rFonts w:ascii="Cambria Math" w:hAnsi="Cambria Math"/>
                <w:szCs w:val="24"/>
              </w:rPr>
              <m:t>T</m:t>
            </m:r>
          </m:e>
          <m:sub>
            <m:r>
              <w:rPr>
                <w:rFonts w:ascii="Cambria Math" w:hAnsi="Cambria Math"/>
                <w:szCs w:val="24"/>
              </w:rPr>
              <m:t>c</m:t>
            </m:r>
          </m:sub>
        </m:sSub>
      </m:oMath>
      <w:r w:rsidRPr="00FD137E">
        <w:rPr>
          <w:rFonts w:ascii="Times New Roman" w:hAnsi="Times New Roman"/>
          <w:szCs w:val="24"/>
        </w:rPr>
        <w:t>. In addition to these extended defects, YBCO is also known to be susceptible to point defects or disorder, owing to its short superconducting coherence length (</w:t>
      </w:r>
      <m:oMath>
        <m:r>
          <w:rPr>
            <w:rFonts w:ascii="Cambria Math" w:hAnsi="Cambria Math"/>
            <w:szCs w:val="24"/>
          </w:rPr>
          <m:t>ξ∼20 Å</m:t>
        </m:r>
      </m:oMath>
      <w:r w:rsidRPr="00FD137E">
        <w:rPr>
          <w:rFonts w:ascii="Times New Roman" w:hAnsi="Times New Roman"/>
          <w:szCs w:val="24"/>
        </w:rPr>
        <w:t xml:space="preserve">). Studies of ion-irradiation-induced disorder have shown that with increasing defect density, the electron mean free path is reduced, suppressing </w:t>
      </w:r>
      <m:oMath>
        <m:sSub>
          <m:sSubPr>
            <m:ctrlPr>
              <w:rPr>
                <w:rFonts w:ascii="Cambria Math" w:hAnsi="Cambria Math"/>
                <w:i/>
                <w:szCs w:val="24"/>
              </w:rPr>
            </m:ctrlPr>
          </m:sSubPr>
          <m:e>
            <m:r>
              <w:rPr>
                <w:rFonts w:ascii="Cambria Math" w:hAnsi="Cambria Math"/>
                <w:szCs w:val="24"/>
              </w:rPr>
              <m:t>T</m:t>
            </m:r>
          </m:e>
          <m:sub>
            <m:r>
              <w:rPr>
                <w:rFonts w:ascii="Cambria Math" w:hAnsi="Cambria Math"/>
                <w:szCs w:val="24"/>
              </w:rPr>
              <m:t>c</m:t>
            </m:r>
          </m:sub>
        </m:sSub>
      </m:oMath>
      <w:r w:rsidRPr="00FD137E">
        <w:rPr>
          <w:rFonts w:ascii="Times New Roman" w:hAnsi="Times New Roman"/>
          <w:szCs w:val="24"/>
        </w:rPr>
        <w:fldChar w:fldCharType="begin" w:fldLock="1"/>
      </w:r>
      <w:r w:rsidR="000B681A">
        <w:rPr>
          <w:rFonts w:ascii="Times New Roman" w:hAnsi="Times New Roman"/>
          <w:szCs w:val="24"/>
        </w:rPr>
        <w:instrText>ADDIN CSL_CITATION {"citationItems":[{"id":"ITEM-1","itemData":{"DOI":"10.1103/PhysRevB.57.R8139","author":[{"dropping-particle":"","family":"Aprili","given":"M","non-dropping-particle":"","parse-names":false,"suffix":""},{"dropping-particle":"","family":"Covington","given":"M","non-dropping-particle":"","parse-names":false,"suffix":""},{"dropping-particle":"","family":"Paraoanu","given":"E","non-dropping-particle":"","parse-names":false,"suffix":""},{"dropping-particle":"","family":"Niedermeier","given":"B","non-dropping-particle":"","parse-names":false,"suffix":""},{"dropping-particle":"","family":"Greene","given":"L H","non-dropping-particle":"","parse-names":false,"suffix":""}],"container-title":"Phys. Rev. B","id":"ITEM-1","issue":"14","issued":{"date-parts":[["1998"]]},"page":"R8139--R8142","title":"Tunneling spectroscopy of the quasiparticle Andreev bound state in ion-irradiated YBa2Cu3O7-δ/Pb junctions","type":"article-journal","volume":"57"},"uris":["http://www.mendeley.com/documents/?uuid=9ffbc3f9-ede6-4cf9-9747-bb416d3b212f"]}],"mendeley":{"formattedCitation":"&lt;sup&gt;39&lt;/sup&gt;","plainTextFormattedCitation":"39","previouslyFormattedCitation":"(&lt;i&gt;39&lt;/i&gt;)"},"properties":{"noteIndex":0},"schema":"https://github.com/citation-style-language/schema/raw/master/csl-citation.json"}</w:instrText>
      </w:r>
      <w:r w:rsidRPr="00FD137E">
        <w:rPr>
          <w:rFonts w:ascii="Times New Roman" w:hAnsi="Times New Roman"/>
          <w:szCs w:val="24"/>
        </w:rPr>
        <w:fldChar w:fldCharType="separate"/>
      </w:r>
      <w:r w:rsidR="000B681A" w:rsidRPr="000B681A">
        <w:rPr>
          <w:rFonts w:ascii="Times New Roman" w:hAnsi="Times New Roman"/>
          <w:noProof/>
          <w:szCs w:val="24"/>
          <w:vertAlign w:val="superscript"/>
        </w:rPr>
        <w:t>39</w:t>
      </w:r>
      <w:r w:rsidRPr="00FD137E">
        <w:rPr>
          <w:rFonts w:ascii="Times New Roman" w:hAnsi="Times New Roman"/>
          <w:szCs w:val="24"/>
        </w:rPr>
        <w:fldChar w:fldCharType="end"/>
      </w:r>
      <w:r w:rsidRPr="00FD137E">
        <w:rPr>
          <w:rFonts w:ascii="Times New Roman" w:hAnsi="Times New Roman"/>
          <w:szCs w:val="24"/>
        </w:rPr>
        <w:t xml:space="preserve">. In the present study, Gd capping may also reduce </w:t>
      </w:r>
      <m:oMath>
        <m:sSub>
          <m:sSubPr>
            <m:ctrlPr>
              <w:rPr>
                <w:rFonts w:ascii="Cambria Math" w:hAnsi="Cambria Math"/>
                <w:i/>
                <w:szCs w:val="24"/>
              </w:rPr>
            </m:ctrlPr>
          </m:sSubPr>
          <m:e>
            <m:r>
              <w:rPr>
                <w:rFonts w:ascii="Cambria Math" w:hAnsi="Cambria Math"/>
                <w:szCs w:val="24"/>
              </w:rPr>
              <m:t>T</m:t>
            </m:r>
          </m:e>
          <m:sub>
            <m:r>
              <w:rPr>
                <w:rFonts w:ascii="Cambria Math" w:hAnsi="Cambria Math"/>
                <w:szCs w:val="24"/>
              </w:rPr>
              <m:t>c</m:t>
            </m:r>
          </m:sub>
        </m:sSub>
      </m:oMath>
      <w:r w:rsidRPr="00FD137E">
        <w:rPr>
          <w:rFonts w:ascii="Times New Roman" w:hAnsi="Times New Roman"/>
          <w:szCs w:val="24"/>
        </w:rPr>
        <w:t xml:space="preserve"> by suppressing the electron mean free path, as the density of CuO stacking faults as well as disorder arising from oxygen migration is expected to correlate with </w:t>
      </w:r>
      <m:oMath>
        <m:sSub>
          <m:sSubPr>
            <m:ctrlPr>
              <w:rPr>
                <w:rFonts w:ascii="Cambria Math" w:hAnsi="Cambria Math"/>
                <w:i/>
                <w:szCs w:val="24"/>
              </w:rPr>
            </m:ctrlPr>
          </m:sSubPr>
          <m:e>
            <m:r>
              <w:rPr>
                <w:rFonts w:ascii="Cambria Math" w:hAnsi="Cambria Math"/>
                <w:szCs w:val="24"/>
              </w:rPr>
              <m:t>t</m:t>
            </m:r>
          </m:e>
          <m:sub>
            <m:r>
              <w:rPr>
                <w:rFonts w:ascii="Cambria Math" w:hAnsi="Cambria Math"/>
                <w:szCs w:val="24"/>
              </w:rPr>
              <m:t>Gd</m:t>
            </m:r>
          </m:sub>
        </m:sSub>
      </m:oMath>
      <w:r w:rsidRPr="00FD137E">
        <w:rPr>
          <w:rFonts w:ascii="Times New Roman" w:hAnsi="Times New Roman"/>
          <w:szCs w:val="24"/>
        </w:rPr>
        <w:t>.</w:t>
      </w:r>
    </w:p>
    <w:p w:rsidR="00FD137E" w:rsidRDefault="00FD137E" w:rsidP="00FD137E">
      <w:pPr>
        <w:spacing w:after="160" w:line="480" w:lineRule="auto"/>
        <w:ind w:firstLine="720"/>
        <w:rPr>
          <w:rFonts w:ascii="Times New Roman" w:hAnsi="Times New Roman"/>
          <w:szCs w:val="24"/>
        </w:rPr>
      </w:pPr>
      <w:r w:rsidRPr="00FD137E">
        <w:rPr>
          <w:rFonts w:ascii="Times New Roman" w:hAnsi="Times New Roman"/>
          <w:szCs w:val="24"/>
        </w:rPr>
        <w:lastRenderedPageBreak/>
        <w:t xml:space="preserve">In summary, thin Gd capping layers deposited onto optimally doped YBCO thin films have been shown to remove oxygen from deep within the underlying film via an interfacial redox reaction, with the extent dependent on capping layer thickness. This redox-induced oxygen migration, although initiated at the Gd/YBCO interface, results in a percolating oxygen deficient phase throughout the entire film thickness that does not support superconductivity. As measured in magnetometry and resistivity, the superconducting transition temperature is significantly reduced with increasing Gd thickness, and for a sufficiently thick capping layer of up to 20 nm, the transition is completely suppressed. Spectroscopic measurements reveal the loss of oxygen with the CuO chains as well as a decrease in the average Cu valence, indicating that oxygen leaching effectively acts to electron dope the YBCO and thus decreases </w:t>
      </w:r>
      <m:oMath>
        <m:sSub>
          <m:sSubPr>
            <m:ctrlPr>
              <w:rPr>
                <w:rFonts w:ascii="Cambria Math" w:hAnsi="Cambria Math"/>
                <w:i/>
                <w:szCs w:val="24"/>
              </w:rPr>
            </m:ctrlPr>
          </m:sSubPr>
          <m:e>
            <m:r>
              <w:rPr>
                <w:rFonts w:ascii="Cambria Math" w:hAnsi="Cambria Math"/>
                <w:szCs w:val="24"/>
              </w:rPr>
              <m:t>T</m:t>
            </m:r>
          </m:e>
          <m:sub>
            <m:r>
              <w:rPr>
                <w:rFonts w:ascii="Cambria Math" w:hAnsi="Cambria Math"/>
                <w:szCs w:val="24"/>
              </w:rPr>
              <m:t>c</m:t>
            </m:r>
          </m:sub>
        </m:sSub>
      </m:oMath>
      <w:r w:rsidRPr="00FD137E">
        <w:rPr>
          <w:rFonts w:ascii="Times New Roman" w:hAnsi="Times New Roman"/>
          <w:szCs w:val="24"/>
        </w:rPr>
        <w:t xml:space="preserve">. STEM images reveal the presence of defects associated with separate, oxygen-deficient phases, suggesting that both changes to the microstructure as well as a reduction in hole doping level may play roles in the suppression of superconductivity. Remarkably, the changes to the superconducting properties throughout the entire 100 nm thick YBCO films are induced by the migration of oxygen towards the YBCO/Gd interface, extending the viability of ionic control of superconductivity to the quasi-bulk regime. As ionic transport can be easily controlled by a bias voltage, our findings also show potential in electric field control of superconductivity in getter/oxide type of heterostructures. </w:t>
      </w:r>
    </w:p>
    <w:p w:rsidR="00BA6DCD" w:rsidRPr="00C10EE0" w:rsidRDefault="00FD137E" w:rsidP="00BA6DCD">
      <w:pPr>
        <w:pStyle w:val="TESupportingInformation"/>
        <w:spacing w:after="240"/>
        <w:ind w:firstLine="0"/>
        <w:jc w:val="left"/>
      </w:pPr>
      <w:r>
        <w:rPr>
          <w:rFonts w:ascii="Times New Roman" w:hAnsi="Times New Roman"/>
          <w:szCs w:val="24"/>
        </w:rPr>
        <w:br w:type="page"/>
      </w:r>
      <w:r w:rsidR="00BA6DCD" w:rsidRPr="00157E12">
        <w:rPr>
          <w:b/>
        </w:rPr>
        <w:lastRenderedPageBreak/>
        <w:t>Supporting Information</w:t>
      </w:r>
      <w:r w:rsidR="00BA6DCD">
        <w:t>. A listing of the contents of each file supplied as Supporting Information should be included. For instructions on what should be included in the Supporting Information as well as how to prepare this material for publications, refer to the journal’s Instructions for Authors.</w:t>
      </w:r>
      <w:r w:rsidR="00BA6DCD">
        <w:br/>
        <w:t>The following files are available free of charge.</w:t>
      </w:r>
      <w:r w:rsidR="00BA6DCD">
        <w:br/>
      </w:r>
      <w:r w:rsidR="00BA6DCD" w:rsidRPr="00F93D18">
        <w:rPr>
          <w:color w:val="FF0000"/>
          <w:rPrChange w:id="5" w:author="Kai Liu" w:date="2019-02-19T00:34:00Z">
            <w:rPr/>
          </w:rPrChange>
        </w:rPr>
        <w:t>brief description (file type, i.e., PDF)</w:t>
      </w:r>
      <w:r w:rsidR="00BA6DCD" w:rsidRPr="00F93D18">
        <w:rPr>
          <w:color w:val="FF0000"/>
          <w:rPrChange w:id="6" w:author="Kai Liu" w:date="2019-02-19T00:34:00Z">
            <w:rPr/>
          </w:rPrChange>
        </w:rPr>
        <w:br/>
        <w:t>brief description (file type, i.e., PDF)</w:t>
      </w:r>
    </w:p>
    <w:p w:rsidR="00BA6DCD" w:rsidRDefault="00BA6DCD" w:rsidP="00BA6DCD">
      <w:pPr>
        <w:pStyle w:val="FAAuthorInfoSubtitle"/>
      </w:pPr>
    </w:p>
    <w:p w:rsidR="00BA6DCD" w:rsidRPr="00DD6DBB" w:rsidRDefault="00BA6DCD" w:rsidP="00BA6DCD">
      <w:pPr>
        <w:pStyle w:val="FAAuthorInfoSubtitle"/>
      </w:pPr>
      <w:r w:rsidRPr="00DD6DBB">
        <w:t>Corresponding Author</w:t>
      </w:r>
    </w:p>
    <w:p w:rsidR="00BA6DCD" w:rsidRDefault="00BA6DCD" w:rsidP="00BA6DCD">
      <w:pPr>
        <w:pStyle w:val="FACorrespondingAuthorFootnote"/>
        <w:spacing w:after="240"/>
        <w:jc w:val="left"/>
      </w:pPr>
      <w:r>
        <w:t xml:space="preserve">* </w:t>
      </w:r>
      <w:r w:rsidRPr="002A53A2">
        <w:t xml:space="preserve">Corresponding author: </w:t>
      </w:r>
      <w:r w:rsidRPr="006B236A">
        <w:t>Kai.Liu@georgetown.edu</w:t>
      </w:r>
    </w:p>
    <w:p w:rsidR="00BA6DCD" w:rsidRPr="00DD6DBB" w:rsidRDefault="00BA6DCD" w:rsidP="00BA6DCD">
      <w:pPr>
        <w:pStyle w:val="FAAuthorInfoSubtitle"/>
      </w:pPr>
      <w:r w:rsidRPr="00DD6DBB">
        <w:t>Author Contributions</w:t>
      </w:r>
    </w:p>
    <w:p w:rsidR="00BA6DCD" w:rsidRDefault="00BA6DCD" w:rsidP="00BA6DCD">
      <w:pPr>
        <w:pStyle w:val="StyleFACorrespondingAuthorFootnote7pt"/>
        <w:spacing w:after="240" w:line="480" w:lineRule="auto"/>
        <w:rPr>
          <w:rFonts w:ascii="Times" w:hAnsi="Times"/>
          <w:kern w:val="0"/>
          <w:sz w:val="24"/>
        </w:rPr>
      </w:pPr>
      <w:r w:rsidRPr="009D6D37">
        <w:rPr>
          <w:rFonts w:ascii="Times" w:hAnsi="Times"/>
          <w:kern w:val="0"/>
          <w:sz w:val="24"/>
        </w:rPr>
        <w:t xml:space="preserve">P.D.M., D.A.G. and K.L. </w:t>
      </w:r>
      <w:ins w:id="7" w:author="Kai Liu" w:date="2019-02-19T00:36:00Z">
        <w:r w:rsidR="00F93D18">
          <w:rPr>
            <w:rFonts w:ascii="Times" w:hAnsi="Times"/>
            <w:kern w:val="0"/>
            <w:sz w:val="24"/>
          </w:rPr>
          <w:t xml:space="preserve">designed and </w:t>
        </w:r>
      </w:ins>
      <w:r w:rsidRPr="009D6D37">
        <w:rPr>
          <w:rFonts w:ascii="Times" w:hAnsi="Times"/>
          <w:kern w:val="0"/>
          <w:sz w:val="24"/>
        </w:rPr>
        <w:t>coordinated the project. P.D.M. synthesized the samples, carried out structural analysis, and wrote a first draft of the manuscript. D.A.G., A.J.G., B.J.K, and J.B. performed PNR studies. D.A.G.</w:t>
      </w:r>
      <w:ins w:id="8" w:author="Kai Liu" w:date="2019-02-19T00:35:00Z">
        <w:r w:rsidR="00F93D18">
          <w:rPr>
            <w:rFonts w:ascii="Times" w:hAnsi="Times"/>
            <w:kern w:val="0"/>
            <w:sz w:val="24"/>
          </w:rPr>
          <w:t>,</w:t>
        </w:r>
      </w:ins>
      <w:del w:id="9" w:author="Kai Liu" w:date="2019-02-19T00:35:00Z">
        <w:r w:rsidRPr="009D6D37" w:rsidDel="00F93D18">
          <w:rPr>
            <w:rFonts w:ascii="Times" w:hAnsi="Times"/>
            <w:kern w:val="0"/>
            <w:sz w:val="24"/>
          </w:rPr>
          <w:delText xml:space="preserve"> and</w:delText>
        </w:r>
      </w:del>
      <w:r w:rsidRPr="009D6D37">
        <w:rPr>
          <w:rFonts w:ascii="Times" w:hAnsi="Times"/>
          <w:kern w:val="0"/>
          <w:sz w:val="24"/>
        </w:rPr>
        <w:t xml:space="preserve"> A.J.G. and E. A. carried out XAS measurements. D. H-M. and M.V. carried out electron microscopy studies. V. T. measured magnetometry. Z.E.B., J.R.J., and R. Z. carried out transport measurements. R.V.C. and Y.T. assisted with sample synthesis and RSM studies. All authors contributed to data analysis and manuscript revision. </w:t>
      </w:r>
      <w:r w:rsidRPr="009D6D37">
        <w:rPr>
          <w:rFonts w:ascii="Times" w:hAnsi="Times"/>
          <w:kern w:val="0"/>
          <w:sz w:val="24"/>
          <w:vertAlign w:val="superscript"/>
        </w:rPr>
        <w:t>‡</w:t>
      </w:r>
      <w:r w:rsidRPr="00DD6DBB">
        <w:rPr>
          <w:rFonts w:ascii="Times" w:hAnsi="Times"/>
          <w:kern w:val="0"/>
          <w:sz w:val="24"/>
        </w:rPr>
        <w:t>These authors contributed equally.</w:t>
      </w:r>
    </w:p>
    <w:p w:rsidR="00BA6DCD" w:rsidRPr="009D6D37" w:rsidRDefault="00BA6DCD" w:rsidP="00BA6DCD">
      <w:pPr>
        <w:pStyle w:val="TDAcknowledgments"/>
        <w:ind w:firstLine="0"/>
        <w:rPr>
          <w:b/>
        </w:rPr>
      </w:pPr>
      <w:r w:rsidRPr="009D6D37">
        <w:rPr>
          <w:b/>
        </w:rPr>
        <w:t>Film growth and characterization</w:t>
      </w:r>
      <w:bookmarkStart w:id="10" w:name="_3dy6vkm" w:colFirst="0" w:colLast="0"/>
      <w:bookmarkEnd w:id="10"/>
      <w:r>
        <w:rPr>
          <w:b/>
        </w:rPr>
        <w:t xml:space="preserve">. </w:t>
      </w:r>
      <w:r w:rsidRPr="009D6D37">
        <w:t xml:space="preserve">Commercially available 100 nm thick YBCO films grown on STO substrates were purchased from MTI Corporation for this experiment. The films, which were packaged and kept in a vacuum-sealed box prior to Gd deposition, were exposed to atmosphere for &lt; 1 h before being transferred to a high vacuum environment at UCD; they were </w:t>
      </w:r>
      <w:r w:rsidRPr="009D6D37">
        <w:lastRenderedPageBreak/>
        <w:t xml:space="preserve">subsequently sputter-coated with Gd (3 nm, 7 nm, 20 nm) and a Au (5 nm) protective capping layer using Ar gas at </w:t>
      </w:r>
      <m:oMath>
        <m:r>
          <w:rPr>
            <w:rFonts w:ascii="Cambria Math" w:hAnsi="Cambria Math"/>
          </w:rPr>
          <m:t>0.67</m:t>
        </m:r>
      </m:oMath>
      <w:r w:rsidRPr="009D6D37">
        <w:t xml:space="preserve"> Pa working pressure in a chamber with a base pressure in the </w:t>
      </w:r>
      <m:oMath>
        <m:sSup>
          <m:sSupPr>
            <m:ctrlPr>
              <w:rPr>
                <w:rFonts w:ascii="Cambria Math" w:hAnsi="Cambria Math"/>
              </w:rPr>
            </m:ctrlPr>
          </m:sSupPr>
          <m:e>
            <m:r>
              <w:rPr>
                <w:rFonts w:ascii="Cambria Math" w:hAnsi="Cambria Math"/>
              </w:rPr>
              <m:t>10</m:t>
            </m:r>
          </m:e>
          <m:sup>
            <m:r>
              <w:rPr>
                <w:rFonts w:ascii="Cambria Math" w:hAnsi="Cambria Math"/>
              </w:rPr>
              <m:t>-6</m:t>
            </m:r>
          </m:sup>
        </m:sSup>
      </m:oMath>
      <w:r w:rsidRPr="009D6D37">
        <w:t xml:space="preserve"> Pa range. XRD characterization, including both </w:t>
      </w:r>
      <m:oMath>
        <m:r>
          <w:rPr>
            <w:rFonts w:ascii="Cambria Math" w:hAnsi="Cambria Math"/>
          </w:rPr>
          <m:t>θ-2θ</m:t>
        </m:r>
      </m:oMath>
      <w:r w:rsidRPr="009D6D37">
        <w:t xml:space="preserve"> scans and reciprocal space maps, was performed on a X-ray diffractometer equipped with parallel beam optics and Cu </w:t>
      </w:r>
      <m:oMath>
        <m:r>
          <w:rPr>
            <w:rFonts w:ascii="Cambria Math" w:hAnsi="Cambria Math"/>
          </w:rPr>
          <m:t>K</m:t>
        </m:r>
        <m:sSub>
          <m:sSubPr>
            <m:ctrlPr>
              <w:rPr>
                <w:rFonts w:ascii="Cambria Math" w:hAnsi="Cambria Math"/>
              </w:rPr>
            </m:ctrlPr>
          </m:sSubPr>
          <m:e>
            <m:r>
              <w:rPr>
                <w:rFonts w:ascii="Cambria Math" w:hAnsi="Cambria Math"/>
              </w:rPr>
              <m:t>α</m:t>
            </m:r>
          </m:e>
          <m:sub>
            <m:r>
              <w:rPr>
                <w:rFonts w:ascii="Cambria Math" w:hAnsi="Cambria Math"/>
              </w:rPr>
              <m:t>1</m:t>
            </m:r>
          </m:sub>
        </m:sSub>
      </m:oMath>
      <w:r w:rsidRPr="009D6D37">
        <w:t xml:space="preserve"> monochromator. Polarized neutron reflectometry was measured at the NIST Center for Neutron Research on the PBR and MAGIK beamlines. The experiments used 4.75 Å and 5 Å neutrons respectively, and were carried out at a temperature of 6 K. Fitting of the PNR data was performed using the Refl1d software package, following a Markov-chain Monte Carlo fitting algorithm</w:t>
      </w:r>
      <w:r w:rsidRPr="009D6D37">
        <w:fldChar w:fldCharType="begin" w:fldLock="1"/>
      </w:r>
      <w:r>
        <w:instrText>ADDIN CSL_CITATION {"citationItems":[{"id":"ITEM-1","itemData":{"DOI":"10.1016/j.cocis.2011.11.001","ISBN":"1359-0294","ISSN":"1359-0294","abstract":"Neutron reflectometry is a powerful method for probing the molecular scale structure of both hard and soft condensed matter films. Moreover, the phase-sensitive methods which have been developed make it possible for specular neutron reflectometry to be effectively employed as an imaging device of the composition depth profile of thin film materials with a spatial resolution approaching a fraction of a nanometer. The image of the cross-sectional distribution of matter in the film obtained in such a way can be shown to be, in most cases, unambiguous to a degree limited primarily by the range and statistical uncertainty of the reflectivity data available. The application of phase-sensitive neutron reflectometry (PSNR) to the study of several types of soft matter thin film systems are illustrated by a number of specific examples from recent studies. In addition, new software tools available to the researcher to apply PSNR methods and analysis are discussed. © 2011.","author":[{"dropping-particle":"","family":"Kirby","given":"B. J.","non-dropping-particle":"","parse-names":false,"suffix":""},{"dropping-particle":"","family":"Kienzle","given":"P. A.","non-dropping-particle":"","parse-names":false,"suffix":""},{"dropping-particle":"","family":"Maranville","given":"B. B.","non-dropping-particle":"","parse-names":false,"suffix":""},{"dropping-particle":"","family":"Berk","given":"N. F.","non-dropping-particle":"","parse-names":false,"suffix":""},{"dropping-particle":"","family":"Krycka","given":"J.","non-dropping-particle":"","parse-names":false,"suffix":""},{"dropping-particle":"","family":"Heinrich","given":"F.","non-dropping-particle":"","parse-names":false,"suffix":""},{"dropping-particle":"","family":"Majkrzak","given":"C. F.","non-dropping-particle":"","parse-names":false,"suffix":""}],"container-title":"Current Opinion in Colloid &amp; Interface Science","id":"ITEM-1","issue":"1","issued":{"date-parts":[["2012"]]},"page":"44-53","publisher":"Elsevier BV","title":"Phase-sensitive specular neutron reflectometry for imaging the nanometer scale composition depth profile of thin-film materials","type":"article-journal","volume":"17"},"uris":["http://www.mendeley.com/documents/?uuid=73cb0280-e71e-449f-84f4-f189a5c3d7f2"]}],"mendeley":{"formattedCitation":"&lt;sup&gt;40&lt;/sup&gt;","plainTextFormattedCitation":"40","previouslyFormattedCitation":"(&lt;i&gt;40&lt;/i&gt;)"},"properties":{"noteIndex":0},"schema":"https://github.com/citation-style-language/schema/raw/master/csl-citation.json"}</w:instrText>
      </w:r>
      <w:r w:rsidRPr="009D6D37">
        <w:fldChar w:fldCharType="separate"/>
      </w:r>
      <w:r w:rsidRPr="000B681A">
        <w:rPr>
          <w:noProof/>
          <w:vertAlign w:val="superscript"/>
        </w:rPr>
        <w:t>40</w:t>
      </w:r>
      <w:r w:rsidRPr="009D6D37">
        <w:fldChar w:fldCharType="end"/>
      </w:r>
      <w:r w:rsidRPr="009D6D37">
        <w:t xml:space="preserve">. The calculated SLD was determined by the calculating the sum of the volume-scaled atomic scattering lengths. XAS measurements were performed at the Advanced Light Source on beamline 4.0.2 at room temperature in a grazing incidence (30°) geometry. Both fluorescence and electron yield (EY) modes were measured, but due to the capping layers no appreciable signal was measured in the EY mode, thus only FY data are shown. Magnetometry measurements were performed by first cooling the samples to 5 K in zero field; a field of 1 mT was then applied, and the magnetic moment was recorded as the sample was warmed up to 100 K. To reduce stray magnetic fields and trapped flux, the superconducting magnet was driven into the normal state before each measurement. Resistivity was measured using a four-contact van der Pauw geometry. The excitation current used was 100 µA at a frequency of 173 Hz. The transition temperatures in the magnetometry and resistance measurements were acquired by taking the midpoint of the transitions. Cross-section specimens for electron microscopy were prepared by grinding, polishing and ion milling with a final 0.5 kV cleaning. STEM analyses were carried out in a JEOL ARM200cF equipped with spherical aberration corrector and </w:t>
      </w:r>
      <w:r w:rsidRPr="009D6D37">
        <w:lastRenderedPageBreak/>
        <w:t xml:space="preserve">working with an acceleration voltage of 200kV at the National Center for Electron Microscopy at University Complutense of Madrid, Spain. </w:t>
      </w:r>
    </w:p>
    <w:p w:rsidR="00BA6DCD" w:rsidRDefault="00BA6DCD" w:rsidP="00BA6DCD">
      <w:pPr>
        <w:pStyle w:val="FAAuthorInfoSubtitle"/>
        <w:rPr>
          <w:b w:val="0"/>
        </w:rPr>
      </w:pPr>
      <w:r>
        <w:t xml:space="preserve">Acknowledgements. </w:t>
      </w:r>
      <w:r w:rsidRPr="009D6D37">
        <w:rPr>
          <w:b w:val="0"/>
        </w:rPr>
        <w:t xml:space="preserve">This work has been supported by the NSF (DMR-1610060 and ECCS-1611424). </w:t>
      </w:r>
      <w:ins w:id="11" w:author="Kai Liu" w:date="2019-02-19T00:48:00Z">
        <w:r w:rsidR="007A192E">
          <w:rPr>
            <w:b w:val="0"/>
          </w:rPr>
          <w:t xml:space="preserve">Work at GU has been supported in part by </w:t>
        </w:r>
        <w:r w:rsidR="007A192E" w:rsidRPr="007A192E">
          <w:rPr>
            <w:b w:val="0"/>
          </w:rPr>
          <w:t>nCORE, a Semiconductor Research Corporation program, sponsored by National Institute of Standards and Technology (NIST).</w:t>
        </w:r>
        <w:r w:rsidR="007A192E">
          <w:rPr>
            <w:b w:val="0"/>
          </w:rPr>
          <w:t xml:space="preserve"> </w:t>
        </w:r>
      </w:ins>
      <w:r w:rsidRPr="009D6D37">
        <w:rPr>
          <w:b w:val="0"/>
        </w:rPr>
        <w:t>Work at LLNL has been supported by the DOE (DE-AC52-07NA27344) and NSF (DMR-1609855). Use of the Advanced Light Source was supported by DOE Office of Science User Facility under Contract No. DE-AC02-05CH11231. Work at UCM supported by MINECO-FEDER grants MAT2015-66888-C3-3-R and MAT2017-89599-R, and also by the TALENTO program, Comunidad de Madrid.</w:t>
      </w:r>
    </w:p>
    <w:p w:rsidR="00BA6DCD" w:rsidRDefault="00BA6DCD" w:rsidP="00BA6DCD">
      <w:pPr>
        <w:pStyle w:val="FAAuthorInfoSubtitle"/>
      </w:pPr>
    </w:p>
    <w:p w:rsidR="00BA6DCD" w:rsidRPr="00A17B47" w:rsidRDefault="00BA6DCD" w:rsidP="00BA6DCD">
      <w:pPr>
        <w:pStyle w:val="SNSynopsisTOC"/>
        <w:spacing w:after="240"/>
        <w:jc w:val="left"/>
        <w:rPr>
          <w:b/>
        </w:rPr>
      </w:pPr>
      <w:r w:rsidRPr="00A17B47">
        <w:rPr>
          <w:b/>
        </w:rPr>
        <w:t>References</w:t>
      </w:r>
    </w:p>
    <w:p w:rsidR="00BA6DCD" w:rsidRPr="000B681A" w:rsidRDefault="00BA6DCD" w:rsidP="00BA6DCD">
      <w:pPr>
        <w:widowControl w:val="0"/>
        <w:autoSpaceDE w:val="0"/>
        <w:autoSpaceDN w:val="0"/>
        <w:adjustRightInd w:val="0"/>
        <w:spacing w:after="240"/>
        <w:ind w:left="640" w:hanging="640"/>
        <w:rPr>
          <w:rFonts w:cs="Times"/>
          <w:noProof/>
          <w:szCs w:val="24"/>
        </w:rPr>
      </w:pPr>
      <w:r>
        <w:fldChar w:fldCharType="begin" w:fldLock="1"/>
      </w:r>
      <w:r>
        <w:instrText xml:space="preserve">ADDIN Mendeley Bibliography CSL_BIBLIOGRAPHY </w:instrText>
      </w:r>
      <w:r>
        <w:fldChar w:fldCharType="separate"/>
      </w:r>
      <w:r w:rsidRPr="000B681A">
        <w:rPr>
          <w:rFonts w:cs="Times"/>
          <w:noProof/>
          <w:szCs w:val="24"/>
        </w:rPr>
        <w:t xml:space="preserve">(1) </w:t>
      </w:r>
      <w:r w:rsidRPr="000B681A">
        <w:rPr>
          <w:rFonts w:cs="Times"/>
          <w:noProof/>
          <w:szCs w:val="24"/>
        </w:rPr>
        <w:tab/>
        <w:t>Cava, R. J.; Batlogg, B.; Rabe, K. M.; Rietman, E. A.; Gallagher, P. K.; Rupp, L. W. Structural Anomalies at the Disappearance of Superconductivity in Ba</w:t>
      </w:r>
      <w:r w:rsidRPr="000B681A">
        <w:rPr>
          <w:rFonts w:cs="Times"/>
          <w:noProof/>
          <w:szCs w:val="24"/>
          <w:vertAlign w:val="subscript"/>
        </w:rPr>
        <w:t>2</w:t>
      </w:r>
      <w:r w:rsidRPr="000B681A">
        <w:rPr>
          <w:rFonts w:cs="Times"/>
          <w:noProof/>
          <w:szCs w:val="24"/>
        </w:rPr>
        <w:t>YCu</w:t>
      </w:r>
      <w:r w:rsidRPr="000B681A">
        <w:rPr>
          <w:rFonts w:cs="Times"/>
          <w:noProof/>
          <w:szCs w:val="24"/>
          <w:vertAlign w:val="subscript"/>
        </w:rPr>
        <w:t>3</w:t>
      </w:r>
      <w:r w:rsidRPr="000B681A">
        <w:rPr>
          <w:rFonts w:cs="Times"/>
          <w:noProof/>
          <w:szCs w:val="24"/>
        </w:rPr>
        <w:t>O</w:t>
      </w:r>
      <w:r w:rsidRPr="000B681A">
        <w:rPr>
          <w:rFonts w:cs="Times"/>
          <w:noProof/>
          <w:szCs w:val="24"/>
          <w:vertAlign w:val="subscript"/>
        </w:rPr>
        <w:t>7−δ</w:t>
      </w:r>
      <w:r w:rsidRPr="000B681A">
        <w:rPr>
          <w:rFonts w:cs="Times"/>
          <w:noProof/>
          <w:szCs w:val="24"/>
        </w:rPr>
        <w:t xml:space="preserve">: Evidence for Charge Transfer from Chains to Planes. </w:t>
      </w:r>
      <w:r w:rsidRPr="000B681A">
        <w:rPr>
          <w:rFonts w:cs="Times"/>
          <w:i/>
          <w:iCs/>
          <w:noProof/>
          <w:szCs w:val="24"/>
        </w:rPr>
        <w:t>Phys. C</w:t>
      </w:r>
      <w:r w:rsidRPr="000B681A">
        <w:rPr>
          <w:rFonts w:cs="Times"/>
          <w:noProof/>
          <w:szCs w:val="24"/>
        </w:rPr>
        <w:t xml:space="preserve"> </w:t>
      </w:r>
      <w:r w:rsidRPr="000B681A">
        <w:rPr>
          <w:rFonts w:cs="Times"/>
          <w:b/>
          <w:bCs/>
          <w:noProof/>
          <w:szCs w:val="24"/>
        </w:rPr>
        <w:t>1988</w:t>
      </w:r>
      <w:r w:rsidRPr="000B681A">
        <w:rPr>
          <w:rFonts w:cs="Times"/>
          <w:noProof/>
          <w:szCs w:val="24"/>
        </w:rPr>
        <w:t xml:space="preserve">, </w:t>
      </w:r>
      <w:r w:rsidRPr="000B681A">
        <w:rPr>
          <w:rFonts w:cs="Times"/>
          <w:i/>
          <w:iCs/>
          <w:noProof/>
          <w:szCs w:val="24"/>
        </w:rPr>
        <w:t>156</w:t>
      </w:r>
      <w:r w:rsidRPr="000B681A">
        <w:rPr>
          <w:rFonts w:cs="Times"/>
          <w:noProof/>
          <w:szCs w:val="24"/>
        </w:rPr>
        <w:t xml:space="preserve"> (4), 523–527. https://doi.org/10.1016/0921-4534(88)90015-9.</w:t>
      </w:r>
    </w:p>
    <w:p w:rsidR="00BA6DCD" w:rsidRPr="000B681A" w:rsidRDefault="00BA6DCD" w:rsidP="00BA6DCD">
      <w:pPr>
        <w:widowControl w:val="0"/>
        <w:autoSpaceDE w:val="0"/>
        <w:autoSpaceDN w:val="0"/>
        <w:adjustRightInd w:val="0"/>
        <w:spacing w:after="240"/>
        <w:ind w:left="640" w:hanging="640"/>
        <w:rPr>
          <w:rFonts w:cs="Times"/>
          <w:noProof/>
          <w:szCs w:val="24"/>
        </w:rPr>
      </w:pPr>
      <w:r w:rsidRPr="000B681A">
        <w:rPr>
          <w:rFonts w:cs="Times"/>
          <w:noProof/>
          <w:szCs w:val="24"/>
        </w:rPr>
        <w:t xml:space="preserve">(2) </w:t>
      </w:r>
      <w:r w:rsidRPr="000B681A">
        <w:rPr>
          <w:rFonts w:cs="Times"/>
          <w:noProof/>
          <w:szCs w:val="24"/>
        </w:rPr>
        <w:tab/>
        <w:t>Blanco-Canosa, S.; Frano, A.; Schierle, E.; Porras, J.; Loew, T.; Minola, M.; Bluschke, M.; Weschke, E.; Keimer, B.; Tacon, M. Le. Resonant X-Ray Scattering Study of Charge Density Wave Correlations in YBa</w:t>
      </w:r>
      <w:r w:rsidRPr="000B681A">
        <w:rPr>
          <w:rFonts w:cs="Times"/>
          <w:noProof/>
          <w:szCs w:val="24"/>
          <w:vertAlign w:val="subscript"/>
        </w:rPr>
        <w:t>2</w:t>
      </w:r>
      <w:r w:rsidRPr="000B681A">
        <w:rPr>
          <w:rFonts w:cs="Times"/>
          <w:noProof/>
          <w:szCs w:val="24"/>
        </w:rPr>
        <w:t>Cu</w:t>
      </w:r>
      <w:r w:rsidRPr="000B681A">
        <w:rPr>
          <w:rFonts w:cs="Times"/>
          <w:noProof/>
          <w:szCs w:val="24"/>
          <w:vertAlign w:val="subscript"/>
        </w:rPr>
        <w:t>3</w:t>
      </w:r>
      <w:r w:rsidRPr="000B681A">
        <w:rPr>
          <w:rFonts w:cs="Times"/>
          <w:noProof/>
          <w:szCs w:val="24"/>
        </w:rPr>
        <w:t>O</w:t>
      </w:r>
      <w:r w:rsidRPr="000B681A">
        <w:rPr>
          <w:rFonts w:cs="Times"/>
          <w:noProof/>
          <w:szCs w:val="24"/>
          <w:vertAlign w:val="subscript"/>
        </w:rPr>
        <w:t>6+x</w:t>
      </w:r>
      <w:r w:rsidRPr="000B681A">
        <w:rPr>
          <w:rFonts w:cs="Times"/>
          <w:noProof/>
          <w:szCs w:val="24"/>
        </w:rPr>
        <w:t xml:space="preserve">. </w:t>
      </w:r>
      <w:r w:rsidRPr="000B681A">
        <w:rPr>
          <w:rFonts w:cs="Times"/>
          <w:i/>
          <w:iCs/>
          <w:noProof/>
          <w:szCs w:val="24"/>
        </w:rPr>
        <w:t>Phys. Rev. B</w:t>
      </w:r>
      <w:r w:rsidRPr="000B681A">
        <w:rPr>
          <w:rFonts w:cs="Times"/>
          <w:noProof/>
          <w:szCs w:val="24"/>
        </w:rPr>
        <w:t xml:space="preserve"> </w:t>
      </w:r>
      <w:r w:rsidRPr="000B681A">
        <w:rPr>
          <w:rFonts w:cs="Times"/>
          <w:b/>
          <w:bCs/>
          <w:noProof/>
          <w:szCs w:val="24"/>
        </w:rPr>
        <w:t>2014</w:t>
      </w:r>
      <w:r w:rsidRPr="000B681A">
        <w:rPr>
          <w:rFonts w:cs="Times"/>
          <w:noProof/>
          <w:szCs w:val="24"/>
        </w:rPr>
        <w:t xml:space="preserve">, </w:t>
      </w:r>
      <w:r w:rsidRPr="000B681A">
        <w:rPr>
          <w:rFonts w:cs="Times"/>
          <w:i/>
          <w:iCs/>
          <w:noProof/>
          <w:szCs w:val="24"/>
        </w:rPr>
        <w:t>90</w:t>
      </w:r>
      <w:r w:rsidRPr="000B681A">
        <w:rPr>
          <w:rFonts w:cs="Times"/>
          <w:noProof/>
          <w:szCs w:val="24"/>
        </w:rPr>
        <w:t xml:space="preserve"> (5), 054513. https://doi.org/10.1103/PhysRevB.90.054513.</w:t>
      </w:r>
    </w:p>
    <w:p w:rsidR="00BA6DCD" w:rsidRPr="000B681A" w:rsidRDefault="00BA6DCD" w:rsidP="00BA6DCD">
      <w:pPr>
        <w:widowControl w:val="0"/>
        <w:autoSpaceDE w:val="0"/>
        <w:autoSpaceDN w:val="0"/>
        <w:adjustRightInd w:val="0"/>
        <w:spacing w:after="240"/>
        <w:ind w:left="640" w:hanging="640"/>
        <w:rPr>
          <w:rFonts w:cs="Times"/>
          <w:noProof/>
          <w:szCs w:val="24"/>
        </w:rPr>
      </w:pPr>
      <w:r w:rsidRPr="000B681A">
        <w:rPr>
          <w:rFonts w:cs="Times"/>
          <w:noProof/>
          <w:szCs w:val="24"/>
        </w:rPr>
        <w:t xml:space="preserve">(3) </w:t>
      </w:r>
      <w:r w:rsidRPr="000B681A">
        <w:rPr>
          <w:rFonts w:cs="Times"/>
          <w:noProof/>
          <w:szCs w:val="24"/>
        </w:rPr>
        <w:tab/>
        <w:t>Presland, M. R.; Tallon, J. L.; Buckley, R. G.; Liu, R. S.; Flower, N. E. General Trends in Oxygen Stoichiometry Effects on T</w:t>
      </w:r>
      <w:r w:rsidRPr="000B681A">
        <w:rPr>
          <w:rFonts w:cs="Times"/>
          <w:noProof/>
          <w:szCs w:val="24"/>
          <w:vertAlign w:val="subscript"/>
        </w:rPr>
        <w:t>c</w:t>
      </w:r>
      <w:r w:rsidRPr="000B681A">
        <w:rPr>
          <w:rFonts w:cs="Times"/>
          <w:noProof/>
          <w:szCs w:val="24"/>
        </w:rPr>
        <w:t xml:space="preserve"> in Bi and Tl Superconductors. </w:t>
      </w:r>
      <w:r w:rsidRPr="000B681A">
        <w:rPr>
          <w:rFonts w:cs="Times"/>
          <w:i/>
          <w:iCs/>
          <w:noProof/>
          <w:szCs w:val="24"/>
        </w:rPr>
        <w:t>Phys. C</w:t>
      </w:r>
      <w:r w:rsidRPr="000B681A">
        <w:rPr>
          <w:rFonts w:cs="Times"/>
          <w:noProof/>
          <w:szCs w:val="24"/>
        </w:rPr>
        <w:t xml:space="preserve"> </w:t>
      </w:r>
      <w:r w:rsidRPr="000B681A">
        <w:rPr>
          <w:rFonts w:cs="Times"/>
          <w:b/>
          <w:bCs/>
          <w:noProof/>
          <w:szCs w:val="24"/>
        </w:rPr>
        <w:t>1991</w:t>
      </w:r>
      <w:r w:rsidRPr="000B681A">
        <w:rPr>
          <w:rFonts w:cs="Times"/>
          <w:noProof/>
          <w:szCs w:val="24"/>
        </w:rPr>
        <w:t xml:space="preserve">, </w:t>
      </w:r>
      <w:r w:rsidRPr="000B681A">
        <w:rPr>
          <w:rFonts w:cs="Times"/>
          <w:i/>
          <w:iCs/>
          <w:noProof/>
          <w:szCs w:val="24"/>
        </w:rPr>
        <w:t>176</w:t>
      </w:r>
      <w:r w:rsidRPr="000B681A">
        <w:rPr>
          <w:rFonts w:cs="Times"/>
          <w:noProof/>
          <w:szCs w:val="24"/>
        </w:rPr>
        <w:t xml:space="preserve"> (1–3), 95–105. https://doi.org/10.1016/0921-4534(91)90700-9.</w:t>
      </w:r>
    </w:p>
    <w:p w:rsidR="00BA6DCD" w:rsidRPr="000B681A" w:rsidRDefault="00BA6DCD" w:rsidP="00BA6DCD">
      <w:pPr>
        <w:widowControl w:val="0"/>
        <w:autoSpaceDE w:val="0"/>
        <w:autoSpaceDN w:val="0"/>
        <w:adjustRightInd w:val="0"/>
        <w:spacing w:after="240"/>
        <w:ind w:left="640" w:hanging="640"/>
        <w:rPr>
          <w:rFonts w:cs="Times"/>
          <w:noProof/>
          <w:szCs w:val="24"/>
        </w:rPr>
      </w:pPr>
      <w:r w:rsidRPr="000B681A">
        <w:rPr>
          <w:rFonts w:cs="Times"/>
          <w:noProof/>
          <w:szCs w:val="24"/>
        </w:rPr>
        <w:t xml:space="preserve">(4) </w:t>
      </w:r>
      <w:r w:rsidRPr="000B681A">
        <w:rPr>
          <w:rFonts w:cs="Times"/>
          <w:noProof/>
          <w:szCs w:val="24"/>
        </w:rPr>
        <w:tab/>
        <w:t xml:space="preserve">Lee, P. A.; Nagaosa, N.; Wen, X.-G. Doping a Mott Insulator: Physics of High-Temperature Superconductivity. </w:t>
      </w:r>
      <w:r w:rsidRPr="000B681A">
        <w:rPr>
          <w:rFonts w:cs="Times"/>
          <w:i/>
          <w:iCs/>
          <w:noProof/>
          <w:szCs w:val="24"/>
        </w:rPr>
        <w:t>Rev. Mod. Phys.</w:t>
      </w:r>
      <w:r w:rsidRPr="000B681A">
        <w:rPr>
          <w:rFonts w:cs="Times"/>
          <w:noProof/>
          <w:szCs w:val="24"/>
        </w:rPr>
        <w:t xml:space="preserve"> </w:t>
      </w:r>
      <w:r w:rsidRPr="000B681A">
        <w:rPr>
          <w:rFonts w:cs="Times"/>
          <w:b/>
          <w:bCs/>
          <w:noProof/>
          <w:szCs w:val="24"/>
        </w:rPr>
        <w:t>2006</w:t>
      </w:r>
      <w:r w:rsidRPr="000B681A">
        <w:rPr>
          <w:rFonts w:cs="Times"/>
          <w:noProof/>
          <w:szCs w:val="24"/>
        </w:rPr>
        <w:t xml:space="preserve">, </w:t>
      </w:r>
      <w:r w:rsidRPr="000B681A">
        <w:rPr>
          <w:rFonts w:cs="Times"/>
          <w:i/>
          <w:iCs/>
          <w:noProof/>
          <w:szCs w:val="24"/>
        </w:rPr>
        <w:t>78</w:t>
      </w:r>
      <w:r w:rsidRPr="000B681A">
        <w:rPr>
          <w:rFonts w:cs="Times"/>
          <w:noProof/>
          <w:szCs w:val="24"/>
        </w:rPr>
        <w:t xml:space="preserve"> (1), 17–85. https://doi.org/10.1103/RevModPhys.78.17.</w:t>
      </w:r>
    </w:p>
    <w:p w:rsidR="00BA6DCD" w:rsidRPr="000B681A" w:rsidRDefault="00BA6DCD" w:rsidP="00BA6DCD">
      <w:pPr>
        <w:widowControl w:val="0"/>
        <w:autoSpaceDE w:val="0"/>
        <w:autoSpaceDN w:val="0"/>
        <w:adjustRightInd w:val="0"/>
        <w:spacing w:after="240"/>
        <w:ind w:left="640" w:hanging="640"/>
        <w:rPr>
          <w:rFonts w:cs="Times"/>
          <w:noProof/>
          <w:szCs w:val="24"/>
        </w:rPr>
      </w:pPr>
      <w:r w:rsidRPr="000B681A">
        <w:rPr>
          <w:rFonts w:cs="Times"/>
          <w:noProof/>
          <w:szCs w:val="24"/>
        </w:rPr>
        <w:t xml:space="preserve">(5) </w:t>
      </w:r>
      <w:r w:rsidRPr="000B681A">
        <w:rPr>
          <w:rFonts w:cs="Times"/>
          <w:noProof/>
          <w:szCs w:val="24"/>
        </w:rPr>
        <w:tab/>
        <w:t>Groen, W. A.; de Leeuw, D. M.; Geelen, G. P. J. Hole Concentration and T</w:t>
      </w:r>
      <w:r w:rsidRPr="000B681A">
        <w:rPr>
          <w:rFonts w:cs="Times"/>
          <w:noProof/>
          <w:szCs w:val="24"/>
          <w:vertAlign w:val="subscript"/>
        </w:rPr>
        <w:t>c</w:t>
      </w:r>
      <w:r w:rsidRPr="000B681A">
        <w:rPr>
          <w:rFonts w:cs="Times"/>
          <w:noProof/>
          <w:szCs w:val="24"/>
        </w:rPr>
        <w:t xml:space="preserve"> in Bi</w:t>
      </w:r>
      <w:r w:rsidRPr="000B681A">
        <w:rPr>
          <w:rFonts w:cs="Times"/>
          <w:noProof/>
          <w:szCs w:val="24"/>
          <w:vertAlign w:val="subscript"/>
        </w:rPr>
        <w:t>2</w:t>
      </w:r>
      <w:r w:rsidRPr="000B681A">
        <w:rPr>
          <w:rFonts w:cs="Times"/>
          <w:noProof/>
          <w:szCs w:val="24"/>
        </w:rPr>
        <w:t>Sr</w:t>
      </w:r>
      <w:r w:rsidRPr="000B681A">
        <w:rPr>
          <w:rFonts w:cs="Times"/>
          <w:noProof/>
          <w:szCs w:val="24"/>
          <w:vertAlign w:val="subscript"/>
        </w:rPr>
        <w:t>2</w:t>
      </w:r>
      <w:r w:rsidRPr="000B681A">
        <w:rPr>
          <w:rFonts w:cs="Times"/>
          <w:noProof/>
          <w:szCs w:val="24"/>
        </w:rPr>
        <w:t>CuO</w:t>
      </w:r>
      <w:r w:rsidRPr="000B681A">
        <w:rPr>
          <w:rFonts w:cs="Times"/>
          <w:noProof/>
          <w:szCs w:val="24"/>
          <w:vertAlign w:val="subscript"/>
        </w:rPr>
        <w:t>6+δ</w:t>
      </w:r>
      <w:r w:rsidRPr="000B681A">
        <w:rPr>
          <w:rFonts w:cs="Times"/>
          <w:noProof/>
          <w:szCs w:val="24"/>
        </w:rPr>
        <w:t xml:space="preserve">. </w:t>
      </w:r>
      <w:r w:rsidRPr="000B681A">
        <w:rPr>
          <w:rFonts w:cs="Times"/>
          <w:i/>
          <w:iCs/>
          <w:noProof/>
          <w:szCs w:val="24"/>
        </w:rPr>
        <w:t>Phys. C</w:t>
      </w:r>
      <w:r w:rsidRPr="000B681A">
        <w:rPr>
          <w:rFonts w:cs="Times"/>
          <w:noProof/>
          <w:szCs w:val="24"/>
        </w:rPr>
        <w:t xml:space="preserve"> </w:t>
      </w:r>
      <w:r w:rsidRPr="000B681A">
        <w:rPr>
          <w:rFonts w:cs="Times"/>
          <w:b/>
          <w:bCs/>
          <w:noProof/>
          <w:szCs w:val="24"/>
        </w:rPr>
        <w:t>1990</w:t>
      </w:r>
      <w:r w:rsidRPr="000B681A">
        <w:rPr>
          <w:rFonts w:cs="Times"/>
          <w:noProof/>
          <w:szCs w:val="24"/>
        </w:rPr>
        <w:t xml:space="preserve">, </w:t>
      </w:r>
      <w:r w:rsidRPr="000B681A">
        <w:rPr>
          <w:rFonts w:cs="Times"/>
          <w:i/>
          <w:iCs/>
          <w:noProof/>
          <w:szCs w:val="24"/>
        </w:rPr>
        <w:t>165</w:t>
      </w:r>
      <w:r w:rsidRPr="000B681A">
        <w:rPr>
          <w:rFonts w:cs="Times"/>
          <w:noProof/>
          <w:szCs w:val="24"/>
        </w:rPr>
        <w:t xml:space="preserve"> (3–4), 305–307. https://doi.org/10.1016/0921-4534(90)90208-V.</w:t>
      </w:r>
    </w:p>
    <w:p w:rsidR="00BA6DCD" w:rsidRPr="000B681A" w:rsidRDefault="00BA6DCD" w:rsidP="00BA6DCD">
      <w:pPr>
        <w:widowControl w:val="0"/>
        <w:autoSpaceDE w:val="0"/>
        <w:autoSpaceDN w:val="0"/>
        <w:adjustRightInd w:val="0"/>
        <w:spacing w:after="240"/>
        <w:ind w:left="640" w:hanging="640"/>
        <w:rPr>
          <w:rFonts w:cs="Times"/>
          <w:noProof/>
          <w:szCs w:val="24"/>
        </w:rPr>
      </w:pPr>
      <w:r w:rsidRPr="000B681A">
        <w:rPr>
          <w:rFonts w:cs="Times"/>
          <w:noProof/>
          <w:szCs w:val="24"/>
        </w:rPr>
        <w:lastRenderedPageBreak/>
        <w:t xml:space="preserve">(6) </w:t>
      </w:r>
      <w:r w:rsidRPr="000B681A">
        <w:rPr>
          <w:rFonts w:cs="Times"/>
          <w:noProof/>
          <w:szCs w:val="24"/>
        </w:rPr>
        <w:tab/>
        <w:t>Humphreys, R. G.; Satchell, J. S.; Chew, N. G.; Edwards, J. A.; Goodyear, S. W.; Blenkinsop, S. E.; Dosser, O. D.; Cullis, A. G. Physical Vapour Deposition Techniques for the Growth of YBa</w:t>
      </w:r>
      <w:r w:rsidRPr="000B681A">
        <w:rPr>
          <w:rFonts w:cs="Times"/>
          <w:noProof/>
          <w:szCs w:val="24"/>
          <w:vertAlign w:val="subscript"/>
        </w:rPr>
        <w:t>2</w:t>
      </w:r>
      <w:r w:rsidRPr="000B681A">
        <w:rPr>
          <w:rFonts w:cs="Times"/>
          <w:noProof/>
          <w:szCs w:val="24"/>
        </w:rPr>
        <w:t>Cu</w:t>
      </w:r>
      <w:r w:rsidRPr="000B681A">
        <w:rPr>
          <w:rFonts w:cs="Times"/>
          <w:noProof/>
          <w:szCs w:val="24"/>
          <w:vertAlign w:val="subscript"/>
        </w:rPr>
        <w:t>3</w:t>
      </w:r>
      <w:r w:rsidRPr="000B681A">
        <w:rPr>
          <w:rFonts w:cs="Times"/>
          <w:noProof/>
          <w:szCs w:val="24"/>
        </w:rPr>
        <w:t>O</w:t>
      </w:r>
      <w:r w:rsidRPr="000B681A">
        <w:rPr>
          <w:rFonts w:cs="Times"/>
          <w:noProof/>
          <w:szCs w:val="24"/>
          <w:vertAlign w:val="subscript"/>
        </w:rPr>
        <w:t>7</w:t>
      </w:r>
      <w:r w:rsidRPr="000B681A">
        <w:rPr>
          <w:rFonts w:cs="Times"/>
          <w:noProof/>
          <w:szCs w:val="24"/>
        </w:rPr>
        <w:t xml:space="preserve"> Thin Films. </w:t>
      </w:r>
      <w:r w:rsidRPr="000B681A">
        <w:rPr>
          <w:rFonts w:cs="Times"/>
          <w:i/>
          <w:iCs/>
          <w:noProof/>
          <w:szCs w:val="24"/>
        </w:rPr>
        <w:t>Supercond. Sci. Technol.</w:t>
      </w:r>
      <w:r w:rsidRPr="000B681A">
        <w:rPr>
          <w:rFonts w:cs="Times"/>
          <w:noProof/>
          <w:szCs w:val="24"/>
        </w:rPr>
        <w:t xml:space="preserve"> </w:t>
      </w:r>
      <w:r w:rsidRPr="000B681A">
        <w:rPr>
          <w:rFonts w:cs="Times"/>
          <w:b/>
          <w:bCs/>
          <w:noProof/>
          <w:szCs w:val="24"/>
        </w:rPr>
        <w:t>1990</w:t>
      </w:r>
      <w:r w:rsidRPr="000B681A">
        <w:rPr>
          <w:rFonts w:cs="Times"/>
          <w:noProof/>
          <w:szCs w:val="24"/>
        </w:rPr>
        <w:t xml:space="preserve">, </w:t>
      </w:r>
      <w:r w:rsidRPr="000B681A">
        <w:rPr>
          <w:rFonts w:cs="Times"/>
          <w:i/>
          <w:iCs/>
          <w:noProof/>
          <w:szCs w:val="24"/>
        </w:rPr>
        <w:t>3</w:t>
      </w:r>
      <w:r w:rsidRPr="000B681A">
        <w:rPr>
          <w:rFonts w:cs="Times"/>
          <w:noProof/>
          <w:szCs w:val="24"/>
        </w:rPr>
        <w:t xml:space="preserve"> (1), 38–52. https://doi.org/10.1088/0953-2048/3/1/006.</w:t>
      </w:r>
    </w:p>
    <w:p w:rsidR="00BA6DCD" w:rsidRPr="000B681A" w:rsidRDefault="00BA6DCD" w:rsidP="00BA6DCD">
      <w:pPr>
        <w:widowControl w:val="0"/>
        <w:autoSpaceDE w:val="0"/>
        <w:autoSpaceDN w:val="0"/>
        <w:adjustRightInd w:val="0"/>
        <w:spacing w:after="240"/>
        <w:ind w:left="640" w:hanging="640"/>
        <w:rPr>
          <w:rFonts w:cs="Times"/>
          <w:noProof/>
          <w:szCs w:val="24"/>
        </w:rPr>
      </w:pPr>
      <w:r w:rsidRPr="000B681A">
        <w:rPr>
          <w:rFonts w:cs="Times"/>
          <w:noProof/>
          <w:szCs w:val="24"/>
        </w:rPr>
        <w:t xml:space="preserve">(7) </w:t>
      </w:r>
      <w:r w:rsidRPr="000B681A">
        <w:rPr>
          <w:rFonts w:cs="Times"/>
          <w:noProof/>
          <w:szCs w:val="24"/>
        </w:rPr>
        <w:tab/>
        <w:t>Perez-Muñoz, A. M.; Schio, P.; Poloni, R.; Fernandez-Martinez, A.; Rivera-Calzada, A.; Cezar, J. C.; Salas-Colera, E.; Castro, G. R.; Kinney, J.; Leon, C.; et al. In Operando Evidence of Deoxygenation in Ionic Liquid Gating of YBa</w:t>
      </w:r>
      <w:r w:rsidRPr="000B681A">
        <w:rPr>
          <w:rFonts w:cs="Times"/>
          <w:noProof/>
          <w:szCs w:val="24"/>
          <w:vertAlign w:val="subscript"/>
        </w:rPr>
        <w:t>2</w:t>
      </w:r>
      <w:r w:rsidRPr="000B681A">
        <w:rPr>
          <w:rFonts w:cs="Times"/>
          <w:noProof/>
          <w:szCs w:val="24"/>
        </w:rPr>
        <w:t>Cu</w:t>
      </w:r>
      <w:r w:rsidRPr="000B681A">
        <w:rPr>
          <w:rFonts w:cs="Times"/>
          <w:noProof/>
          <w:szCs w:val="24"/>
          <w:vertAlign w:val="subscript"/>
        </w:rPr>
        <w:t>3</w:t>
      </w:r>
      <w:r w:rsidRPr="000B681A">
        <w:rPr>
          <w:rFonts w:cs="Times"/>
          <w:noProof/>
          <w:szCs w:val="24"/>
        </w:rPr>
        <w:t>O</w:t>
      </w:r>
      <w:r w:rsidRPr="000B681A">
        <w:rPr>
          <w:rFonts w:cs="Times"/>
          <w:noProof/>
          <w:szCs w:val="24"/>
          <w:vertAlign w:val="subscript"/>
        </w:rPr>
        <w:t>7-X</w:t>
      </w:r>
      <w:r w:rsidRPr="000B681A">
        <w:rPr>
          <w:rFonts w:cs="Times"/>
          <w:noProof/>
          <w:szCs w:val="24"/>
        </w:rPr>
        <w:t xml:space="preserve">. </w:t>
      </w:r>
      <w:r w:rsidRPr="000B681A">
        <w:rPr>
          <w:rFonts w:cs="Times"/>
          <w:i/>
          <w:iCs/>
          <w:noProof/>
          <w:szCs w:val="24"/>
        </w:rPr>
        <w:t>Proc. Natl. Acad. Sci.</w:t>
      </w:r>
      <w:r w:rsidRPr="000B681A">
        <w:rPr>
          <w:rFonts w:cs="Times"/>
          <w:noProof/>
          <w:szCs w:val="24"/>
        </w:rPr>
        <w:t xml:space="preserve"> </w:t>
      </w:r>
      <w:r w:rsidRPr="000B681A">
        <w:rPr>
          <w:rFonts w:cs="Times"/>
          <w:b/>
          <w:bCs/>
          <w:noProof/>
          <w:szCs w:val="24"/>
        </w:rPr>
        <w:t>2017</w:t>
      </w:r>
      <w:r w:rsidRPr="000B681A">
        <w:rPr>
          <w:rFonts w:cs="Times"/>
          <w:noProof/>
          <w:szCs w:val="24"/>
        </w:rPr>
        <w:t xml:space="preserve">, </w:t>
      </w:r>
      <w:r w:rsidRPr="000B681A">
        <w:rPr>
          <w:rFonts w:cs="Times"/>
          <w:i/>
          <w:iCs/>
          <w:noProof/>
          <w:szCs w:val="24"/>
        </w:rPr>
        <w:t>114</w:t>
      </w:r>
      <w:r w:rsidRPr="000B681A">
        <w:rPr>
          <w:rFonts w:cs="Times"/>
          <w:noProof/>
          <w:szCs w:val="24"/>
        </w:rPr>
        <w:t xml:space="preserve"> (2), 215–220. https://doi.org/10.1073/pnas.1613006114.</w:t>
      </w:r>
    </w:p>
    <w:p w:rsidR="00BA6DCD" w:rsidRPr="000B681A" w:rsidRDefault="00BA6DCD" w:rsidP="00BA6DCD">
      <w:pPr>
        <w:widowControl w:val="0"/>
        <w:autoSpaceDE w:val="0"/>
        <w:autoSpaceDN w:val="0"/>
        <w:adjustRightInd w:val="0"/>
        <w:spacing w:after="240"/>
        <w:ind w:left="640" w:hanging="640"/>
        <w:rPr>
          <w:rFonts w:cs="Times"/>
          <w:noProof/>
          <w:szCs w:val="24"/>
        </w:rPr>
      </w:pPr>
      <w:r w:rsidRPr="000B681A">
        <w:rPr>
          <w:rFonts w:cs="Times"/>
          <w:noProof/>
          <w:szCs w:val="24"/>
        </w:rPr>
        <w:t xml:space="preserve">(8) </w:t>
      </w:r>
      <w:r w:rsidRPr="000B681A">
        <w:rPr>
          <w:rFonts w:cs="Times"/>
          <w:noProof/>
          <w:szCs w:val="24"/>
        </w:rPr>
        <w:tab/>
        <w:t>Zhang, L.; Zeng, S.; Yin, X.; Asmara, T. C.; Yang, P.; Han, K.; Cao, Y.; Zhou, W.; Wan, D.; Tang, C. S.; et al. The Mechanism of Electrolyte Gating on High-T</w:t>
      </w:r>
      <w:r w:rsidRPr="000B681A">
        <w:rPr>
          <w:rFonts w:cs="Times"/>
          <w:noProof/>
          <w:szCs w:val="24"/>
          <w:vertAlign w:val="subscript"/>
        </w:rPr>
        <w:t>c</w:t>
      </w:r>
      <w:r w:rsidRPr="000B681A">
        <w:rPr>
          <w:rFonts w:cs="Times"/>
          <w:noProof/>
          <w:szCs w:val="24"/>
        </w:rPr>
        <w:t xml:space="preserve"> Cuprates: The Role of Oxygen Migration and Electrostatics. </w:t>
      </w:r>
      <w:r w:rsidRPr="000B681A">
        <w:rPr>
          <w:rFonts w:cs="Times"/>
          <w:i/>
          <w:iCs/>
          <w:noProof/>
          <w:szCs w:val="24"/>
        </w:rPr>
        <w:t>ACS Nano</w:t>
      </w:r>
      <w:r w:rsidRPr="000B681A">
        <w:rPr>
          <w:rFonts w:cs="Times"/>
          <w:noProof/>
          <w:szCs w:val="24"/>
        </w:rPr>
        <w:t xml:space="preserve"> </w:t>
      </w:r>
      <w:r w:rsidRPr="000B681A">
        <w:rPr>
          <w:rFonts w:cs="Times"/>
          <w:b/>
          <w:bCs/>
          <w:noProof/>
          <w:szCs w:val="24"/>
        </w:rPr>
        <w:t>2017</w:t>
      </w:r>
      <w:r w:rsidRPr="000B681A">
        <w:rPr>
          <w:rFonts w:cs="Times"/>
          <w:noProof/>
          <w:szCs w:val="24"/>
        </w:rPr>
        <w:t xml:space="preserve">, </w:t>
      </w:r>
      <w:r w:rsidRPr="000B681A">
        <w:rPr>
          <w:rFonts w:cs="Times"/>
          <w:i/>
          <w:iCs/>
          <w:noProof/>
          <w:szCs w:val="24"/>
        </w:rPr>
        <w:t>11</w:t>
      </w:r>
      <w:r w:rsidRPr="000B681A">
        <w:rPr>
          <w:rFonts w:cs="Times"/>
          <w:noProof/>
          <w:szCs w:val="24"/>
        </w:rPr>
        <w:t xml:space="preserve"> (10), 9950–9956. https://doi.org/10.1021/acsnano.7b03978.</w:t>
      </w:r>
    </w:p>
    <w:p w:rsidR="00BA6DCD" w:rsidRPr="000B681A" w:rsidRDefault="00BA6DCD" w:rsidP="00BA6DCD">
      <w:pPr>
        <w:widowControl w:val="0"/>
        <w:autoSpaceDE w:val="0"/>
        <w:autoSpaceDN w:val="0"/>
        <w:adjustRightInd w:val="0"/>
        <w:spacing w:after="240"/>
        <w:ind w:left="640" w:hanging="640"/>
        <w:rPr>
          <w:rFonts w:cs="Times"/>
          <w:noProof/>
          <w:szCs w:val="24"/>
        </w:rPr>
      </w:pPr>
      <w:r w:rsidRPr="000B681A">
        <w:rPr>
          <w:rFonts w:cs="Times"/>
          <w:noProof/>
          <w:szCs w:val="24"/>
        </w:rPr>
        <w:t xml:space="preserve">(9) </w:t>
      </w:r>
      <w:r w:rsidRPr="000B681A">
        <w:rPr>
          <w:rFonts w:cs="Times"/>
          <w:noProof/>
          <w:szCs w:val="24"/>
        </w:rPr>
        <w:tab/>
        <w:t xml:space="preserve">Bauer, U.; Emori, S.; Beach, G. S. D.; Bauer, U.; Emori, S.; Beach, G. S. D. Electric Field Control of Domain Wall Propagation in Pt / Co / GdOx Films Electric Field Control of Domain Wall Propagation in Pt / Co / GdOx Films. </w:t>
      </w:r>
      <w:r w:rsidRPr="000B681A">
        <w:rPr>
          <w:rFonts w:cs="Times"/>
          <w:i/>
          <w:iCs/>
          <w:noProof/>
          <w:szCs w:val="24"/>
        </w:rPr>
        <w:t>Appl. Phys. Lett.</w:t>
      </w:r>
      <w:r w:rsidRPr="000B681A">
        <w:rPr>
          <w:rFonts w:cs="Times"/>
          <w:noProof/>
          <w:szCs w:val="24"/>
        </w:rPr>
        <w:t xml:space="preserve"> </w:t>
      </w:r>
      <w:r w:rsidRPr="000B681A">
        <w:rPr>
          <w:rFonts w:cs="Times"/>
          <w:b/>
          <w:bCs/>
          <w:noProof/>
          <w:szCs w:val="24"/>
        </w:rPr>
        <w:t>2012</w:t>
      </w:r>
      <w:r w:rsidRPr="000B681A">
        <w:rPr>
          <w:rFonts w:cs="Times"/>
          <w:noProof/>
          <w:szCs w:val="24"/>
        </w:rPr>
        <w:t xml:space="preserve">, </w:t>
      </w:r>
      <w:r w:rsidRPr="000B681A">
        <w:rPr>
          <w:rFonts w:cs="Times"/>
          <w:i/>
          <w:iCs/>
          <w:noProof/>
          <w:szCs w:val="24"/>
        </w:rPr>
        <w:t>192408</w:t>
      </w:r>
      <w:r w:rsidRPr="000B681A">
        <w:rPr>
          <w:rFonts w:cs="Times"/>
          <w:noProof/>
          <w:szCs w:val="24"/>
        </w:rPr>
        <w:t xml:space="preserve"> (2012), 10–14. https://doi.org/10.1063/1.4712620.</w:t>
      </w:r>
    </w:p>
    <w:p w:rsidR="00BA6DCD" w:rsidRPr="000B681A" w:rsidRDefault="00BA6DCD" w:rsidP="00BA6DCD">
      <w:pPr>
        <w:widowControl w:val="0"/>
        <w:autoSpaceDE w:val="0"/>
        <w:autoSpaceDN w:val="0"/>
        <w:adjustRightInd w:val="0"/>
        <w:spacing w:after="240"/>
        <w:ind w:left="640" w:hanging="640"/>
        <w:rPr>
          <w:rFonts w:cs="Times"/>
          <w:noProof/>
          <w:szCs w:val="24"/>
        </w:rPr>
      </w:pPr>
      <w:r w:rsidRPr="000B681A">
        <w:rPr>
          <w:rFonts w:cs="Times"/>
          <w:noProof/>
          <w:szCs w:val="24"/>
        </w:rPr>
        <w:t xml:space="preserve">(10) </w:t>
      </w:r>
      <w:r w:rsidRPr="000B681A">
        <w:rPr>
          <w:rFonts w:cs="Times"/>
          <w:noProof/>
          <w:szCs w:val="24"/>
        </w:rPr>
        <w:tab/>
        <w:t xml:space="preserve">Bauer, U.; Emori, S.; Beach, G. S. D. Voltage-Controlled Domain Wall Traps in Ferromagnetic Nanowires. </w:t>
      </w:r>
      <w:r w:rsidRPr="000B681A">
        <w:rPr>
          <w:rFonts w:cs="Times"/>
          <w:i/>
          <w:iCs/>
          <w:noProof/>
          <w:szCs w:val="24"/>
        </w:rPr>
        <w:t>Nat. Nanotechnol.</w:t>
      </w:r>
      <w:r w:rsidRPr="000B681A">
        <w:rPr>
          <w:rFonts w:cs="Times"/>
          <w:noProof/>
          <w:szCs w:val="24"/>
        </w:rPr>
        <w:t xml:space="preserve"> </w:t>
      </w:r>
      <w:r w:rsidRPr="000B681A">
        <w:rPr>
          <w:rFonts w:cs="Times"/>
          <w:b/>
          <w:bCs/>
          <w:noProof/>
          <w:szCs w:val="24"/>
        </w:rPr>
        <w:t>2013</w:t>
      </w:r>
      <w:r w:rsidRPr="000B681A">
        <w:rPr>
          <w:rFonts w:cs="Times"/>
          <w:noProof/>
          <w:szCs w:val="24"/>
        </w:rPr>
        <w:t xml:space="preserve">, </w:t>
      </w:r>
      <w:r w:rsidRPr="000B681A">
        <w:rPr>
          <w:rFonts w:cs="Times"/>
          <w:i/>
          <w:iCs/>
          <w:noProof/>
          <w:szCs w:val="24"/>
        </w:rPr>
        <w:t>8</w:t>
      </w:r>
      <w:r w:rsidRPr="000B681A">
        <w:rPr>
          <w:rFonts w:cs="Times"/>
          <w:noProof/>
          <w:szCs w:val="24"/>
        </w:rPr>
        <w:t xml:space="preserve"> (6), 411–416. https://doi.org/10.1038/nnano.2013.96.</w:t>
      </w:r>
    </w:p>
    <w:p w:rsidR="00BA6DCD" w:rsidRPr="000B681A" w:rsidRDefault="00BA6DCD" w:rsidP="00BA6DCD">
      <w:pPr>
        <w:widowControl w:val="0"/>
        <w:autoSpaceDE w:val="0"/>
        <w:autoSpaceDN w:val="0"/>
        <w:adjustRightInd w:val="0"/>
        <w:spacing w:after="240"/>
        <w:ind w:left="640" w:hanging="640"/>
        <w:rPr>
          <w:rFonts w:cs="Times"/>
          <w:noProof/>
          <w:szCs w:val="24"/>
        </w:rPr>
      </w:pPr>
      <w:r w:rsidRPr="000B681A">
        <w:rPr>
          <w:rFonts w:cs="Times"/>
          <w:noProof/>
          <w:szCs w:val="24"/>
        </w:rPr>
        <w:t xml:space="preserve">(11) </w:t>
      </w:r>
      <w:r w:rsidRPr="000B681A">
        <w:rPr>
          <w:rFonts w:cs="Times"/>
          <w:noProof/>
          <w:szCs w:val="24"/>
        </w:rPr>
        <w:tab/>
        <w:t xml:space="preserve">Bi, C.; Liu, Y.; Newhouse-Illige, T.; Xu, M.; Rosales, M.; Freeland, J. W.; Mryasov, O.; Zhang, S.; Te Velthuis, S. G. E.; Wang, W. G. Reversible Control of Co Magnetism by Voltage-Induced Oxidation. </w:t>
      </w:r>
      <w:r w:rsidRPr="000B681A">
        <w:rPr>
          <w:rFonts w:cs="Times"/>
          <w:i/>
          <w:iCs/>
          <w:noProof/>
          <w:szCs w:val="24"/>
        </w:rPr>
        <w:t>Phys. Rev. Lett.</w:t>
      </w:r>
      <w:r w:rsidRPr="000B681A">
        <w:rPr>
          <w:rFonts w:cs="Times"/>
          <w:noProof/>
          <w:szCs w:val="24"/>
        </w:rPr>
        <w:t xml:space="preserve"> </w:t>
      </w:r>
      <w:r w:rsidRPr="000B681A">
        <w:rPr>
          <w:rFonts w:cs="Times"/>
          <w:b/>
          <w:bCs/>
          <w:noProof/>
          <w:szCs w:val="24"/>
        </w:rPr>
        <w:t>2014</w:t>
      </w:r>
      <w:r w:rsidRPr="000B681A">
        <w:rPr>
          <w:rFonts w:cs="Times"/>
          <w:noProof/>
          <w:szCs w:val="24"/>
        </w:rPr>
        <w:t xml:space="preserve">, </w:t>
      </w:r>
      <w:r w:rsidRPr="000B681A">
        <w:rPr>
          <w:rFonts w:cs="Times"/>
          <w:i/>
          <w:iCs/>
          <w:noProof/>
          <w:szCs w:val="24"/>
        </w:rPr>
        <w:t>113</w:t>
      </w:r>
      <w:r w:rsidRPr="000B681A">
        <w:rPr>
          <w:rFonts w:cs="Times"/>
          <w:noProof/>
          <w:szCs w:val="24"/>
        </w:rPr>
        <w:t xml:space="preserve"> (26), 267202. https://doi.org/10.1103/PhysRevLett.113.267202.</w:t>
      </w:r>
    </w:p>
    <w:p w:rsidR="00BA6DCD" w:rsidRPr="000B681A" w:rsidRDefault="00BA6DCD" w:rsidP="00BA6DCD">
      <w:pPr>
        <w:widowControl w:val="0"/>
        <w:autoSpaceDE w:val="0"/>
        <w:autoSpaceDN w:val="0"/>
        <w:adjustRightInd w:val="0"/>
        <w:spacing w:after="240"/>
        <w:ind w:left="640" w:hanging="640"/>
        <w:rPr>
          <w:rFonts w:cs="Times"/>
          <w:noProof/>
          <w:szCs w:val="24"/>
        </w:rPr>
      </w:pPr>
      <w:r w:rsidRPr="000B681A">
        <w:rPr>
          <w:rFonts w:cs="Times"/>
          <w:noProof/>
          <w:szCs w:val="24"/>
        </w:rPr>
        <w:t xml:space="preserve">(12) </w:t>
      </w:r>
      <w:r w:rsidRPr="000B681A">
        <w:rPr>
          <w:rFonts w:cs="Times"/>
          <w:noProof/>
          <w:szCs w:val="24"/>
        </w:rPr>
        <w:tab/>
        <w:t xml:space="preserve">Bauer, U.; Yao, L.; Tan, A. J.; Agrawal, P.; Emori, S.; Tuller, H. L.; Van Dijken, S.; Beach, G. S. D. D. Magneto-Ionic Control of Interfacial Magnetism. </w:t>
      </w:r>
      <w:r w:rsidRPr="000B681A">
        <w:rPr>
          <w:rFonts w:cs="Times"/>
          <w:i/>
          <w:iCs/>
          <w:noProof/>
          <w:szCs w:val="24"/>
        </w:rPr>
        <w:t>Nat. Mater.</w:t>
      </w:r>
      <w:r w:rsidRPr="000B681A">
        <w:rPr>
          <w:rFonts w:cs="Times"/>
          <w:noProof/>
          <w:szCs w:val="24"/>
        </w:rPr>
        <w:t xml:space="preserve"> </w:t>
      </w:r>
      <w:r w:rsidRPr="000B681A">
        <w:rPr>
          <w:rFonts w:cs="Times"/>
          <w:b/>
          <w:bCs/>
          <w:noProof/>
          <w:szCs w:val="24"/>
        </w:rPr>
        <w:t>2015</w:t>
      </w:r>
      <w:r w:rsidRPr="000B681A">
        <w:rPr>
          <w:rFonts w:cs="Times"/>
          <w:noProof/>
          <w:szCs w:val="24"/>
        </w:rPr>
        <w:t xml:space="preserve">, </w:t>
      </w:r>
      <w:r w:rsidRPr="000B681A">
        <w:rPr>
          <w:rFonts w:cs="Times"/>
          <w:i/>
          <w:iCs/>
          <w:noProof/>
          <w:szCs w:val="24"/>
        </w:rPr>
        <w:t>14</w:t>
      </w:r>
      <w:r w:rsidRPr="000B681A">
        <w:rPr>
          <w:rFonts w:cs="Times"/>
          <w:noProof/>
          <w:szCs w:val="24"/>
        </w:rPr>
        <w:t xml:space="preserve"> (2), 174–181. https://doi.org/10.1038/nmat4134.</w:t>
      </w:r>
    </w:p>
    <w:p w:rsidR="00BA6DCD" w:rsidRPr="000B681A" w:rsidRDefault="00BA6DCD" w:rsidP="00BA6DCD">
      <w:pPr>
        <w:widowControl w:val="0"/>
        <w:autoSpaceDE w:val="0"/>
        <w:autoSpaceDN w:val="0"/>
        <w:adjustRightInd w:val="0"/>
        <w:spacing w:after="240"/>
        <w:ind w:left="640" w:hanging="640"/>
        <w:rPr>
          <w:rFonts w:cs="Times"/>
          <w:noProof/>
          <w:szCs w:val="24"/>
        </w:rPr>
      </w:pPr>
      <w:r w:rsidRPr="000B681A">
        <w:rPr>
          <w:rFonts w:cs="Times"/>
          <w:noProof/>
          <w:szCs w:val="24"/>
        </w:rPr>
        <w:t xml:space="preserve">(13) </w:t>
      </w:r>
      <w:r w:rsidRPr="000B681A">
        <w:rPr>
          <w:rFonts w:cs="Times"/>
          <w:noProof/>
          <w:szCs w:val="24"/>
        </w:rPr>
        <w:tab/>
        <w:t>Grutter, A. J.; Gilbert, D. A.; Alaan, U. S.; Arenholz, E.; Maranville, B. B.; Borchers, J. A.; Suzuki, Y.; Liu, K.; Kirby, B. J. Reversible Control of Magnetism in La</w:t>
      </w:r>
      <w:r w:rsidRPr="000B681A">
        <w:rPr>
          <w:rFonts w:cs="Times"/>
          <w:noProof/>
          <w:szCs w:val="24"/>
          <w:vertAlign w:val="subscript"/>
        </w:rPr>
        <w:t>0.67</w:t>
      </w:r>
      <w:r w:rsidRPr="000B681A">
        <w:rPr>
          <w:rFonts w:cs="Times"/>
          <w:noProof/>
          <w:szCs w:val="24"/>
        </w:rPr>
        <w:t>Sr</w:t>
      </w:r>
      <w:r w:rsidRPr="000B681A">
        <w:rPr>
          <w:rFonts w:cs="Times"/>
          <w:noProof/>
          <w:szCs w:val="24"/>
          <w:vertAlign w:val="subscript"/>
        </w:rPr>
        <w:t>0.33</w:t>
      </w:r>
      <w:r w:rsidRPr="000B681A">
        <w:rPr>
          <w:rFonts w:cs="Times"/>
          <w:noProof/>
          <w:szCs w:val="24"/>
        </w:rPr>
        <w:t>MnO</w:t>
      </w:r>
      <w:r w:rsidRPr="000B681A">
        <w:rPr>
          <w:rFonts w:cs="Times"/>
          <w:noProof/>
          <w:szCs w:val="24"/>
          <w:vertAlign w:val="subscript"/>
        </w:rPr>
        <w:t>3</w:t>
      </w:r>
      <w:r w:rsidRPr="000B681A">
        <w:rPr>
          <w:rFonts w:cs="Times"/>
          <w:noProof/>
          <w:szCs w:val="24"/>
        </w:rPr>
        <w:t xml:space="preserve"> through Chemically-Induced Oxygen Migration. </w:t>
      </w:r>
      <w:r w:rsidRPr="000B681A">
        <w:rPr>
          <w:rFonts w:cs="Times"/>
          <w:i/>
          <w:iCs/>
          <w:noProof/>
          <w:szCs w:val="24"/>
        </w:rPr>
        <w:t>Appl. Phys. Lett.</w:t>
      </w:r>
      <w:r w:rsidRPr="000B681A">
        <w:rPr>
          <w:rFonts w:cs="Times"/>
          <w:noProof/>
          <w:szCs w:val="24"/>
        </w:rPr>
        <w:t xml:space="preserve"> </w:t>
      </w:r>
      <w:r w:rsidRPr="000B681A">
        <w:rPr>
          <w:rFonts w:cs="Times"/>
          <w:b/>
          <w:bCs/>
          <w:noProof/>
          <w:szCs w:val="24"/>
        </w:rPr>
        <w:t>2016</w:t>
      </w:r>
      <w:r w:rsidRPr="000B681A">
        <w:rPr>
          <w:rFonts w:cs="Times"/>
          <w:noProof/>
          <w:szCs w:val="24"/>
        </w:rPr>
        <w:t xml:space="preserve">, </w:t>
      </w:r>
      <w:r w:rsidRPr="000B681A">
        <w:rPr>
          <w:rFonts w:cs="Times"/>
          <w:i/>
          <w:iCs/>
          <w:noProof/>
          <w:szCs w:val="24"/>
        </w:rPr>
        <w:t>108</w:t>
      </w:r>
      <w:r w:rsidRPr="000B681A">
        <w:rPr>
          <w:rFonts w:cs="Times"/>
          <w:noProof/>
          <w:szCs w:val="24"/>
        </w:rPr>
        <w:t xml:space="preserve"> (8), 082405. https://doi.org/10.1063/1.4942645.</w:t>
      </w:r>
    </w:p>
    <w:p w:rsidR="00BA6DCD" w:rsidRPr="000B681A" w:rsidRDefault="00BA6DCD" w:rsidP="00BA6DCD">
      <w:pPr>
        <w:widowControl w:val="0"/>
        <w:autoSpaceDE w:val="0"/>
        <w:autoSpaceDN w:val="0"/>
        <w:adjustRightInd w:val="0"/>
        <w:spacing w:after="240"/>
        <w:ind w:left="640" w:hanging="640"/>
        <w:rPr>
          <w:rFonts w:cs="Times"/>
          <w:noProof/>
          <w:szCs w:val="24"/>
        </w:rPr>
      </w:pPr>
      <w:r w:rsidRPr="000B681A">
        <w:rPr>
          <w:rFonts w:cs="Times"/>
          <w:noProof/>
          <w:szCs w:val="24"/>
        </w:rPr>
        <w:t xml:space="preserve">(14) </w:t>
      </w:r>
      <w:r w:rsidRPr="000B681A">
        <w:rPr>
          <w:rFonts w:cs="Times"/>
          <w:noProof/>
          <w:szCs w:val="24"/>
        </w:rPr>
        <w:tab/>
        <w:t xml:space="preserve">Gilbert, D. A.; Olamit, J.; Dumas, R. K.; Kirby, B. J.; Grutter, A. J.; Maranville, B. B.; Arenholz, E.; Borchers, J. A.; Liu, K. Controllable Positive Exchange Bias via Redox-Driven Oxygen Migration. </w:t>
      </w:r>
      <w:r w:rsidRPr="000B681A">
        <w:rPr>
          <w:rFonts w:cs="Times"/>
          <w:i/>
          <w:iCs/>
          <w:noProof/>
          <w:szCs w:val="24"/>
        </w:rPr>
        <w:t>Nat. Commun.</w:t>
      </w:r>
      <w:r w:rsidRPr="000B681A">
        <w:rPr>
          <w:rFonts w:cs="Times"/>
          <w:noProof/>
          <w:szCs w:val="24"/>
        </w:rPr>
        <w:t xml:space="preserve"> </w:t>
      </w:r>
      <w:r w:rsidRPr="000B681A">
        <w:rPr>
          <w:rFonts w:cs="Times"/>
          <w:b/>
          <w:bCs/>
          <w:noProof/>
          <w:szCs w:val="24"/>
        </w:rPr>
        <w:t>2016</w:t>
      </w:r>
      <w:r w:rsidRPr="000B681A">
        <w:rPr>
          <w:rFonts w:cs="Times"/>
          <w:noProof/>
          <w:szCs w:val="24"/>
        </w:rPr>
        <w:t xml:space="preserve">, </w:t>
      </w:r>
      <w:r w:rsidRPr="000B681A">
        <w:rPr>
          <w:rFonts w:cs="Times"/>
          <w:i/>
          <w:iCs/>
          <w:noProof/>
          <w:szCs w:val="24"/>
        </w:rPr>
        <w:t>7</w:t>
      </w:r>
      <w:r w:rsidRPr="000B681A">
        <w:rPr>
          <w:rFonts w:cs="Times"/>
          <w:noProof/>
          <w:szCs w:val="24"/>
        </w:rPr>
        <w:t>, 11050. https://doi.org/10.1038/ncomms11050.</w:t>
      </w:r>
    </w:p>
    <w:p w:rsidR="00BA6DCD" w:rsidRPr="000B681A" w:rsidRDefault="00BA6DCD" w:rsidP="00BA6DCD">
      <w:pPr>
        <w:widowControl w:val="0"/>
        <w:autoSpaceDE w:val="0"/>
        <w:autoSpaceDN w:val="0"/>
        <w:adjustRightInd w:val="0"/>
        <w:spacing w:after="240"/>
        <w:ind w:left="640" w:hanging="640"/>
        <w:rPr>
          <w:rFonts w:cs="Times"/>
          <w:noProof/>
          <w:szCs w:val="24"/>
        </w:rPr>
      </w:pPr>
      <w:r w:rsidRPr="000B681A">
        <w:rPr>
          <w:rFonts w:cs="Times"/>
          <w:noProof/>
          <w:szCs w:val="24"/>
        </w:rPr>
        <w:t xml:space="preserve">(15) </w:t>
      </w:r>
      <w:r w:rsidRPr="000B681A">
        <w:rPr>
          <w:rFonts w:cs="Times"/>
          <w:noProof/>
          <w:szCs w:val="24"/>
        </w:rPr>
        <w:tab/>
        <w:t xml:space="preserve">Gilbert, D. A.; Grutter, A. J.; Arenholz, E.; Liu, K.; Kirby, B. J.; Borchers, J. A.; Maranville, B. B. Structural and Magnetic Depth Profiles of Magneto-Ionic Heterostructures beyond the Interface Limit. </w:t>
      </w:r>
      <w:r w:rsidRPr="000B681A">
        <w:rPr>
          <w:rFonts w:cs="Times"/>
          <w:i/>
          <w:iCs/>
          <w:noProof/>
          <w:szCs w:val="24"/>
        </w:rPr>
        <w:t>Nat. Commun.</w:t>
      </w:r>
      <w:r w:rsidRPr="000B681A">
        <w:rPr>
          <w:rFonts w:cs="Times"/>
          <w:noProof/>
          <w:szCs w:val="24"/>
        </w:rPr>
        <w:t xml:space="preserve"> </w:t>
      </w:r>
      <w:r w:rsidRPr="000B681A">
        <w:rPr>
          <w:rFonts w:cs="Times"/>
          <w:b/>
          <w:bCs/>
          <w:noProof/>
          <w:szCs w:val="24"/>
        </w:rPr>
        <w:t>2016</w:t>
      </w:r>
      <w:r w:rsidRPr="000B681A">
        <w:rPr>
          <w:rFonts w:cs="Times"/>
          <w:noProof/>
          <w:szCs w:val="24"/>
        </w:rPr>
        <w:t xml:space="preserve">, </w:t>
      </w:r>
      <w:r w:rsidRPr="000B681A">
        <w:rPr>
          <w:rFonts w:cs="Times"/>
          <w:i/>
          <w:iCs/>
          <w:noProof/>
          <w:szCs w:val="24"/>
        </w:rPr>
        <w:t>7</w:t>
      </w:r>
      <w:r w:rsidRPr="000B681A">
        <w:rPr>
          <w:rFonts w:cs="Times"/>
          <w:noProof/>
          <w:szCs w:val="24"/>
        </w:rPr>
        <w:t>, 12264. https://doi.org/10.1038/ncomms12264.</w:t>
      </w:r>
    </w:p>
    <w:p w:rsidR="00BA6DCD" w:rsidRPr="000B681A" w:rsidRDefault="00BA6DCD" w:rsidP="00BA6DCD">
      <w:pPr>
        <w:widowControl w:val="0"/>
        <w:autoSpaceDE w:val="0"/>
        <w:autoSpaceDN w:val="0"/>
        <w:adjustRightInd w:val="0"/>
        <w:spacing w:after="240"/>
        <w:ind w:left="640" w:hanging="640"/>
        <w:rPr>
          <w:rFonts w:cs="Times"/>
          <w:noProof/>
          <w:szCs w:val="24"/>
        </w:rPr>
      </w:pPr>
      <w:r w:rsidRPr="000B681A">
        <w:rPr>
          <w:rFonts w:cs="Times"/>
          <w:noProof/>
          <w:szCs w:val="24"/>
        </w:rPr>
        <w:lastRenderedPageBreak/>
        <w:t xml:space="preserve">(16) </w:t>
      </w:r>
      <w:r w:rsidRPr="000B681A">
        <w:rPr>
          <w:rFonts w:cs="Times"/>
          <w:noProof/>
          <w:szCs w:val="24"/>
        </w:rPr>
        <w:tab/>
        <w:t xml:space="preserve">Gilbert, D. A.; Grutter, A. J.; Murray, P. D.; Chopdekar, R. V.; Kane, A. M.; Ionin, A. L.; Lee, M. S.; Spurgeon, S. R.; Kirby, B. J.; Maranville, B. B.; et al. Ionic Tuning of Cobaltites at the Nanoscale. </w:t>
      </w:r>
      <w:r w:rsidRPr="000B681A">
        <w:rPr>
          <w:rFonts w:cs="Times"/>
          <w:i/>
          <w:iCs/>
          <w:noProof/>
          <w:szCs w:val="24"/>
        </w:rPr>
        <w:t>Phys. Rev. Mater.</w:t>
      </w:r>
      <w:r w:rsidRPr="000B681A">
        <w:rPr>
          <w:rFonts w:cs="Times"/>
          <w:noProof/>
          <w:szCs w:val="24"/>
        </w:rPr>
        <w:t xml:space="preserve"> </w:t>
      </w:r>
      <w:r w:rsidRPr="000B681A">
        <w:rPr>
          <w:rFonts w:cs="Times"/>
          <w:b/>
          <w:bCs/>
          <w:noProof/>
          <w:szCs w:val="24"/>
        </w:rPr>
        <w:t>2018</w:t>
      </w:r>
      <w:r w:rsidRPr="000B681A">
        <w:rPr>
          <w:rFonts w:cs="Times"/>
          <w:noProof/>
          <w:szCs w:val="24"/>
        </w:rPr>
        <w:t xml:space="preserve">, </w:t>
      </w:r>
      <w:r w:rsidRPr="000B681A">
        <w:rPr>
          <w:rFonts w:cs="Times"/>
          <w:i/>
          <w:iCs/>
          <w:noProof/>
          <w:szCs w:val="24"/>
        </w:rPr>
        <w:t>2</w:t>
      </w:r>
      <w:r w:rsidRPr="000B681A">
        <w:rPr>
          <w:rFonts w:cs="Times"/>
          <w:noProof/>
          <w:szCs w:val="24"/>
        </w:rPr>
        <w:t xml:space="preserve"> (10), 104402. https://doi.org/10.1103/PhysRevMaterials.2.104402.</w:t>
      </w:r>
    </w:p>
    <w:p w:rsidR="00BA6DCD" w:rsidRPr="000B681A" w:rsidRDefault="00BA6DCD" w:rsidP="00BA6DCD">
      <w:pPr>
        <w:widowControl w:val="0"/>
        <w:autoSpaceDE w:val="0"/>
        <w:autoSpaceDN w:val="0"/>
        <w:adjustRightInd w:val="0"/>
        <w:spacing w:after="240"/>
        <w:ind w:left="640" w:hanging="640"/>
        <w:rPr>
          <w:rFonts w:cs="Times"/>
          <w:noProof/>
          <w:szCs w:val="24"/>
        </w:rPr>
      </w:pPr>
      <w:r w:rsidRPr="000B681A">
        <w:rPr>
          <w:rFonts w:cs="Times"/>
          <w:noProof/>
          <w:szCs w:val="24"/>
        </w:rPr>
        <w:t xml:space="preserve">(17) </w:t>
      </w:r>
      <w:r w:rsidRPr="000B681A">
        <w:rPr>
          <w:rFonts w:cs="Times"/>
          <w:noProof/>
          <w:szCs w:val="24"/>
        </w:rPr>
        <w:tab/>
        <w:t xml:space="preserve">Shen, G. J.; Lam, C. C.; Chow, J. C. L.; Tang, S. T. Twin Formation Due to Irradiation of Energetic Electron Beam in High-Temperature Superconductors of In- and Sb-Doped YBCO. </w:t>
      </w:r>
      <w:r w:rsidRPr="000B681A">
        <w:rPr>
          <w:rFonts w:cs="Times"/>
          <w:i/>
          <w:iCs/>
          <w:noProof/>
          <w:szCs w:val="24"/>
        </w:rPr>
        <w:t>Phys. C</w:t>
      </w:r>
      <w:r w:rsidRPr="000B681A">
        <w:rPr>
          <w:rFonts w:cs="Times"/>
          <w:noProof/>
          <w:szCs w:val="24"/>
        </w:rPr>
        <w:t xml:space="preserve"> </w:t>
      </w:r>
      <w:r w:rsidRPr="000B681A">
        <w:rPr>
          <w:rFonts w:cs="Times"/>
          <w:b/>
          <w:bCs/>
          <w:noProof/>
          <w:szCs w:val="24"/>
        </w:rPr>
        <w:t>1993</w:t>
      </w:r>
      <w:r w:rsidRPr="000B681A">
        <w:rPr>
          <w:rFonts w:cs="Times"/>
          <w:noProof/>
          <w:szCs w:val="24"/>
        </w:rPr>
        <w:t xml:space="preserve">, </w:t>
      </w:r>
      <w:r w:rsidRPr="000B681A">
        <w:rPr>
          <w:rFonts w:cs="Times"/>
          <w:i/>
          <w:iCs/>
          <w:noProof/>
          <w:szCs w:val="24"/>
        </w:rPr>
        <w:t>214</w:t>
      </w:r>
      <w:r w:rsidRPr="000B681A">
        <w:rPr>
          <w:rFonts w:cs="Times"/>
          <w:noProof/>
          <w:szCs w:val="24"/>
        </w:rPr>
        <w:t xml:space="preserve"> (3–4), 426–434. https://doi.org/10.1016/0921-4534(93)90847-J.</w:t>
      </w:r>
    </w:p>
    <w:p w:rsidR="00BA6DCD" w:rsidRPr="000B681A" w:rsidRDefault="00BA6DCD" w:rsidP="00BA6DCD">
      <w:pPr>
        <w:widowControl w:val="0"/>
        <w:autoSpaceDE w:val="0"/>
        <w:autoSpaceDN w:val="0"/>
        <w:adjustRightInd w:val="0"/>
        <w:spacing w:after="240"/>
        <w:ind w:left="640" w:hanging="640"/>
        <w:rPr>
          <w:rFonts w:cs="Times"/>
          <w:noProof/>
          <w:szCs w:val="24"/>
        </w:rPr>
      </w:pPr>
      <w:r w:rsidRPr="000B681A">
        <w:rPr>
          <w:rFonts w:cs="Times"/>
          <w:noProof/>
          <w:szCs w:val="24"/>
        </w:rPr>
        <w:t xml:space="preserve">(18) </w:t>
      </w:r>
      <w:r w:rsidRPr="000B681A">
        <w:rPr>
          <w:rFonts w:cs="Times"/>
          <w:noProof/>
          <w:szCs w:val="24"/>
        </w:rPr>
        <w:tab/>
        <w:t>Müller, J. H.; Mertin, W.; Gruehn, R. Oxygen Mobility in YBa</w:t>
      </w:r>
      <w:r w:rsidRPr="000B681A">
        <w:rPr>
          <w:rFonts w:cs="Times"/>
          <w:noProof/>
          <w:szCs w:val="24"/>
          <w:vertAlign w:val="subscript"/>
        </w:rPr>
        <w:t>2</w:t>
      </w:r>
      <w:r w:rsidRPr="000B681A">
        <w:rPr>
          <w:rFonts w:cs="Times"/>
          <w:noProof/>
          <w:szCs w:val="24"/>
        </w:rPr>
        <w:t>Cu</w:t>
      </w:r>
      <w:r w:rsidRPr="000B681A">
        <w:rPr>
          <w:rFonts w:cs="Times"/>
          <w:noProof/>
          <w:szCs w:val="24"/>
          <w:vertAlign w:val="subscript"/>
        </w:rPr>
        <w:t>3</w:t>
      </w:r>
      <w:r w:rsidRPr="000B681A">
        <w:rPr>
          <w:rFonts w:cs="Times"/>
          <w:noProof/>
          <w:szCs w:val="24"/>
        </w:rPr>
        <w:t>O</w:t>
      </w:r>
      <w:r w:rsidRPr="000B681A">
        <w:rPr>
          <w:rFonts w:cs="Times"/>
          <w:noProof/>
          <w:szCs w:val="24"/>
          <w:vertAlign w:val="subscript"/>
        </w:rPr>
        <w:t>7-x</w:t>
      </w:r>
      <w:r w:rsidRPr="000B681A">
        <w:rPr>
          <w:rFonts w:cs="Times"/>
          <w:noProof/>
          <w:szCs w:val="24"/>
        </w:rPr>
        <w:t xml:space="preserve">: A TEM and HRTEM Investigation. </w:t>
      </w:r>
      <w:r w:rsidRPr="000B681A">
        <w:rPr>
          <w:rFonts w:cs="Times"/>
          <w:i/>
          <w:iCs/>
          <w:noProof/>
          <w:szCs w:val="24"/>
        </w:rPr>
        <w:t>Supercond. Sci. Technol.</w:t>
      </w:r>
      <w:r w:rsidRPr="000B681A">
        <w:rPr>
          <w:rFonts w:cs="Times"/>
          <w:noProof/>
          <w:szCs w:val="24"/>
        </w:rPr>
        <w:t xml:space="preserve"> </w:t>
      </w:r>
      <w:r w:rsidRPr="000B681A">
        <w:rPr>
          <w:rFonts w:cs="Times"/>
          <w:b/>
          <w:bCs/>
          <w:noProof/>
          <w:szCs w:val="24"/>
        </w:rPr>
        <w:t>1990</w:t>
      </w:r>
      <w:r w:rsidRPr="000B681A">
        <w:rPr>
          <w:rFonts w:cs="Times"/>
          <w:noProof/>
          <w:szCs w:val="24"/>
        </w:rPr>
        <w:t xml:space="preserve">, </w:t>
      </w:r>
      <w:r w:rsidRPr="000B681A">
        <w:rPr>
          <w:rFonts w:cs="Times"/>
          <w:i/>
          <w:iCs/>
          <w:noProof/>
          <w:szCs w:val="24"/>
        </w:rPr>
        <w:t>3</w:t>
      </w:r>
      <w:r w:rsidRPr="000B681A">
        <w:rPr>
          <w:rFonts w:cs="Times"/>
          <w:noProof/>
          <w:szCs w:val="24"/>
        </w:rPr>
        <w:t xml:space="preserve"> (6), 273–281. https://doi.org/10.1088/0953-2048/3/6/001.</w:t>
      </w:r>
    </w:p>
    <w:p w:rsidR="00BA6DCD" w:rsidRPr="000B681A" w:rsidRDefault="00BA6DCD" w:rsidP="00BA6DCD">
      <w:pPr>
        <w:widowControl w:val="0"/>
        <w:autoSpaceDE w:val="0"/>
        <w:autoSpaceDN w:val="0"/>
        <w:adjustRightInd w:val="0"/>
        <w:spacing w:after="240"/>
        <w:ind w:left="640" w:hanging="640"/>
        <w:rPr>
          <w:rFonts w:cs="Times"/>
          <w:noProof/>
          <w:szCs w:val="24"/>
        </w:rPr>
      </w:pPr>
      <w:r w:rsidRPr="000B681A">
        <w:rPr>
          <w:rFonts w:cs="Times"/>
          <w:noProof/>
          <w:szCs w:val="24"/>
        </w:rPr>
        <w:t xml:space="preserve">(19) </w:t>
      </w:r>
      <w:r w:rsidRPr="000B681A">
        <w:rPr>
          <w:rFonts w:cs="Times"/>
          <w:noProof/>
          <w:szCs w:val="24"/>
        </w:rPr>
        <w:tab/>
        <w:t xml:space="preserve">Lorenz, M.; Hochmuth, H.; Matusch, D.; Kusunoki, M.; Svetchnikov, V. L.; Riede, V.; Stanca, I.; Kastner, G.; Hesse, D. High-Quality Y-Ba-Cu-O Thin Films by PLD-Ready for Market Applications. </w:t>
      </w:r>
      <w:r w:rsidRPr="000B681A">
        <w:rPr>
          <w:rFonts w:cs="Times"/>
          <w:i/>
          <w:iCs/>
          <w:noProof/>
          <w:szCs w:val="24"/>
        </w:rPr>
        <w:t>IEEE Trans. Appiled Supercond.</w:t>
      </w:r>
      <w:r w:rsidRPr="000B681A">
        <w:rPr>
          <w:rFonts w:cs="Times"/>
          <w:noProof/>
          <w:szCs w:val="24"/>
        </w:rPr>
        <w:t xml:space="preserve"> </w:t>
      </w:r>
      <w:r w:rsidRPr="000B681A">
        <w:rPr>
          <w:rFonts w:cs="Times"/>
          <w:b/>
          <w:bCs/>
          <w:noProof/>
          <w:szCs w:val="24"/>
        </w:rPr>
        <w:t>2001</w:t>
      </w:r>
      <w:r w:rsidRPr="000B681A">
        <w:rPr>
          <w:rFonts w:cs="Times"/>
          <w:noProof/>
          <w:szCs w:val="24"/>
        </w:rPr>
        <w:t xml:space="preserve">, </w:t>
      </w:r>
      <w:r w:rsidRPr="000B681A">
        <w:rPr>
          <w:rFonts w:cs="Times"/>
          <w:i/>
          <w:iCs/>
          <w:noProof/>
          <w:szCs w:val="24"/>
        </w:rPr>
        <w:t>11</w:t>
      </w:r>
      <w:r w:rsidRPr="000B681A">
        <w:rPr>
          <w:rFonts w:cs="Times"/>
          <w:noProof/>
          <w:szCs w:val="24"/>
        </w:rPr>
        <w:t xml:space="preserve"> (1), 3209–3212. https://doi.org/10.1109/77.919747.</w:t>
      </w:r>
    </w:p>
    <w:p w:rsidR="00BA6DCD" w:rsidRPr="000B681A" w:rsidRDefault="00BA6DCD" w:rsidP="00BA6DCD">
      <w:pPr>
        <w:widowControl w:val="0"/>
        <w:autoSpaceDE w:val="0"/>
        <w:autoSpaceDN w:val="0"/>
        <w:adjustRightInd w:val="0"/>
        <w:spacing w:after="240"/>
        <w:ind w:left="640" w:hanging="640"/>
        <w:rPr>
          <w:rFonts w:cs="Times"/>
          <w:noProof/>
          <w:szCs w:val="24"/>
        </w:rPr>
      </w:pPr>
      <w:r w:rsidRPr="000B681A">
        <w:rPr>
          <w:rFonts w:cs="Times"/>
          <w:noProof/>
          <w:szCs w:val="24"/>
        </w:rPr>
        <w:t xml:space="preserve">(20) </w:t>
      </w:r>
      <w:r w:rsidRPr="000B681A">
        <w:rPr>
          <w:rFonts w:cs="Times"/>
          <w:noProof/>
          <w:szCs w:val="24"/>
        </w:rPr>
        <w:tab/>
        <w:t xml:space="preserve">Phillips, J. M. Substrate Selection for High-Temperature Superconducting Thin Films. </w:t>
      </w:r>
      <w:r w:rsidRPr="000B681A">
        <w:rPr>
          <w:rFonts w:cs="Times"/>
          <w:i/>
          <w:iCs/>
          <w:noProof/>
          <w:szCs w:val="24"/>
        </w:rPr>
        <w:t>J. Appl. Phys.</w:t>
      </w:r>
      <w:r w:rsidRPr="000B681A">
        <w:rPr>
          <w:rFonts w:cs="Times"/>
          <w:noProof/>
          <w:szCs w:val="24"/>
        </w:rPr>
        <w:t xml:space="preserve"> </w:t>
      </w:r>
      <w:r w:rsidRPr="000B681A">
        <w:rPr>
          <w:rFonts w:cs="Times"/>
          <w:b/>
          <w:bCs/>
          <w:noProof/>
          <w:szCs w:val="24"/>
        </w:rPr>
        <w:t>1996</w:t>
      </w:r>
      <w:r w:rsidRPr="000B681A">
        <w:rPr>
          <w:rFonts w:cs="Times"/>
          <w:noProof/>
          <w:szCs w:val="24"/>
        </w:rPr>
        <w:t xml:space="preserve">, </w:t>
      </w:r>
      <w:r w:rsidRPr="000B681A">
        <w:rPr>
          <w:rFonts w:cs="Times"/>
          <w:i/>
          <w:iCs/>
          <w:noProof/>
          <w:szCs w:val="24"/>
        </w:rPr>
        <w:t>79</w:t>
      </w:r>
      <w:r w:rsidRPr="000B681A">
        <w:rPr>
          <w:rFonts w:cs="Times"/>
          <w:noProof/>
          <w:szCs w:val="24"/>
        </w:rPr>
        <w:t xml:space="preserve"> (4), 1829–1848. https://doi.org/10.1063/1.362675.</w:t>
      </w:r>
    </w:p>
    <w:p w:rsidR="00BA6DCD" w:rsidRPr="000B681A" w:rsidRDefault="00BA6DCD" w:rsidP="00BA6DCD">
      <w:pPr>
        <w:widowControl w:val="0"/>
        <w:autoSpaceDE w:val="0"/>
        <w:autoSpaceDN w:val="0"/>
        <w:adjustRightInd w:val="0"/>
        <w:spacing w:after="240"/>
        <w:ind w:left="640" w:hanging="640"/>
        <w:rPr>
          <w:rFonts w:cs="Times"/>
          <w:noProof/>
          <w:szCs w:val="24"/>
        </w:rPr>
      </w:pPr>
      <w:r w:rsidRPr="000B681A">
        <w:rPr>
          <w:rFonts w:cs="Times"/>
          <w:noProof/>
          <w:szCs w:val="24"/>
        </w:rPr>
        <w:t xml:space="preserve">(21) </w:t>
      </w:r>
      <w:r w:rsidRPr="000B681A">
        <w:rPr>
          <w:rFonts w:cs="Times"/>
          <w:noProof/>
          <w:szCs w:val="24"/>
        </w:rPr>
        <w:tab/>
        <w:t>Budai, J. D.; Feenstra, R.; Boatner, L. A. X-Ray Study of in-Plane Epitaxy of YBa</w:t>
      </w:r>
      <w:r w:rsidRPr="000B681A">
        <w:rPr>
          <w:rFonts w:cs="Times"/>
          <w:noProof/>
          <w:szCs w:val="24"/>
          <w:vertAlign w:val="subscript"/>
        </w:rPr>
        <w:t>2</w:t>
      </w:r>
      <w:r w:rsidRPr="000B681A">
        <w:rPr>
          <w:rFonts w:cs="Times"/>
          <w:noProof/>
          <w:szCs w:val="24"/>
        </w:rPr>
        <w:t>Cu</w:t>
      </w:r>
      <w:r w:rsidRPr="000B681A">
        <w:rPr>
          <w:rFonts w:cs="Times"/>
          <w:noProof/>
          <w:szCs w:val="24"/>
          <w:vertAlign w:val="subscript"/>
        </w:rPr>
        <w:t>3</w:t>
      </w:r>
      <w:r w:rsidRPr="000B681A">
        <w:rPr>
          <w:rFonts w:cs="Times"/>
          <w:noProof/>
          <w:szCs w:val="24"/>
        </w:rPr>
        <w:t>O</w:t>
      </w:r>
      <w:r w:rsidRPr="000B681A">
        <w:rPr>
          <w:rFonts w:cs="Times"/>
          <w:noProof/>
          <w:szCs w:val="24"/>
          <w:vertAlign w:val="subscript"/>
        </w:rPr>
        <w:t>x</w:t>
      </w:r>
      <w:r w:rsidRPr="000B681A">
        <w:rPr>
          <w:rFonts w:cs="Times"/>
          <w:noProof/>
          <w:szCs w:val="24"/>
        </w:rPr>
        <w:t xml:space="preserve"> Thin Films. </w:t>
      </w:r>
      <w:r w:rsidRPr="000B681A">
        <w:rPr>
          <w:rFonts w:cs="Times"/>
          <w:i/>
          <w:iCs/>
          <w:noProof/>
          <w:szCs w:val="24"/>
        </w:rPr>
        <w:t>Phys. Rev. B</w:t>
      </w:r>
      <w:r w:rsidRPr="000B681A">
        <w:rPr>
          <w:rFonts w:cs="Times"/>
          <w:noProof/>
          <w:szCs w:val="24"/>
        </w:rPr>
        <w:t xml:space="preserve"> </w:t>
      </w:r>
      <w:r w:rsidRPr="000B681A">
        <w:rPr>
          <w:rFonts w:cs="Times"/>
          <w:b/>
          <w:bCs/>
          <w:noProof/>
          <w:szCs w:val="24"/>
        </w:rPr>
        <w:t>1989</w:t>
      </w:r>
      <w:r w:rsidRPr="000B681A">
        <w:rPr>
          <w:rFonts w:cs="Times"/>
          <w:noProof/>
          <w:szCs w:val="24"/>
        </w:rPr>
        <w:t xml:space="preserve">, </w:t>
      </w:r>
      <w:r w:rsidRPr="000B681A">
        <w:rPr>
          <w:rFonts w:cs="Times"/>
          <w:i/>
          <w:iCs/>
          <w:noProof/>
          <w:szCs w:val="24"/>
        </w:rPr>
        <w:t>39</w:t>
      </w:r>
      <w:r w:rsidRPr="000B681A">
        <w:rPr>
          <w:rFonts w:cs="Times"/>
          <w:noProof/>
          <w:szCs w:val="24"/>
        </w:rPr>
        <w:t xml:space="preserve"> (16), 12355–12358. https://doi.org/10.1103/PhysRevB.39.12355.</w:t>
      </w:r>
    </w:p>
    <w:p w:rsidR="00BA6DCD" w:rsidRPr="000B681A" w:rsidRDefault="00BA6DCD" w:rsidP="00BA6DCD">
      <w:pPr>
        <w:widowControl w:val="0"/>
        <w:autoSpaceDE w:val="0"/>
        <w:autoSpaceDN w:val="0"/>
        <w:adjustRightInd w:val="0"/>
        <w:spacing w:after="240"/>
        <w:ind w:left="640" w:hanging="640"/>
        <w:rPr>
          <w:rFonts w:cs="Times"/>
          <w:noProof/>
          <w:szCs w:val="24"/>
        </w:rPr>
      </w:pPr>
      <w:r w:rsidRPr="000B681A">
        <w:rPr>
          <w:rFonts w:cs="Times"/>
          <w:noProof/>
          <w:szCs w:val="24"/>
        </w:rPr>
        <w:t xml:space="preserve">(22) </w:t>
      </w:r>
      <w:r w:rsidRPr="000B681A">
        <w:rPr>
          <w:rFonts w:cs="Times"/>
          <w:noProof/>
          <w:szCs w:val="24"/>
        </w:rPr>
        <w:tab/>
        <w:t>Zhai, H. Y.; Chu, W. K. Effect of Interfacial Strain on Critical Temperature of YBa</w:t>
      </w:r>
      <w:r w:rsidRPr="000B681A">
        <w:rPr>
          <w:rFonts w:cs="Times"/>
          <w:noProof/>
          <w:szCs w:val="24"/>
          <w:vertAlign w:val="subscript"/>
        </w:rPr>
        <w:t>2</w:t>
      </w:r>
      <w:r w:rsidRPr="000B681A">
        <w:rPr>
          <w:rFonts w:cs="Times"/>
          <w:noProof/>
          <w:szCs w:val="24"/>
        </w:rPr>
        <w:t>Cu</w:t>
      </w:r>
      <w:r w:rsidRPr="000B681A">
        <w:rPr>
          <w:rFonts w:cs="Times"/>
          <w:noProof/>
          <w:szCs w:val="24"/>
          <w:vertAlign w:val="subscript"/>
        </w:rPr>
        <w:t>3</w:t>
      </w:r>
      <w:r w:rsidRPr="000B681A">
        <w:rPr>
          <w:rFonts w:cs="Times"/>
          <w:noProof/>
          <w:szCs w:val="24"/>
        </w:rPr>
        <w:t>O</w:t>
      </w:r>
      <w:r w:rsidRPr="000B681A">
        <w:rPr>
          <w:rFonts w:cs="Times"/>
          <w:noProof/>
          <w:szCs w:val="24"/>
          <w:vertAlign w:val="subscript"/>
        </w:rPr>
        <w:t>7-δ</w:t>
      </w:r>
      <w:r w:rsidRPr="000B681A">
        <w:rPr>
          <w:rFonts w:cs="Times"/>
          <w:noProof/>
          <w:szCs w:val="24"/>
        </w:rPr>
        <w:t xml:space="preserve"> Thin Films. </w:t>
      </w:r>
      <w:r w:rsidRPr="000B681A">
        <w:rPr>
          <w:rFonts w:cs="Times"/>
          <w:i/>
          <w:iCs/>
          <w:noProof/>
          <w:szCs w:val="24"/>
        </w:rPr>
        <w:t>Appl. Phys. Lett.</w:t>
      </w:r>
      <w:r w:rsidRPr="000B681A">
        <w:rPr>
          <w:rFonts w:cs="Times"/>
          <w:noProof/>
          <w:szCs w:val="24"/>
        </w:rPr>
        <w:t xml:space="preserve"> </w:t>
      </w:r>
      <w:r w:rsidRPr="000B681A">
        <w:rPr>
          <w:rFonts w:cs="Times"/>
          <w:b/>
          <w:bCs/>
          <w:noProof/>
          <w:szCs w:val="24"/>
        </w:rPr>
        <w:t>2000</w:t>
      </w:r>
      <w:r w:rsidRPr="000B681A">
        <w:rPr>
          <w:rFonts w:cs="Times"/>
          <w:noProof/>
          <w:szCs w:val="24"/>
        </w:rPr>
        <w:t xml:space="preserve">, </w:t>
      </w:r>
      <w:r w:rsidRPr="000B681A">
        <w:rPr>
          <w:rFonts w:cs="Times"/>
          <w:i/>
          <w:iCs/>
          <w:noProof/>
          <w:szCs w:val="24"/>
        </w:rPr>
        <w:t>76</w:t>
      </w:r>
      <w:r w:rsidRPr="000B681A">
        <w:rPr>
          <w:rFonts w:cs="Times"/>
          <w:noProof/>
          <w:szCs w:val="24"/>
        </w:rPr>
        <w:t xml:space="preserve"> (23), 3469–3471. https://doi.org/10.1063/1.126680.</w:t>
      </w:r>
    </w:p>
    <w:p w:rsidR="00BA6DCD" w:rsidRPr="000B681A" w:rsidRDefault="00BA6DCD" w:rsidP="00BA6DCD">
      <w:pPr>
        <w:widowControl w:val="0"/>
        <w:autoSpaceDE w:val="0"/>
        <w:autoSpaceDN w:val="0"/>
        <w:adjustRightInd w:val="0"/>
        <w:spacing w:after="240"/>
        <w:ind w:left="640" w:hanging="640"/>
        <w:rPr>
          <w:rFonts w:cs="Times"/>
          <w:noProof/>
          <w:szCs w:val="24"/>
        </w:rPr>
      </w:pPr>
      <w:r w:rsidRPr="000B681A">
        <w:rPr>
          <w:rFonts w:cs="Times"/>
          <w:noProof/>
          <w:szCs w:val="24"/>
        </w:rPr>
        <w:t xml:space="preserve">(23) </w:t>
      </w:r>
      <w:r w:rsidRPr="000B681A">
        <w:rPr>
          <w:rFonts w:cs="Times"/>
          <w:noProof/>
          <w:szCs w:val="24"/>
        </w:rPr>
        <w:tab/>
        <w:t>Calestani, G.; Rizzoli, C. Crystal Structure of the YBa</w:t>
      </w:r>
      <w:r w:rsidRPr="000B681A">
        <w:rPr>
          <w:rFonts w:cs="Times"/>
          <w:noProof/>
          <w:szCs w:val="24"/>
          <w:vertAlign w:val="subscript"/>
        </w:rPr>
        <w:t>2</w:t>
      </w:r>
      <w:r w:rsidRPr="000B681A">
        <w:rPr>
          <w:rFonts w:cs="Times"/>
          <w:noProof/>
          <w:szCs w:val="24"/>
        </w:rPr>
        <w:t>Cu</w:t>
      </w:r>
      <w:r w:rsidRPr="000B681A">
        <w:rPr>
          <w:rFonts w:cs="Times"/>
          <w:noProof/>
          <w:szCs w:val="24"/>
          <w:vertAlign w:val="subscript"/>
        </w:rPr>
        <w:t>3</w:t>
      </w:r>
      <w:r w:rsidRPr="000B681A">
        <w:rPr>
          <w:rFonts w:cs="Times"/>
          <w:noProof/>
          <w:szCs w:val="24"/>
        </w:rPr>
        <w:t>O</w:t>
      </w:r>
      <w:r w:rsidRPr="000B681A">
        <w:rPr>
          <w:rFonts w:cs="Times"/>
          <w:noProof/>
          <w:szCs w:val="24"/>
          <w:vertAlign w:val="subscript"/>
        </w:rPr>
        <w:t>7</w:t>
      </w:r>
      <w:r w:rsidRPr="000B681A">
        <w:rPr>
          <w:rFonts w:cs="Times"/>
          <w:noProof/>
          <w:szCs w:val="24"/>
        </w:rPr>
        <w:t xml:space="preserve"> Superconductor by Single-Crystal X-Ray Diffraction. </w:t>
      </w:r>
      <w:r w:rsidRPr="000B681A">
        <w:rPr>
          <w:rFonts w:cs="Times"/>
          <w:i/>
          <w:iCs/>
          <w:noProof/>
          <w:szCs w:val="24"/>
        </w:rPr>
        <w:t>Nature</w:t>
      </w:r>
      <w:r w:rsidRPr="000B681A">
        <w:rPr>
          <w:rFonts w:cs="Times"/>
          <w:noProof/>
          <w:szCs w:val="24"/>
        </w:rPr>
        <w:t xml:space="preserve"> </w:t>
      </w:r>
      <w:r w:rsidRPr="000B681A">
        <w:rPr>
          <w:rFonts w:cs="Times"/>
          <w:b/>
          <w:bCs/>
          <w:noProof/>
          <w:szCs w:val="24"/>
        </w:rPr>
        <w:t>1987</w:t>
      </w:r>
      <w:r w:rsidRPr="000B681A">
        <w:rPr>
          <w:rFonts w:cs="Times"/>
          <w:noProof/>
          <w:szCs w:val="24"/>
        </w:rPr>
        <w:t xml:space="preserve">, </w:t>
      </w:r>
      <w:r w:rsidRPr="000B681A">
        <w:rPr>
          <w:rFonts w:cs="Times"/>
          <w:i/>
          <w:iCs/>
          <w:noProof/>
          <w:szCs w:val="24"/>
        </w:rPr>
        <w:t>328</w:t>
      </w:r>
      <w:r w:rsidRPr="000B681A">
        <w:rPr>
          <w:rFonts w:cs="Times"/>
          <w:noProof/>
          <w:szCs w:val="24"/>
        </w:rPr>
        <w:t xml:space="preserve"> (6131), 606–607. https://doi.org/10.1038/328606a0.</w:t>
      </w:r>
    </w:p>
    <w:p w:rsidR="00BA6DCD" w:rsidRPr="000B681A" w:rsidRDefault="00BA6DCD" w:rsidP="00BA6DCD">
      <w:pPr>
        <w:widowControl w:val="0"/>
        <w:autoSpaceDE w:val="0"/>
        <w:autoSpaceDN w:val="0"/>
        <w:adjustRightInd w:val="0"/>
        <w:spacing w:after="240"/>
        <w:ind w:left="640" w:hanging="640"/>
        <w:rPr>
          <w:rFonts w:cs="Times"/>
          <w:noProof/>
          <w:szCs w:val="24"/>
        </w:rPr>
      </w:pPr>
      <w:r w:rsidRPr="000B681A">
        <w:rPr>
          <w:rFonts w:cs="Times"/>
          <w:noProof/>
          <w:szCs w:val="24"/>
        </w:rPr>
        <w:t xml:space="preserve">(24) </w:t>
      </w:r>
      <w:r w:rsidRPr="000B681A">
        <w:rPr>
          <w:rFonts w:cs="Times"/>
          <w:noProof/>
          <w:szCs w:val="24"/>
        </w:rPr>
        <w:tab/>
        <w:t>Lin, W. J.; Hatton, P. D.; Baudenbacher, F.; Santiso, J. Observation of Small Interfacial Strains in YBa</w:t>
      </w:r>
      <w:r w:rsidRPr="000B681A">
        <w:rPr>
          <w:rFonts w:cs="Times"/>
          <w:noProof/>
          <w:szCs w:val="24"/>
          <w:vertAlign w:val="subscript"/>
        </w:rPr>
        <w:t>2</w:t>
      </w:r>
      <w:r w:rsidRPr="000B681A">
        <w:rPr>
          <w:rFonts w:cs="Times"/>
          <w:noProof/>
          <w:szCs w:val="24"/>
        </w:rPr>
        <w:t>Cu</w:t>
      </w:r>
      <w:r w:rsidRPr="000B681A">
        <w:rPr>
          <w:rFonts w:cs="Times"/>
          <w:noProof/>
          <w:szCs w:val="24"/>
          <w:vertAlign w:val="subscript"/>
        </w:rPr>
        <w:t>3</w:t>
      </w:r>
      <w:r w:rsidRPr="000B681A">
        <w:rPr>
          <w:rFonts w:cs="Times"/>
          <w:noProof/>
          <w:szCs w:val="24"/>
        </w:rPr>
        <w:t>O</w:t>
      </w:r>
      <w:r w:rsidRPr="000B681A">
        <w:rPr>
          <w:rFonts w:cs="Times"/>
          <w:noProof/>
          <w:szCs w:val="24"/>
          <w:vertAlign w:val="subscript"/>
        </w:rPr>
        <w:t>x</w:t>
      </w:r>
      <w:r w:rsidRPr="000B681A">
        <w:rPr>
          <w:rFonts w:cs="Times"/>
          <w:noProof/>
          <w:szCs w:val="24"/>
        </w:rPr>
        <w:t xml:space="preserve"> Sub-Micron-Thick Films Grown on SrTiO</w:t>
      </w:r>
      <w:r w:rsidRPr="000B681A">
        <w:rPr>
          <w:rFonts w:cs="Times"/>
          <w:noProof/>
          <w:szCs w:val="24"/>
          <w:vertAlign w:val="subscript"/>
        </w:rPr>
        <w:t>3</w:t>
      </w:r>
      <w:r w:rsidRPr="000B681A">
        <w:rPr>
          <w:rFonts w:cs="Times"/>
          <w:noProof/>
          <w:szCs w:val="24"/>
        </w:rPr>
        <w:t xml:space="preserve"> Substrates. </w:t>
      </w:r>
      <w:r w:rsidRPr="000B681A">
        <w:rPr>
          <w:rFonts w:cs="Times"/>
          <w:i/>
          <w:iCs/>
          <w:noProof/>
          <w:szCs w:val="24"/>
        </w:rPr>
        <w:t>Appl. Phys. Lett.</w:t>
      </w:r>
      <w:r w:rsidRPr="000B681A">
        <w:rPr>
          <w:rFonts w:cs="Times"/>
          <w:noProof/>
          <w:szCs w:val="24"/>
        </w:rPr>
        <w:t xml:space="preserve"> </w:t>
      </w:r>
      <w:r w:rsidRPr="000B681A">
        <w:rPr>
          <w:rFonts w:cs="Times"/>
          <w:b/>
          <w:bCs/>
          <w:noProof/>
          <w:szCs w:val="24"/>
        </w:rPr>
        <w:t>1998</w:t>
      </w:r>
      <w:r w:rsidRPr="000B681A">
        <w:rPr>
          <w:rFonts w:cs="Times"/>
          <w:noProof/>
          <w:szCs w:val="24"/>
        </w:rPr>
        <w:t xml:space="preserve">, </w:t>
      </w:r>
      <w:r w:rsidRPr="000B681A">
        <w:rPr>
          <w:rFonts w:cs="Times"/>
          <w:i/>
          <w:iCs/>
          <w:noProof/>
          <w:szCs w:val="24"/>
        </w:rPr>
        <w:t>72</w:t>
      </w:r>
      <w:r w:rsidRPr="000B681A">
        <w:rPr>
          <w:rFonts w:cs="Times"/>
          <w:noProof/>
          <w:szCs w:val="24"/>
        </w:rPr>
        <w:t xml:space="preserve"> (23), 2966–2968. https://doi.org/10.1063/1.121509.</w:t>
      </w:r>
    </w:p>
    <w:p w:rsidR="00BA6DCD" w:rsidRPr="000B681A" w:rsidRDefault="00BA6DCD" w:rsidP="00BA6DCD">
      <w:pPr>
        <w:widowControl w:val="0"/>
        <w:autoSpaceDE w:val="0"/>
        <w:autoSpaceDN w:val="0"/>
        <w:adjustRightInd w:val="0"/>
        <w:spacing w:after="240"/>
        <w:ind w:left="640" w:hanging="640"/>
        <w:rPr>
          <w:rFonts w:cs="Times"/>
          <w:noProof/>
          <w:szCs w:val="24"/>
        </w:rPr>
      </w:pPr>
      <w:r w:rsidRPr="000B681A">
        <w:rPr>
          <w:rFonts w:cs="Times"/>
          <w:noProof/>
          <w:szCs w:val="24"/>
        </w:rPr>
        <w:t xml:space="preserve">(25) </w:t>
      </w:r>
      <w:r w:rsidRPr="000B681A">
        <w:rPr>
          <w:rFonts w:cs="Times"/>
          <w:noProof/>
          <w:szCs w:val="24"/>
        </w:rPr>
        <w:tab/>
        <w:t>Granozio, F. M.; Ricci, F.; Scotti di Uccio, U.; Villegier, J. C. Orthorhombic-Tetragonal Transition in Twin-Free (110) YBa</w:t>
      </w:r>
      <w:r w:rsidRPr="000B681A">
        <w:rPr>
          <w:rFonts w:cs="Times"/>
          <w:noProof/>
          <w:szCs w:val="24"/>
          <w:vertAlign w:val="subscript"/>
        </w:rPr>
        <w:t>2</w:t>
      </w:r>
      <w:r w:rsidRPr="000B681A">
        <w:rPr>
          <w:rFonts w:cs="Times"/>
          <w:noProof/>
          <w:szCs w:val="24"/>
        </w:rPr>
        <w:t>Cu</w:t>
      </w:r>
      <w:r w:rsidRPr="000B681A">
        <w:rPr>
          <w:rFonts w:cs="Times"/>
          <w:noProof/>
          <w:szCs w:val="24"/>
          <w:vertAlign w:val="subscript"/>
        </w:rPr>
        <w:t>3</w:t>
      </w:r>
      <w:r w:rsidRPr="000B681A">
        <w:rPr>
          <w:rFonts w:cs="Times"/>
          <w:noProof/>
          <w:szCs w:val="24"/>
        </w:rPr>
        <w:t>O</w:t>
      </w:r>
      <w:r w:rsidRPr="000B681A">
        <w:rPr>
          <w:rFonts w:cs="Times"/>
          <w:noProof/>
          <w:szCs w:val="24"/>
          <w:vertAlign w:val="subscript"/>
        </w:rPr>
        <w:t>7</w:t>
      </w:r>
      <w:r w:rsidRPr="000B681A">
        <w:rPr>
          <w:rFonts w:cs="Times"/>
          <w:noProof/>
          <w:szCs w:val="24"/>
        </w:rPr>
        <w:t xml:space="preserve"> Films. </w:t>
      </w:r>
      <w:r w:rsidRPr="000B681A">
        <w:rPr>
          <w:rFonts w:cs="Times"/>
          <w:i/>
          <w:iCs/>
          <w:noProof/>
          <w:szCs w:val="24"/>
        </w:rPr>
        <w:t>Phys. Rev. B</w:t>
      </w:r>
      <w:r w:rsidRPr="000B681A">
        <w:rPr>
          <w:rFonts w:cs="Times"/>
          <w:noProof/>
          <w:szCs w:val="24"/>
        </w:rPr>
        <w:t xml:space="preserve"> </w:t>
      </w:r>
      <w:r w:rsidRPr="000B681A">
        <w:rPr>
          <w:rFonts w:cs="Times"/>
          <w:b/>
          <w:bCs/>
          <w:noProof/>
          <w:szCs w:val="24"/>
        </w:rPr>
        <w:t>1998</w:t>
      </w:r>
      <w:r w:rsidRPr="000B681A">
        <w:rPr>
          <w:rFonts w:cs="Times"/>
          <w:noProof/>
          <w:szCs w:val="24"/>
        </w:rPr>
        <w:t xml:space="preserve">, </w:t>
      </w:r>
      <w:r w:rsidRPr="000B681A">
        <w:rPr>
          <w:rFonts w:cs="Times"/>
          <w:i/>
          <w:iCs/>
          <w:noProof/>
          <w:szCs w:val="24"/>
        </w:rPr>
        <w:t>57</w:t>
      </w:r>
      <w:r w:rsidRPr="000B681A">
        <w:rPr>
          <w:rFonts w:cs="Times"/>
          <w:noProof/>
          <w:szCs w:val="24"/>
        </w:rPr>
        <w:t xml:space="preserve"> (10), 6–9.</w:t>
      </w:r>
    </w:p>
    <w:p w:rsidR="00BA6DCD" w:rsidRPr="000B681A" w:rsidRDefault="00BA6DCD" w:rsidP="00BA6DCD">
      <w:pPr>
        <w:widowControl w:val="0"/>
        <w:autoSpaceDE w:val="0"/>
        <w:autoSpaceDN w:val="0"/>
        <w:adjustRightInd w:val="0"/>
        <w:spacing w:after="240"/>
        <w:ind w:left="640" w:hanging="640"/>
        <w:rPr>
          <w:rFonts w:cs="Times"/>
          <w:noProof/>
          <w:szCs w:val="24"/>
        </w:rPr>
      </w:pPr>
      <w:r w:rsidRPr="000B681A">
        <w:rPr>
          <w:rFonts w:cs="Times"/>
          <w:noProof/>
          <w:szCs w:val="24"/>
        </w:rPr>
        <w:t xml:space="preserve">(26) </w:t>
      </w:r>
      <w:r w:rsidRPr="000B681A">
        <w:rPr>
          <w:rFonts w:cs="Times"/>
          <w:noProof/>
          <w:szCs w:val="24"/>
        </w:rPr>
        <w:tab/>
        <w:t>Xie, C.; Budnick, J. I.; Wells, B. O.; Woicik, J. C. Separation of the Strain and Finite Size Effect on the Ferromagnetic Properties of La</w:t>
      </w:r>
      <w:r w:rsidRPr="000B681A">
        <w:rPr>
          <w:rFonts w:cs="Times"/>
          <w:noProof/>
          <w:szCs w:val="24"/>
          <w:vertAlign w:val="subscript"/>
        </w:rPr>
        <w:t>0.5</w:t>
      </w:r>
      <w:r w:rsidRPr="000B681A">
        <w:rPr>
          <w:rFonts w:cs="Times"/>
          <w:noProof/>
          <w:szCs w:val="24"/>
        </w:rPr>
        <w:t>Sr</w:t>
      </w:r>
      <w:r w:rsidRPr="000B681A">
        <w:rPr>
          <w:rFonts w:cs="Times"/>
          <w:noProof/>
          <w:szCs w:val="24"/>
          <w:vertAlign w:val="subscript"/>
        </w:rPr>
        <w:t>0.5</w:t>
      </w:r>
      <w:r w:rsidRPr="000B681A">
        <w:rPr>
          <w:rFonts w:cs="Times"/>
          <w:noProof/>
          <w:szCs w:val="24"/>
        </w:rPr>
        <w:t>CoO</w:t>
      </w:r>
      <w:r w:rsidRPr="000B681A">
        <w:rPr>
          <w:rFonts w:cs="Times"/>
          <w:noProof/>
          <w:szCs w:val="24"/>
          <w:vertAlign w:val="subscript"/>
        </w:rPr>
        <w:t>3</w:t>
      </w:r>
      <w:r w:rsidRPr="000B681A">
        <w:rPr>
          <w:rFonts w:cs="Times"/>
          <w:noProof/>
          <w:szCs w:val="24"/>
        </w:rPr>
        <w:t xml:space="preserve"> Thin Films. </w:t>
      </w:r>
      <w:r w:rsidRPr="000B681A">
        <w:rPr>
          <w:rFonts w:cs="Times"/>
          <w:i/>
          <w:iCs/>
          <w:noProof/>
          <w:szCs w:val="24"/>
        </w:rPr>
        <w:t>Appl. Phys. Lett.</w:t>
      </w:r>
      <w:r w:rsidRPr="000B681A">
        <w:rPr>
          <w:rFonts w:cs="Times"/>
          <w:noProof/>
          <w:szCs w:val="24"/>
        </w:rPr>
        <w:t xml:space="preserve"> </w:t>
      </w:r>
      <w:r w:rsidRPr="000B681A">
        <w:rPr>
          <w:rFonts w:cs="Times"/>
          <w:b/>
          <w:bCs/>
          <w:noProof/>
          <w:szCs w:val="24"/>
        </w:rPr>
        <w:t>2007</w:t>
      </w:r>
      <w:r w:rsidRPr="000B681A">
        <w:rPr>
          <w:rFonts w:cs="Times"/>
          <w:noProof/>
          <w:szCs w:val="24"/>
        </w:rPr>
        <w:t xml:space="preserve">, </w:t>
      </w:r>
      <w:r w:rsidRPr="000B681A">
        <w:rPr>
          <w:rFonts w:cs="Times"/>
          <w:i/>
          <w:iCs/>
          <w:noProof/>
          <w:szCs w:val="24"/>
        </w:rPr>
        <w:t>91</w:t>
      </w:r>
      <w:r w:rsidRPr="000B681A">
        <w:rPr>
          <w:rFonts w:cs="Times"/>
          <w:noProof/>
          <w:szCs w:val="24"/>
        </w:rPr>
        <w:t xml:space="preserve"> (17), 172509. https://doi.org/10.1063/1.2803220.</w:t>
      </w:r>
    </w:p>
    <w:p w:rsidR="00BA6DCD" w:rsidRPr="000B681A" w:rsidRDefault="00BA6DCD" w:rsidP="00BA6DCD">
      <w:pPr>
        <w:widowControl w:val="0"/>
        <w:autoSpaceDE w:val="0"/>
        <w:autoSpaceDN w:val="0"/>
        <w:adjustRightInd w:val="0"/>
        <w:spacing w:after="240"/>
        <w:ind w:left="640" w:hanging="640"/>
        <w:rPr>
          <w:rFonts w:cs="Times"/>
          <w:noProof/>
          <w:szCs w:val="24"/>
        </w:rPr>
      </w:pPr>
      <w:r w:rsidRPr="000B681A">
        <w:rPr>
          <w:rFonts w:cs="Times"/>
          <w:noProof/>
          <w:szCs w:val="24"/>
        </w:rPr>
        <w:t xml:space="preserve">(27) </w:t>
      </w:r>
      <w:r w:rsidRPr="000B681A">
        <w:rPr>
          <w:rFonts w:cs="Times"/>
          <w:noProof/>
          <w:szCs w:val="24"/>
        </w:rPr>
        <w:tab/>
        <w:t>Miyoshi, S.; Hong, J. O.; Yashiro, K.; Kaimai, A.; Nigara, Y.; Kawamura, K.; Kawada, T.; Mizusaki, J. Lattice Expansion upon Reduction of Perovskite-Type LaMnO</w:t>
      </w:r>
      <w:r w:rsidRPr="000B681A">
        <w:rPr>
          <w:rFonts w:cs="Times"/>
          <w:noProof/>
          <w:szCs w:val="24"/>
          <w:vertAlign w:val="subscript"/>
        </w:rPr>
        <w:t>3</w:t>
      </w:r>
      <w:r w:rsidRPr="000B681A">
        <w:rPr>
          <w:rFonts w:cs="Times"/>
          <w:noProof/>
          <w:szCs w:val="24"/>
        </w:rPr>
        <w:t xml:space="preserve"> with Oxygen-Deficit Nonstoichiometry. </w:t>
      </w:r>
      <w:r w:rsidRPr="000B681A">
        <w:rPr>
          <w:rFonts w:cs="Times"/>
          <w:i/>
          <w:iCs/>
          <w:noProof/>
          <w:szCs w:val="24"/>
        </w:rPr>
        <w:t>Solid State Ionics</w:t>
      </w:r>
      <w:r w:rsidRPr="000B681A">
        <w:rPr>
          <w:rFonts w:cs="Times"/>
          <w:noProof/>
          <w:szCs w:val="24"/>
        </w:rPr>
        <w:t xml:space="preserve"> </w:t>
      </w:r>
      <w:r w:rsidRPr="000B681A">
        <w:rPr>
          <w:rFonts w:cs="Times"/>
          <w:b/>
          <w:bCs/>
          <w:noProof/>
          <w:szCs w:val="24"/>
        </w:rPr>
        <w:t>2003</w:t>
      </w:r>
      <w:r w:rsidRPr="000B681A">
        <w:rPr>
          <w:rFonts w:cs="Times"/>
          <w:noProof/>
          <w:szCs w:val="24"/>
        </w:rPr>
        <w:t xml:space="preserve">, </w:t>
      </w:r>
      <w:r w:rsidRPr="000B681A">
        <w:rPr>
          <w:rFonts w:cs="Times"/>
          <w:i/>
          <w:iCs/>
          <w:noProof/>
          <w:szCs w:val="24"/>
        </w:rPr>
        <w:t>161</w:t>
      </w:r>
      <w:r w:rsidRPr="000B681A">
        <w:rPr>
          <w:rFonts w:cs="Times"/>
          <w:noProof/>
          <w:szCs w:val="24"/>
        </w:rPr>
        <w:t xml:space="preserve"> (3–4), 209–217. </w:t>
      </w:r>
      <w:r w:rsidRPr="000B681A">
        <w:rPr>
          <w:rFonts w:cs="Times"/>
          <w:noProof/>
          <w:szCs w:val="24"/>
        </w:rPr>
        <w:lastRenderedPageBreak/>
        <w:t>https://doi.org/10.1016/S0167-2738(03)00281-9.</w:t>
      </w:r>
    </w:p>
    <w:p w:rsidR="00BA6DCD" w:rsidRPr="000B681A" w:rsidRDefault="00BA6DCD" w:rsidP="00BA6DCD">
      <w:pPr>
        <w:widowControl w:val="0"/>
        <w:autoSpaceDE w:val="0"/>
        <w:autoSpaceDN w:val="0"/>
        <w:adjustRightInd w:val="0"/>
        <w:spacing w:after="240"/>
        <w:ind w:left="640" w:hanging="640"/>
        <w:rPr>
          <w:rFonts w:cs="Times"/>
          <w:noProof/>
          <w:szCs w:val="24"/>
        </w:rPr>
      </w:pPr>
      <w:r w:rsidRPr="000B681A">
        <w:rPr>
          <w:rFonts w:cs="Times"/>
          <w:noProof/>
          <w:szCs w:val="24"/>
        </w:rPr>
        <w:t xml:space="preserve">(28) </w:t>
      </w:r>
      <w:r w:rsidRPr="000B681A">
        <w:rPr>
          <w:rFonts w:cs="Times"/>
          <w:noProof/>
          <w:szCs w:val="24"/>
        </w:rPr>
        <w:tab/>
        <w:t xml:space="preserve">Ramesh, R.; Hwang, D. M.; Venkatesan, T.; Ravi, T. S.; Nazar, L.; Inam, A.; Wu, X. D.; Dutta, B.; Thomas, G.; Marshall, A. F.; et al. Direct Observation of Structural Defects in Laser-Deposited Superconducting Y-Ba-Cu-O Thin Films. </w:t>
      </w:r>
      <w:r w:rsidRPr="000B681A">
        <w:rPr>
          <w:rFonts w:cs="Times"/>
          <w:i/>
          <w:iCs/>
          <w:noProof/>
          <w:szCs w:val="24"/>
        </w:rPr>
        <w:t>Science</w:t>
      </w:r>
      <w:r w:rsidRPr="000B681A">
        <w:rPr>
          <w:rFonts w:cs="Times"/>
          <w:noProof/>
          <w:szCs w:val="24"/>
        </w:rPr>
        <w:t xml:space="preserve"> </w:t>
      </w:r>
      <w:r w:rsidRPr="000B681A">
        <w:rPr>
          <w:rFonts w:cs="Times"/>
          <w:b/>
          <w:bCs/>
          <w:noProof/>
          <w:szCs w:val="24"/>
        </w:rPr>
        <w:t>1990</w:t>
      </w:r>
      <w:r w:rsidRPr="000B681A">
        <w:rPr>
          <w:rFonts w:cs="Times"/>
          <w:noProof/>
          <w:szCs w:val="24"/>
        </w:rPr>
        <w:t xml:space="preserve">, </w:t>
      </w:r>
      <w:r w:rsidRPr="000B681A">
        <w:rPr>
          <w:rFonts w:cs="Times"/>
          <w:i/>
          <w:iCs/>
          <w:noProof/>
          <w:szCs w:val="24"/>
        </w:rPr>
        <w:t>247</w:t>
      </w:r>
      <w:r w:rsidRPr="000B681A">
        <w:rPr>
          <w:rFonts w:cs="Times"/>
          <w:noProof/>
          <w:szCs w:val="24"/>
        </w:rPr>
        <w:t xml:space="preserve"> (4938), 57–59. https://doi.org/10.1126/science.247.4938.57.</w:t>
      </w:r>
    </w:p>
    <w:p w:rsidR="00BA6DCD" w:rsidRPr="000B681A" w:rsidRDefault="00BA6DCD" w:rsidP="00BA6DCD">
      <w:pPr>
        <w:widowControl w:val="0"/>
        <w:autoSpaceDE w:val="0"/>
        <w:autoSpaceDN w:val="0"/>
        <w:adjustRightInd w:val="0"/>
        <w:spacing w:after="240"/>
        <w:ind w:left="640" w:hanging="640"/>
        <w:rPr>
          <w:rFonts w:cs="Times"/>
          <w:noProof/>
          <w:szCs w:val="24"/>
        </w:rPr>
      </w:pPr>
      <w:r w:rsidRPr="000B681A">
        <w:rPr>
          <w:rFonts w:cs="Times"/>
          <w:noProof/>
          <w:szCs w:val="24"/>
        </w:rPr>
        <w:t xml:space="preserve">(29) </w:t>
      </w:r>
      <w:r w:rsidRPr="000B681A">
        <w:rPr>
          <w:rFonts w:cs="Times"/>
          <w:noProof/>
          <w:szCs w:val="24"/>
        </w:rPr>
        <w:tab/>
        <w:t>Fu, L. F.; Browning, N. D.; Ramadan, W.; Ogale, S. B.; Kundaliya, D. C.; Venkatesan, T. Interface and Defect Structures in YBa</w:t>
      </w:r>
      <w:r w:rsidRPr="000B681A">
        <w:rPr>
          <w:rFonts w:cs="Times"/>
          <w:noProof/>
          <w:szCs w:val="24"/>
          <w:vertAlign w:val="subscript"/>
        </w:rPr>
        <w:t>2</w:t>
      </w:r>
      <w:r w:rsidRPr="000B681A">
        <w:rPr>
          <w:rFonts w:cs="Times"/>
          <w:noProof/>
          <w:szCs w:val="24"/>
        </w:rPr>
        <w:t>Cu</w:t>
      </w:r>
      <w:r w:rsidRPr="000B681A">
        <w:rPr>
          <w:rFonts w:cs="Times"/>
          <w:noProof/>
          <w:szCs w:val="24"/>
          <w:vertAlign w:val="subscript"/>
        </w:rPr>
        <w:t>3</w:t>
      </w:r>
      <w:r w:rsidRPr="000B681A">
        <w:rPr>
          <w:rFonts w:cs="Times"/>
          <w:noProof/>
          <w:szCs w:val="24"/>
        </w:rPr>
        <w:t>O</w:t>
      </w:r>
      <w:r w:rsidRPr="000B681A">
        <w:rPr>
          <w:rFonts w:cs="Times"/>
          <w:noProof/>
          <w:szCs w:val="24"/>
          <w:vertAlign w:val="subscript"/>
        </w:rPr>
        <w:t>7-δ</w:t>
      </w:r>
      <w:r w:rsidRPr="000B681A">
        <w:rPr>
          <w:rFonts w:cs="Times"/>
          <w:noProof/>
          <w:szCs w:val="24"/>
        </w:rPr>
        <w:t xml:space="preserve"> and Nb:SrTiO</w:t>
      </w:r>
      <w:r w:rsidRPr="000B681A">
        <w:rPr>
          <w:rFonts w:cs="Times"/>
          <w:noProof/>
          <w:szCs w:val="24"/>
          <w:vertAlign w:val="subscript"/>
        </w:rPr>
        <w:t>3</w:t>
      </w:r>
      <w:r w:rsidRPr="000B681A">
        <w:rPr>
          <w:rFonts w:cs="Times"/>
          <w:noProof/>
          <w:szCs w:val="24"/>
        </w:rPr>
        <w:t xml:space="preserve"> Heterojunction. </w:t>
      </w:r>
      <w:r w:rsidRPr="000B681A">
        <w:rPr>
          <w:rFonts w:cs="Times"/>
          <w:i/>
          <w:iCs/>
          <w:noProof/>
          <w:szCs w:val="24"/>
        </w:rPr>
        <w:t>J. Phys. D. Appl. Phys.</w:t>
      </w:r>
      <w:r w:rsidRPr="000B681A">
        <w:rPr>
          <w:rFonts w:cs="Times"/>
          <w:noProof/>
          <w:szCs w:val="24"/>
        </w:rPr>
        <w:t xml:space="preserve"> </w:t>
      </w:r>
      <w:r w:rsidRPr="000B681A">
        <w:rPr>
          <w:rFonts w:cs="Times"/>
          <w:b/>
          <w:bCs/>
          <w:noProof/>
          <w:szCs w:val="24"/>
        </w:rPr>
        <w:t>2007</w:t>
      </w:r>
      <w:r w:rsidRPr="000B681A">
        <w:rPr>
          <w:rFonts w:cs="Times"/>
          <w:noProof/>
          <w:szCs w:val="24"/>
        </w:rPr>
        <w:t xml:space="preserve">, </w:t>
      </w:r>
      <w:r w:rsidRPr="000B681A">
        <w:rPr>
          <w:rFonts w:cs="Times"/>
          <w:i/>
          <w:iCs/>
          <w:noProof/>
          <w:szCs w:val="24"/>
        </w:rPr>
        <w:t>40</w:t>
      </w:r>
      <w:r w:rsidRPr="000B681A">
        <w:rPr>
          <w:rFonts w:cs="Times"/>
          <w:noProof/>
          <w:szCs w:val="24"/>
        </w:rPr>
        <w:t xml:space="preserve"> (1), 187–191. https://doi.org/10.1088/0022-3727/40/1/013.</w:t>
      </w:r>
    </w:p>
    <w:p w:rsidR="00BA6DCD" w:rsidRPr="000B681A" w:rsidRDefault="00BA6DCD" w:rsidP="00BA6DCD">
      <w:pPr>
        <w:widowControl w:val="0"/>
        <w:autoSpaceDE w:val="0"/>
        <w:autoSpaceDN w:val="0"/>
        <w:adjustRightInd w:val="0"/>
        <w:spacing w:after="240"/>
        <w:ind w:left="640" w:hanging="640"/>
        <w:rPr>
          <w:rFonts w:cs="Times"/>
          <w:noProof/>
          <w:szCs w:val="24"/>
        </w:rPr>
      </w:pPr>
      <w:r w:rsidRPr="000B681A">
        <w:rPr>
          <w:rFonts w:cs="Times"/>
          <w:noProof/>
          <w:szCs w:val="24"/>
        </w:rPr>
        <w:t xml:space="preserve">(30) </w:t>
      </w:r>
      <w:r w:rsidRPr="000B681A">
        <w:rPr>
          <w:rFonts w:cs="Times"/>
          <w:noProof/>
          <w:szCs w:val="24"/>
        </w:rPr>
        <w:tab/>
        <w:t xml:space="preserve">Ramesh, R.; Hwang, D. M.; Barner, J. B.; Nazar, L.; Ravi, T. S.; Inam, A.; Dutta, B.; Wu, X. D.; Venkatesan, T. Defect Structure of Laser Deposited Y-Ba-Cu-O Thin Films on Single Crystal MgO Substrate. </w:t>
      </w:r>
      <w:r w:rsidRPr="000B681A">
        <w:rPr>
          <w:rFonts w:cs="Times"/>
          <w:i/>
          <w:iCs/>
          <w:noProof/>
          <w:szCs w:val="24"/>
        </w:rPr>
        <w:t>J. Mater. Res.</w:t>
      </w:r>
      <w:r w:rsidRPr="000B681A">
        <w:rPr>
          <w:rFonts w:cs="Times"/>
          <w:noProof/>
          <w:szCs w:val="24"/>
        </w:rPr>
        <w:t xml:space="preserve"> </w:t>
      </w:r>
      <w:r w:rsidRPr="000B681A">
        <w:rPr>
          <w:rFonts w:cs="Times"/>
          <w:b/>
          <w:bCs/>
          <w:noProof/>
          <w:szCs w:val="24"/>
        </w:rPr>
        <w:t>1990</w:t>
      </w:r>
      <w:r w:rsidRPr="000B681A">
        <w:rPr>
          <w:rFonts w:cs="Times"/>
          <w:noProof/>
          <w:szCs w:val="24"/>
        </w:rPr>
        <w:t xml:space="preserve">, </w:t>
      </w:r>
      <w:r w:rsidRPr="000B681A">
        <w:rPr>
          <w:rFonts w:cs="Times"/>
          <w:i/>
          <w:iCs/>
          <w:noProof/>
          <w:szCs w:val="24"/>
        </w:rPr>
        <w:t>5</w:t>
      </w:r>
      <w:r w:rsidRPr="000B681A">
        <w:rPr>
          <w:rFonts w:cs="Times"/>
          <w:noProof/>
          <w:szCs w:val="24"/>
        </w:rPr>
        <w:t xml:space="preserve"> (04), 704–716. https://doi.org/10.1557/JMR.1990.0704.</w:t>
      </w:r>
    </w:p>
    <w:p w:rsidR="00BA6DCD" w:rsidRPr="000B681A" w:rsidRDefault="00BA6DCD" w:rsidP="00BA6DCD">
      <w:pPr>
        <w:widowControl w:val="0"/>
        <w:autoSpaceDE w:val="0"/>
        <w:autoSpaceDN w:val="0"/>
        <w:adjustRightInd w:val="0"/>
        <w:spacing w:after="240"/>
        <w:ind w:left="640" w:hanging="640"/>
        <w:rPr>
          <w:rFonts w:cs="Times"/>
          <w:noProof/>
          <w:szCs w:val="24"/>
        </w:rPr>
      </w:pPr>
      <w:r w:rsidRPr="000B681A">
        <w:rPr>
          <w:rFonts w:cs="Times"/>
          <w:noProof/>
          <w:szCs w:val="24"/>
        </w:rPr>
        <w:t xml:space="preserve">(31) </w:t>
      </w:r>
      <w:r w:rsidRPr="000B681A">
        <w:rPr>
          <w:rFonts w:cs="Times"/>
          <w:noProof/>
          <w:szCs w:val="24"/>
        </w:rPr>
        <w:tab/>
        <w:t>Gazquez, J.; Guzman, R.; Mishra, R.; Bartolomé, E.; Salafranca, J.; Magén, C.; Varela, M.; Coll, M.; Palau, A.; Valvidares, S. M.; et al. Emerging Diluted Ferromagnetism in High-T</w:t>
      </w:r>
      <w:r w:rsidRPr="000B681A">
        <w:rPr>
          <w:rFonts w:cs="Times"/>
          <w:noProof/>
          <w:szCs w:val="24"/>
          <w:vertAlign w:val="subscript"/>
        </w:rPr>
        <w:t>c</w:t>
      </w:r>
      <w:r w:rsidRPr="000B681A">
        <w:rPr>
          <w:rFonts w:cs="Times"/>
          <w:noProof/>
          <w:szCs w:val="24"/>
        </w:rPr>
        <w:t xml:space="preserve"> Superconductors Driven by Point Defect Clusters. </w:t>
      </w:r>
      <w:r w:rsidRPr="000B681A">
        <w:rPr>
          <w:rFonts w:cs="Times"/>
          <w:i/>
          <w:iCs/>
          <w:noProof/>
          <w:szCs w:val="24"/>
        </w:rPr>
        <w:t>Adv. Sci.</w:t>
      </w:r>
      <w:r w:rsidRPr="000B681A">
        <w:rPr>
          <w:rFonts w:cs="Times"/>
          <w:noProof/>
          <w:szCs w:val="24"/>
        </w:rPr>
        <w:t xml:space="preserve"> </w:t>
      </w:r>
      <w:r w:rsidRPr="000B681A">
        <w:rPr>
          <w:rFonts w:cs="Times"/>
          <w:b/>
          <w:bCs/>
          <w:noProof/>
          <w:szCs w:val="24"/>
        </w:rPr>
        <w:t>2015</w:t>
      </w:r>
      <w:r w:rsidRPr="000B681A">
        <w:rPr>
          <w:rFonts w:cs="Times"/>
          <w:noProof/>
          <w:szCs w:val="24"/>
        </w:rPr>
        <w:t xml:space="preserve">, </w:t>
      </w:r>
      <w:r w:rsidRPr="000B681A">
        <w:rPr>
          <w:rFonts w:cs="Times"/>
          <w:i/>
          <w:iCs/>
          <w:noProof/>
          <w:szCs w:val="24"/>
        </w:rPr>
        <w:t>3</w:t>
      </w:r>
      <w:r w:rsidRPr="000B681A">
        <w:rPr>
          <w:rFonts w:cs="Times"/>
          <w:noProof/>
          <w:szCs w:val="24"/>
        </w:rPr>
        <w:t xml:space="preserve"> (6), 1–8. https://doi.org/10.1002/advs.201500295.</w:t>
      </w:r>
    </w:p>
    <w:p w:rsidR="00BA6DCD" w:rsidRPr="000B681A" w:rsidRDefault="00BA6DCD" w:rsidP="00BA6DCD">
      <w:pPr>
        <w:widowControl w:val="0"/>
        <w:autoSpaceDE w:val="0"/>
        <w:autoSpaceDN w:val="0"/>
        <w:adjustRightInd w:val="0"/>
        <w:spacing w:after="240"/>
        <w:ind w:left="640" w:hanging="640"/>
        <w:rPr>
          <w:rFonts w:cs="Times"/>
          <w:noProof/>
          <w:szCs w:val="24"/>
        </w:rPr>
      </w:pPr>
      <w:r w:rsidRPr="000B681A">
        <w:rPr>
          <w:rFonts w:cs="Times"/>
          <w:noProof/>
          <w:szCs w:val="24"/>
        </w:rPr>
        <w:t xml:space="preserve">(32) </w:t>
      </w:r>
      <w:r w:rsidRPr="000B681A">
        <w:rPr>
          <w:rFonts w:cs="Times"/>
          <w:noProof/>
          <w:szCs w:val="24"/>
        </w:rPr>
        <w:tab/>
        <w:t>Cava, R. J.; Batlogg, B.; van Dover, R. B.; Murphy, D. W.; Sunshine, S.; Siegrist, T.; Remeika, J. P.; Rietman, E. A.; Zahurak, S.; Espinosa, G. P. Bulk Superconductivity at 91 K in Single-Phase Oxygen-Deficient Perovskite Ba</w:t>
      </w:r>
      <w:r w:rsidRPr="000B681A">
        <w:rPr>
          <w:rFonts w:cs="Times"/>
          <w:noProof/>
          <w:szCs w:val="24"/>
          <w:vertAlign w:val="subscript"/>
        </w:rPr>
        <w:t>2</w:t>
      </w:r>
      <w:r w:rsidRPr="000B681A">
        <w:rPr>
          <w:rFonts w:cs="Times"/>
          <w:noProof/>
          <w:szCs w:val="24"/>
        </w:rPr>
        <w:t>YCu</w:t>
      </w:r>
      <w:r w:rsidRPr="000B681A">
        <w:rPr>
          <w:rFonts w:cs="Times"/>
          <w:noProof/>
          <w:szCs w:val="24"/>
          <w:vertAlign w:val="subscript"/>
        </w:rPr>
        <w:t>3</w:t>
      </w:r>
      <w:r w:rsidRPr="000B681A">
        <w:rPr>
          <w:rFonts w:cs="Times"/>
          <w:noProof/>
          <w:szCs w:val="24"/>
        </w:rPr>
        <w:t>O</w:t>
      </w:r>
      <w:r w:rsidRPr="000B681A">
        <w:rPr>
          <w:rFonts w:cs="Times"/>
          <w:noProof/>
          <w:szCs w:val="24"/>
          <w:vertAlign w:val="subscript"/>
        </w:rPr>
        <w:t>9-δ</w:t>
      </w:r>
      <w:r w:rsidRPr="000B681A">
        <w:rPr>
          <w:rFonts w:cs="Times"/>
          <w:noProof/>
          <w:szCs w:val="24"/>
        </w:rPr>
        <w:t xml:space="preserve">. </w:t>
      </w:r>
      <w:r w:rsidRPr="000B681A">
        <w:rPr>
          <w:rFonts w:cs="Times"/>
          <w:i/>
          <w:iCs/>
          <w:noProof/>
          <w:szCs w:val="24"/>
        </w:rPr>
        <w:t>Phys. Rev. Lett.</w:t>
      </w:r>
      <w:r w:rsidRPr="000B681A">
        <w:rPr>
          <w:rFonts w:cs="Times"/>
          <w:noProof/>
          <w:szCs w:val="24"/>
        </w:rPr>
        <w:t xml:space="preserve"> </w:t>
      </w:r>
      <w:r w:rsidRPr="000B681A">
        <w:rPr>
          <w:rFonts w:cs="Times"/>
          <w:b/>
          <w:bCs/>
          <w:noProof/>
          <w:szCs w:val="24"/>
        </w:rPr>
        <w:t>1987</w:t>
      </w:r>
      <w:r w:rsidRPr="000B681A">
        <w:rPr>
          <w:rFonts w:cs="Times"/>
          <w:noProof/>
          <w:szCs w:val="24"/>
        </w:rPr>
        <w:t xml:space="preserve">, </w:t>
      </w:r>
      <w:r w:rsidRPr="000B681A">
        <w:rPr>
          <w:rFonts w:cs="Times"/>
          <w:i/>
          <w:iCs/>
          <w:noProof/>
          <w:szCs w:val="24"/>
        </w:rPr>
        <w:t>58</w:t>
      </w:r>
      <w:r w:rsidRPr="000B681A">
        <w:rPr>
          <w:rFonts w:cs="Times"/>
          <w:noProof/>
          <w:szCs w:val="24"/>
        </w:rPr>
        <w:t xml:space="preserve"> (16), 1676–1679. https://doi.org/10.1103/PhysRevLett.58.1676.</w:t>
      </w:r>
    </w:p>
    <w:p w:rsidR="00BA6DCD" w:rsidRPr="000B681A" w:rsidRDefault="00BA6DCD" w:rsidP="00BA6DCD">
      <w:pPr>
        <w:widowControl w:val="0"/>
        <w:autoSpaceDE w:val="0"/>
        <w:autoSpaceDN w:val="0"/>
        <w:adjustRightInd w:val="0"/>
        <w:spacing w:after="240"/>
        <w:ind w:left="640" w:hanging="640"/>
        <w:rPr>
          <w:rFonts w:cs="Times"/>
          <w:noProof/>
          <w:szCs w:val="24"/>
        </w:rPr>
      </w:pPr>
      <w:r w:rsidRPr="000B681A">
        <w:rPr>
          <w:rFonts w:cs="Times"/>
          <w:noProof/>
          <w:szCs w:val="24"/>
        </w:rPr>
        <w:t xml:space="preserve">(33) </w:t>
      </w:r>
      <w:r w:rsidRPr="000B681A">
        <w:rPr>
          <w:rFonts w:cs="Times"/>
          <w:noProof/>
          <w:szCs w:val="24"/>
        </w:rPr>
        <w:tab/>
        <w:t>Morris, D. E.; Asmar, N. G.; Wei, J. Y. T.; Nickel, J. H.; Sid, R. L.; Scott, J. S.; Post, J. E. Synthesis and Properties of the 2:4:7 Superconductors R</w:t>
      </w:r>
      <w:r w:rsidRPr="000B681A">
        <w:rPr>
          <w:rFonts w:cs="Times"/>
          <w:noProof/>
          <w:szCs w:val="24"/>
          <w:vertAlign w:val="subscript"/>
        </w:rPr>
        <w:t>2</w:t>
      </w:r>
      <w:r w:rsidRPr="000B681A">
        <w:rPr>
          <w:rFonts w:cs="Times"/>
          <w:noProof/>
          <w:szCs w:val="24"/>
        </w:rPr>
        <w:t>Ba</w:t>
      </w:r>
      <w:r w:rsidRPr="000B681A">
        <w:rPr>
          <w:rFonts w:cs="Times"/>
          <w:noProof/>
          <w:szCs w:val="24"/>
          <w:vertAlign w:val="subscript"/>
        </w:rPr>
        <w:t>4</w:t>
      </w:r>
      <w:r w:rsidRPr="000B681A">
        <w:rPr>
          <w:rFonts w:cs="Times"/>
          <w:noProof/>
          <w:szCs w:val="24"/>
        </w:rPr>
        <w:t>Cu</w:t>
      </w:r>
      <w:r w:rsidRPr="000B681A">
        <w:rPr>
          <w:rFonts w:cs="Times"/>
          <w:noProof/>
          <w:szCs w:val="24"/>
          <w:vertAlign w:val="subscript"/>
        </w:rPr>
        <w:t>7</w:t>
      </w:r>
      <w:r w:rsidRPr="000B681A">
        <w:rPr>
          <w:rFonts w:cs="Times"/>
          <w:noProof/>
          <w:szCs w:val="24"/>
        </w:rPr>
        <w:t>O</w:t>
      </w:r>
      <w:r w:rsidRPr="000B681A">
        <w:rPr>
          <w:rFonts w:cs="Times"/>
          <w:noProof/>
          <w:szCs w:val="24"/>
          <w:vertAlign w:val="subscript"/>
        </w:rPr>
        <w:t>15-x</w:t>
      </w:r>
      <w:r w:rsidRPr="000B681A">
        <w:rPr>
          <w:rFonts w:cs="Times"/>
          <w:noProof/>
          <w:szCs w:val="24"/>
        </w:rPr>
        <w:t xml:space="preserve"> (R=Y, Eu, Gd, Dy, Ho, Er). </w:t>
      </w:r>
      <w:r w:rsidRPr="000B681A">
        <w:rPr>
          <w:rFonts w:cs="Times"/>
          <w:i/>
          <w:iCs/>
          <w:noProof/>
          <w:szCs w:val="24"/>
        </w:rPr>
        <w:t>Phys. Rev. B</w:t>
      </w:r>
      <w:r w:rsidRPr="000B681A">
        <w:rPr>
          <w:rFonts w:cs="Times"/>
          <w:noProof/>
          <w:szCs w:val="24"/>
        </w:rPr>
        <w:t xml:space="preserve"> </w:t>
      </w:r>
      <w:r w:rsidRPr="000B681A">
        <w:rPr>
          <w:rFonts w:cs="Times"/>
          <w:b/>
          <w:bCs/>
          <w:noProof/>
          <w:szCs w:val="24"/>
        </w:rPr>
        <w:t>1989</w:t>
      </w:r>
      <w:r w:rsidRPr="000B681A">
        <w:rPr>
          <w:rFonts w:cs="Times"/>
          <w:noProof/>
          <w:szCs w:val="24"/>
        </w:rPr>
        <w:t xml:space="preserve">, </w:t>
      </w:r>
      <w:r w:rsidRPr="000B681A">
        <w:rPr>
          <w:rFonts w:cs="Times"/>
          <w:i/>
          <w:iCs/>
          <w:noProof/>
          <w:szCs w:val="24"/>
        </w:rPr>
        <w:t>40</w:t>
      </w:r>
      <w:r w:rsidRPr="000B681A">
        <w:rPr>
          <w:rFonts w:cs="Times"/>
          <w:noProof/>
          <w:szCs w:val="24"/>
        </w:rPr>
        <w:t xml:space="preserve"> (16), 11406–11409. https://doi.org/10.1103/PhysRevB.40.11406.</w:t>
      </w:r>
    </w:p>
    <w:p w:rsidR="00BA6DCD" w:rsidRPr="000B681A" w:rsidRDefault="00BA6DCD" w:rsidP="00BA6DCD">
      <w:pPr>
        <w:widowControl w:val="0"/>
        <w:autoSpaceDE w:val="0"/>
        <w:autoSpaceDN w:val="0"/>
        <w:adjustRightInd w:val="0"/>
        <w:spacing w:after="240"/>
        <w:ind w:left="640" w:hanging="640"/>
        <w:rPr>
          <w:rFonts w:cs="Times"/>
          <w:noProof/>
          <w:szCs w:val="24"/>
        </w:rPr>
      </w:pPr>
      <w:r w:rsidRPr="000B681A">
        <w:rPr>
          <w:rFonts w:cs="Times"/>
          <w:noProof/>
          <w:szCs w:val="24"/>
        </w:rPr>
        <w:t xml:space="preserve">(34) </w:t>
      </w:r>
      <w:r w:rsidRPr="000B681A">
        <w:rPr>
          <w:rFonts w:cs="Times"/>
          <w:noProof/>
          <w:szCs w:val="24"/>
        </w:rPr>
        <w:tab/>
        <w:t xml:space="preserve">Morris, D. E.; Nickel, J. H.; Wei, J. Y. T.; Asmar, N. G.; Scott, J. S.; Scheven, U. M.; Hultgren, C. T.; Markelz, A. G.; Post, J. E.; Heaney, P. J.; et al. Eight New High-Temperature Superconductors with the 1:2:4 Structure. </w:t>
      </w:r>
      <w:r w:rsidRPr="000B681A">
        <w:rPr>
          <w:rFonts w:cs="Times"/>
          <w:i/>
          <w:iCs/>
          <w:noProof/>
          <w:szCs w:val="24"/>
        </w:rPr>
        <w:t>Phys. Rev. B</w:t>
      </w:r>
      <w:r w:rsidRPr="000B681A">
        <w:rPr>
          <w:rFonts w:cs="Times"/>
          <w:noProof/>
          <w:szCs w:val="24"/>
        </w:rPr>
        <w:t xml:space="preserve"> </w:t>
      </w:r>
      <w:r w:rsidRPr="000B681A">
        <w:rPr>
          <w:rFonts w:cs="Times"/>
          <w:b/>
          <w:bCs/>
          <w:noProof/>
          <w:szCs w:val="24"/>
        </w:rPr>
        <w:t>1989</w:t>
      </w:r>
      <w:r w:rsidRPr="000B681A">
        <w:rPr>
          <w:rFonts w:cs="Times"/>
          <w:noProof/>
          <w:szCs w:val="24"/>
        </w:rPr>
        <w:t xml:space="preserve">, </w:t>
      </w:r>
      <w:r w:rsidRPr="000B681A">
        <w:rPr>
          <w:rFonts w:cs="Times"/>
          <w:i/>
          <w:iCs/>
          <w:noProof/>
          <w:szCs w:val="24"/>
        </w:rPr>
        <w:t>39</w:t>
      </w:r>
      <w:r w:rsidRPr="000B681A">
        <w:rPr>
          <w:rFonts w:cs="Times"/>
          <w:noProof/>
          <w:szCs w:val="24"/>
        </w:rPr>
        <w:t xml:space="preserve"> (10), 7347–7350. https://doi.org/10.1103/PhysRevB.39.7347.</w:t>
      </w:r>
    </w:p>
    <w:p w:rsidR="00BA6DCD" w:rsidRPr="000B681A" w:rsidRDefault="00BA6DCD" w:rsidP="00BA6DCD">
      <w:pPr>
        <w:widowControl w:val="0"/>
        <w:autoSpaceDE w:val="0"/>
        <w:autoSpaceDN w:val="0"/>
        <w:adjustRightInd w:val="0"/>
        <w:spacing w:after="240"/>
        <w:ind w:left="640" w:hanging="640"/>
        <w:rPr>
          <w:rFonts w:cs="Times"/>
          <w:noProof/>
          <w:szCs w:val="24"/>
        </w:rPr>
      </w:pPr>
      <w:r w:rsidRPr="000B681A">
        <w:rPr>
          <w:rFonts w:cs="Times"/>
          <w:noProof/>
          <w:szCs w:val="24"/>
        </w:rPr>
        <w:t xml:space="preserve">(35) </w:t>
      </w:r>
      <w:r w:rsidRPr="000B681A">
        <w:rPr>
          <w:rFonts w:cs="Times"/>
          <w:noProof/>
          <w:szCs w:val="24"/>
        </w:rPr>
        <w:tab/>
        <w:t xml:space="preserve">Li, B.; Chopdekar, R. V.; N’Diaye, A. T.; Mehta, A.; Byers, J. P.; Browning, N. D.; Arenholz, E.; Takamura, Y. Tuning Interfacial Exchange Interactions via Electronic Reconstruction in Transition-Metal Oxide Heterostructures. </w:t>
      </w:r>
      <w:r w:rsidRPr="000B681A">
        <w:rPr>
          <w:rFonts w:cs="Times"/>
          <w:i/>
          <w:iCs/>
          <w:noProof/>
          <w:szCs w:val="24"/>
        </w:rPr>
        <w:t>Appl. Phys. Lett.</w:t>
      </w:r>
      <w:r w:rsidRPr="000B681A">
        <w:rPr>
          <w:rFonts w:cs="Times"/>
          <w:noProof/>
          <w:szCs w:val="24"/>
        </w:rPr>
        <w:t xml:space="preserve"> </w:t>
      </w:r>
      <w:r w:rsidRPr="000B681A">
        <w:rPr>
          <w:rFonts w:cs="Times"/>
          <w:b/>
          <w:bCs/>
          <w:noProof/>
          <w:szCs w:val="24"/>
        </w:rPr>
        <w:t>2016</w:t>
      </w:r>
      <w:r w:rsidRPr="000B681A">
        <w:rPr>
          <w:rFonts w:cs="Times"/>
          <w:noProof/>
          <w:szCs w:val="24"/>
        </w:rPr>
        <w:t xml:space="preserve">, </w:t>
      </w:r>
      <w:r w:rsidRPr="000B681A">
        <w:rPr>
          <w:rFonts w:cs="Times"/>
          <w:i/>
          <w:iCs/>
          <w:noProof/>
          <w:szCs w:val="24"/>
        </w:rPr>
        <w:t>109</w:t>
      </w:r>
      <w:r w:rsidRPr="000B681A">
        <w:rPr>
          <w:rFonts w:cs="Times"/>
          <w:noProof/>
          <w:szCs w:val="24"/>
        </w:rPr>
        <w:t xml:space="preserve"> (15), 152401. https://doi.org/10.1063/1.4964407.</w:t>
      </w:r>
    </w:p>
    <w:p w:rsidR="00BA6DCD" w:rsidRPr="000B681A" w:rsidRDefault="00BA6DCD" w:rsidP="00BA6DCD">
      <w:pPr>
        <w:widowControl w:val="0"/>
        <w:autoSpaceDE w:val="0"/>
        <w:autoSpaceDN w:val="0"/>
        <w:adjustRightInd w:val="0"/>
        <w:spacing w:after="240"/>
        <w:ind w:left="640" w:hanging="640"/>
        <w:rPr>
          <w:rFonts w:cs="Times"/>
          <w:noProof/>
          <w:szCs w:val="24"/>
        </w:rPr>
      </w:pPr>
      <w:r w:rsidRPr="000B681A">
        <w:rPr>
          <w:rFonts w:cs="Times"/>
          <w:noProof/>
          <w:szCs w:val="24"/>
        </w:rPr>
        <w:t xml:space="preserve">(36) </w:t>
      </w:r>
      <w:r w:rsidRPr="000B681A">
        <w:rPr>
          <w:rFonts w:cs="Times"/>
          <w:noProof/>
          <w:szCs w:val="24"/>
        </w:rPr>
        <w:tab/>
        <w:t xml:space="preserve">Lu, N.; Zhang, P.; Zhang, Q.; Qiao, R.; He, Q.; Li, H. B.; Wang, Y.; Guo, J.; Zhang, D.; Duan, Z.; et al. Electric-Field Control of Tri-State Phase Transformation with a Selective Dual-Ion Switch. </w:t>
      </w:r>
      <w:r w:rsidRPr="000B681A">
        <w:rPr>
          <w:rFonts w:cs="Times"/>
          <w:i/>
          <w:iCs/>
          <w:noProof/>
          <w:szCs w:val="24"/>
        </w:rPr>
        <w:t>Nature</w:t>
      </w:r>
      <w:r w:rsidRPr="000B681A">
        <w:rPr>
          <w:rFonts w:cs="Times"/>
          <w:noProof/>
          <w:szCs w:val="24"/>
        </w:rPr>
        <w:t xml:space="preserve"> </w:t>
      </w:r>
      <w:r w:rsidRPr="000B681A">
        <w:rPr>
          <w:rFonts w:cs="Times"/>
          <w:b/>
          <w:bCs/>
          <w:noProof/>
          <w:szCs w:val="24"/>
        </w:rPr>
        <w:t>2017</w:t>
      </w:r>
      <w:r w:rsidRPr="000B681A">
        <w:rPr>
          <w:rFonts w:cs="Times"/>
          <w:noProof/>
          <w:szCs w:val="24"/>
        </w:rPr>
        <w:t xml:space="preserve">, </w:t>
      </w:r>
      <w:r w:rsidRPr="000B681A">
        <w:rPr>
          <w:rFonts w:cs="Times"/>
          <w:i/>
          <w:iCs/>
          <w:noProof/>
          <w:szCs w:val="24"/>
        </w:rPr>
        <w:t>546</w:t>
      </w:r>
      <w:r w:rsidRPr="000B681A">
        <w:rPr>
          <w:rFonts w:cs="Times"/>
          <w:noProof/>
          <w:szCs w:val="24"/>
        </w:rPr>
        <w:t xml:space="preserve"> (7656), 124–128. https://doi.org/10.1038/nature22389.</w:t>
      </w:r>
    </w:p>
    <w:p w:rsidR="00BA6DCD" w:rsidRPr="000B681A" w:rsidRDefault="00BA6DCD" w:rsidP="00BA6DCD">
      <w:pPr>
        <w:widowControl w:val="0"/>
        <w:autoSpaceDE w:val="0"/>
        <w:autoSpaceDN w:val="0"/>
        <w:adjustRightInd w:val="0"/>
        <w:spacing w:after="240"/>
        <w:ind w:left="640" w:hanging="640"/>
        <w:rPr>
          <w:rFonts w:cs="Times"/>
          <w:noProof/>
          <w:szCs w:val="24"/>
        </w:rPr>
      </w:pPr>
      <w:r w:rsidRPr="000B681A">
        <w:rPr>
          <w:rFonts w:cs="Times"/>
          <w:noProof/>
          <w:szCs w:val="24"/>
        </w:rPr>
        <w:t xml:space="preserve">(37) </w:t>
      </w:r>
      <w:r w:rsidRPr="000B681A">
        <w:rPr>
          <w:rFonts w:cs="Times"/>
          <w:noProof/>
          <w:szCs w:val="24"/>
        </w:rPr>
        <w:tab/>
        <w:t>Nücker, N.; Pellegrin, E.; Schweiss, P.; Fink, J.; Molodtsov, S. L.; Simmons, C. T.; Kaindl, G.; Frentrup, W.; Erb, A.; Müller-Vogt, G. Site-Specific and Doping-Dependent Electronic Structure of YBa</w:t>
      </w:r>
      <w:r w:rsidRPr="000B681A">
        <w:rPr>
          <w:rFonts w:cs="Times"/>
          <w:noProof/>
          <w:szCs w:val="24"/>
          <w:vertAlign w:val="subscript"/>
        </w:rPr>
        <w:t>2</w:t>
      </w:r>
      <w:r w:rsidRPr="000B681A">
        <w:rPr>
          <w:rFonts w:cs="Times"/>
          <w:noProof/>
          <w:szCs w:val="24"/>
        </w:rPr>
        <w:t>Cu</w:t>
      </w:r>
      <w:r w:rsidRPr="000B681A">
        <w:rPr>
          <w:rFonts w:cs="Times"/>
          <w:noProof/>
          <w:szCs w:val="24"/>
          <w:vertAlign w:val="subscript"/>
        </w:rPr>
        <w:t>3</w:t>
      </w:r>
      <w:r w:rsidRPr="000B681A">
        <w:rPr>
          <w:rFonts w:cs="Times"/>
          <w:noProof/>
          <w:szCs w:val="24"/>
        </w:rPr>
        <w:t>O</w:t>
      </w:r>
      <w:r w:rsidRPr="000B681A">
        <w:rPr>
          <w:rFonts w:cs="Times"/>
          <w:noProof/>
          <w:szCs w:val="24"/>
          <w:vertAlign w:val="subscript"/>
        </w:rPr>
        <w:t>x</w:t>
      </w:r>
      <w:r w:rsidRPr="000B681A">
        <w:rPr>
          <w:rFonts w:cs="Times"/>
          <w:noProof/>
          <w:szCs w:val="24"/>
        </w:rPr>
        <w:t xml:space="preserve"> Probed by O 1s and Cu 2p x-Ray-Absorption </w:t>
      </w:r>
      <w:r w:rsidRPr="000B681A">
        <w:rPr>
          <w:rFonts w:cs="Times"/>
          <w:noProof/>
          <w:szCs w:val="24"/>
        </w:rPr>
        <w:lastRenderedPageBreak/>
        <w:t xml:space="preserve">Spectroscopy. </w:t>
      </w:r>
      <w:r w:rsidRPr="000B681A">
        <w:rPr>
          <w:rFonts w:cs="Times"/>
          <w:i/>
          <w:iCs/>
          <w:noProof/>
          <w:szCs w:val="24"/>
        </w:rPr>
        <w:t>Phys. Rev. B</w:t>
      </w:r>
      <w:r w:rsidRPr="000B681A">
        <w:rPr>
          <w:rFonts w:cs="Times"/>
          <w:noProof/>
          <w:szCs w:val="24"/>
        </w:rPr>
        <w:t xml:space="preserve"> </w:t>
      </w:r>
      <w:r w:rsidRPr="000B681A">
        <w:rPr>
          <w:rFonts w:cs="Times"/>
          <w:b/>
          <w:bCs/>
          <w:noProof/>
          <w:szCs w:val="24"/>
        </w:rPr>
        <w:t>1995</w:t>
      </w:r>
      <w:r w:rsidRPr="000B681A">
        <w:rPr>
          <w:rFonts w:cs="Times"/>
          <w:noProof/>
          <w:szCs w:val="24"/>
        </w:rPr>
        <w:t xml:space="preserve">, </w:t>
      </w:r>
      <w:r w:rsidRPr="000B681A">
        <w:rPr>
          <w:rFonts w:cs="Times"/>
          <w:i/>
          <w:iCs/>
          <w:noProof/>
          <w:szCs w:val="24"/>
        </w:rPr>
        <w:t>51</w:t>
      </w:r>
      <w:r w:rsidRPr="000B681A">
        <w:rPr>
          <w:rFonts w:cs="Times"/>
          <w:noProof/>
          <w:szCs w:val="24"/>
        </w:rPr>
        <w:t xml:space="preserve"> (13), 8529–8542. https://doi.org/10.1103/PhysRevB.51.8529.</w:t>
      </w:r>
    </w:p>
    <w:p w:rsidR="00BA6DCD" w:rsidRPr="000B681A" w:rsidRDefault="00BA6DCD" w:rsidP="00BA6DCD">
      <w:pPr>
        <w:widowControl w:val="0"/>
        <w:autoSpaceDE w:val="0"/>
        <w:autoSpaceDN w:val="0"/>
        <w:adjustRightInd w:val="0"/>
        <w:spacing w:after="240"/>
        <w:ind w:left="640" w:hanging="640"/>
        <w:rPr>
          <w:rFonts w:cs="Times"/>
          <w:noProof/>
          <w:szCs w:val="24"/>
        </w:rPr>
      </w:pPr>
      <w:r w:rsidRPr="000B681A">
        <w:rPr>
          <w:rFonts w:cs="Times"/>
          <w:noProof/>
          <w:szCs w:val="24"/>
        </w:rPr>
        <w:t xml:space="preserve">(38) </w:t>
      </w:r>
      <w:r w:rsidRPr="000B681A">
        <w:rPr>
          <w:rFonts w:cs="Times"/>
          <w:noProof/>
          <w:szCs w:val="24"/>
        </w:rPr>
        <w:tab/>
        <w:t>Bianconi, A.; Congiu Castellano, A.; De Santis, M.; Delogu, P.; Gargano, A.; Giorgi, R. Localization of Cu 3d Levels in the High T</w:t>
      </w:r>
      <w:r w:rsidRPr="000B681A">
        <w:rPr>
          <w:rFonts w:cs="Times"/>
          <w:noProof/>
          <w:szCs w:val="24"/>
          <w:vertAlign w:val="subscript"/>
        </w:rPr>
        <w:t>c</w:t>
      </w:r>
      <w:r w:rsidRPr="000B681A">
        <w:rPr>
          <w:rFonts w:cs="Times"/>
          <w:noProof/>
          <w:szCs w:val="24"/>
        </w:rPr>
        <w:t xml:space="preserve"> Superconductor YBa</w:t>
      </w:r>
      <w:r w:rsidRPr="000B681A">
        <w:rPr>
          <w:rFonts w:cs="Times"/>
          <w:noProof/>
          <w:szCs w:val="24"/>
          <w:vertAlign w:val="subscript"/>
        </w:rPr>
        <w:t>2</w:t>
      </w:r>
      <w:r w:rsidRPr="000B681A">
        <w:rPr>
          <w:rFonts w:cs="Times"/>
          <w:noProof/>
          <w:szCs w:val="24"/>
        </w:rPr>
        <w:t>Cu</w:t>
      </w:r>
      <w:r w:rsidRPr="000B681A">
        <w:rPr>
          <w:rFonts w:cs="Times"/>
          <w:noProof/>
          <w:szCs w:val="24"/>
          <w:vertAlign w:val="subscript"/>
        </w:rPr>
        <w:t>3</w:t>
      </w:r>
      <w:r w:rsidRPr="000B681A">
        <w:rPr>
          <w:rFonts w:cs="Times"/>
          <w:noProof/>
          <w:szCs w:val="24"/>
        </w:rPr>
        <w:t>O</w:t>
      </w:r>
      <w:r w:rsidRPr="000B681A">
        <w:rPr>
          <w:rFonts w:cs="Times"/>
          <w:noProof/>
          <w:szCs w:val="24"/>
          <w:vertAlign w:val="subscript"/>
        </w:rPr>
        <w:t>~7</w:t>
      </w:r>
      <w:r w:rsidRPr="000B681A">
        <w:rPr>
          <w:rFonts w:cs="Times"/>
          <w:noProof/>
          <w:szCs w:val="24"/>
        </w:rPr>
        <w:t xml:space="preserve"> by Cu 2p X-Ray Photoelectron Spectroscopy. </w:t>
      </w:r>
      <w:r w:rsidRPr="000B681A">
        <w:rPr>
          <w:rFonts w:cs="Times"/>
          <w:i/>
          <w:iCs/>
          <w:noProof/>
          <w:szCs w:val="24"/>
        </w:rPr>
        <w:t>Solid State Commun.</w:t>
      </w:r>
      <w:r w:rsidRPr="000B681A">
        <w:rPr>
          <w:rFonts w:cs="Times"/>
          <w:noProof/>
          <w:szCs w:val="24"/>
        </w:rPr>
        <w:t xml:space="preserve"> </w:t>
      </w:r>
      <w:r w:rsidRPr="000B681A">
        <w:rPr>
          <w:rFonts w:cs="Times"/>
          <w:b/>
          <w:bCs/>
          <w:noProof/>
          <w:szCs w:val="24"/>
        </w:rPr>
        <w:t>1987</w:t>
      </w:r>
      <w:r w:rsidRPr="000B681A">
        <w:rPr>
          <w:rFonts w:cs="Times"/>
          <w:noProof/>
          <w:szCs w:val="24"/>
        </w:rPr>
        <w:t xml:space="preserve">, </w:t>
      </w:r>
      <w:r w:rsidRPr="000B681A">
        <w:rPr>
          <w:rFonts w:cs="Times"/>
          <w:i/>
          <w:iCs/>
          <w:noProof/>
          <w:szCs w:val="24"/>
        </w:rPr>
        <w:t>63</w:t>
      </w:r>
      <w:r w:rsidRPr="000B681A">
        <w:rPr>
          <w:rFonts w:cs="Times"/>
          <w:noProof/>
          <w:szCs w:val="24"/>
        </w:rPr>
        <w:t xml:space="preserve"> (12), 1135–1139. https://doi.org/10.1016/0038-1098(87)91063-5.</w:t>
      </w:r>
    </w:p>
    <w:p w:rsidR="00BA6DCD" w:rsidRPr="000B681A" w:rsidRDefault="00BA6DCD" w:rsidP="00BA6DCD">
      <w:pPr>
        <w:widowControl w:val="0"/>
        <w:autoSpaceDE w:val="0"/>
        <w:autoSpaceDN w:val="0"/>
        <w:adjustRightInd w:val="0"/>
        <w:spacing w:after="240"/>
        <w:ind w:left="640" w:hanging="640"/>
        <w:rPr>
          <w:rFonts w:cs="Times"/>
          <w:noProof/>
          <w:szCs w:val="24"/>
        </w:rPr>
      </w:pPr>
      <w:r w:rsidRPr="000B681A">
        <w:rPr>
          <w:rFonts w:cs="Times"/>
          <w:noProof/>
          <w:szCs w:val="24"/>
        </w:rPr>
        <w:t xml:space="preserve">(39) </w:t>
      </w:r>
      <w:r w:rsidRPr="000B681A">
        <w:rPr>
          <w:rFonts w:cs="Times"/>
          <w:noProof/>
          <w:szCs w:val="24"/>
        </w:rPr>
        <w:tab/>
        <w:t xml:space="preserve">Aprili, M.; Covington, M.; Paraoanu, E.; Niedermeier, B.; Greene, L. H. Tunneling Spectroscopy of the Quasiparticle Andreev Bound State in Ion-Irradiated YBa2Cu3O7-δ/Pb Junctions. </w:t>
      </w:r>
      <w:r w:rsidRPr="000B681A">
        <w:rPr>
          <w:rFonts w:cs="Times"/>
          <w:i/>
          <w:iCs/>
          <w:noProof/>
          <w:szCs w:val="24"/>
        </w:rPr>
        <w:t>Phys. Rev. B</w:t>
      </w:r>
      <w:r w:rsidRPr="000B681A">
        <w:rPr>
          <w:rFonts w:cs="Times"/>
          <w:noProof/>
          <w:szCs w:val="24"/>
        </w:rPr>
        <w:t xml:space="preserve"> </w:t>
      </w:r>
      <w:r w:rsidRPr="000B681A">
        <w:rPr>
          <w:rFonts w:cs="Times"/>
          <w:b/>
          <w:bCs/>
          <w:noProof/>
          <w:szCs w:val="24"/>
        </w:rPr>
        <w:t>1998</w:t>
      </w:r>
      <w:r w:rsidRPr="000B681A">
        <w:rPr>
          <w:rFonts w:cs="Times"/>
          <w:noProof/>
          <w:szCs w:val="24"/>
        </w:rPr>
        <w:t xml:space="preserve">, </w:t>
      </w:r>
      <w:r w:rsidRPr="000B681A">
        <w:rPr>
          <w:rFonts w:cs="Times"/>
          <w:i/>
          <w:iCs/>
          <w:noProof/>
          <w:szCs w:val="24"/>
        </w:rPr>
        <w:t>57</w:t>
      </w:r>
      <w:r w:rsidRPr="000B681A">
        <w:rPr>
          <w:rFonts w:cs="Times"/>
          <w:noProof/>
          <w:szCs w:val="24"/>
        </w:rPr>
        <w:t xml:space="preserve"> (14), R8139--R8142. https://doi.org/10.1103/PhysRevB.57.R8139.</w:t>
      </w:r>
    </w:p>
    <w:p w:rsidR="00BA6DCD" w:rsidRPr="000B681A" w:rsidRDefault="00BA6DCD" w:rsidP="00BA6DCD">
      <w:pPr>
        <w:widowControl w:val="0"/>
        <w:autoSpaceDE w:val="0"/>
        <w:autoSpaceDN w:val="0"/>
        <w:adjustRightInd w:val="0"/>
        <w:spacing w:after="240"/>
        <w:ind w:left="640" w:hanging="640"/>
        <w:rPr>
          <w:rFonts w:cs="Times"/>
          <w:noProof/>
        </w:rPr>
      </w:pPr>
      <w:r w:rsidRPr="000B681A">
        <w:rPr>
          <w:rFonts w:cs="Times"/>
          <w:noProof/>
          <w:szCs w:val="24"/>
        </w:rPr>
        <w:t xml:space="preserve">(40) </w:t>
      </w:r>
      <w:r w:rsidRPr="000B681A">
        <w:rPr>
          <w:rFonts w:cs="Times"/>
          <w:noProof/>
          <w:szCs w:val="24"/>
        </w:rPr>
        <w:tab/>
        <w:t xml:space="preserve">Kirby, B. J.; Kienzle, P. A.; Maranville, B. B.; Berk, N. F.; Krycka, J.; Heinrich, F.; Majkrzak, C. F. Phase-Sensitive Specular Neutron Reflectometry for Imaging the Nanometer Scale Composition Depth Profile of Thin-Film Materials. </w:t>
      </w:r>
      <w:r w:rsidRPr="000B681A">
        <w:rPr>
          <w:rFonts w:cs="Times"/>
          <w:i/>
          <w:iCs/>
          <w:noProof/>
          <w:szCs w:val="24"/>
        </w:rPr>
        <w:t>Curr. Opin. Colloid Interface Sci.</w:t>
      </w:r>
      <w:r w:rsidRPr="000B681A">
        <w:rPr>
          <w:rFonts w:cs="Times"/>
          <w:noProof/>
          <w:szCs w:val="24"/>
        </w:rPr>
        <w:t xml:space="preserve"> </w:t>
      </w:r>
      <w:r w:rsidRPr="000B681A">
        <w:rPr>
          <w:rFonts w:cs="Times"/>
          <w:b/>
          <w:bCs/>
          <w:noProof/>
          <w:szCs w:val="24"/>
        </w:rPr>
        <w:t>2012</w:t>
      </w:r>
      <w:r w:rsidRPr="000B681A">
        <w:rPr>
          <w:rFonts w:cs="Times"/>
          <w:noProof/>
          <w:szCs w:val="24"/>
        </w:rPr>
        <w:t xml:space="preserve">, </w:t>
      </w:r>
      <w:r w:rsidRPr="000B681A">
        <w:rPr>
          <w:rFonts w:cs="Times"/>
          <w:i/>
          <w:iCs/>
          <w:noProof/>
          <w:szCs w:val="24"/>
        </w:rPr>
        <w:t>17</w:t>
      </w:r>
      <w:r w:rsidRPr="000B681A">
        <w:rPr>
          <w:rFonts w:cs="Times"/>
          <w:noProof/>
          <w:szCs w:val="24"/>
        </w:rPr>
        <w:t xml:space="preserve"> (1), 44–53. https://doi.org/10.1016/j.cocis.2011.11.001.</w:t>
      </w:r>
    </w:p>
    <w:p w:rsidR="00BA6DCD" w:rsidRDefault="00BA6DCD" w:rsidP="00BA6DCD">
      <w:pPr>
        <w:pStyle w:val="SNSynopsisTOC"/>
        <w:spacing w:after="240" w:line="240" w:lineRule="auto"/>
        <w:jc w:val="left"/>
      </w:pPr>
      <w:r>
        <w:fldChar w:fldCharType="end"/>
      </w:r>
    </w:p>
    <w:p w:rsidR="00A74256" w:rsidRDefault="00A74256">
      <w:pPr>
        <w:spacing w:after="0"/>
        <w:jc w:val="left"/>
        <w:rPr>
          <w:rFonts w:ascii="Times New Roman" w:hAnsi="Times New Roman"/>
          <w:szCs w:val="24"/>
        </w:rPr>
      </w:pPr>
      <w:r>
        <w:rPr>
          <w:rFonts w:ascii="Times New Roman" w:hAnsi="Times New Roman"/>
          <w:szCs w:val="24"/>
        </w:rPr>
        <w:br w:type="page"/>
      </w:r>
    </w:p>
    <w:p w:rsidR="00FD137E" w:rsidRPr="00BA6DCD" w:rsidRDefault="00BA6DCD">
      <w:pPr>
        <w:spacing w:after="0"/>
        <w:jc w:val="left"/>
        <w:rPr>
          <w:rFonts w:ascii="Times New Roman" w:hAnsi="Times New Roman"/>
          <w:b/>
          <w:szCs w:val="24"/>
        </w:rPr>
      </w:pPr>
      <w:r w:rsidRPr="00BA6DCD">
        <w:rPr>
          <w:rFonts w:ascii="Times New Roman" w:hAnsi="Times New Roman"/>
          <w:b/>
          <w:szCs w:val="24"/>
        </w:rPr>
        <w:lastRenderedPageBreak/>
        <w:t>Figures:</w:t>
      </w:r>
    </w:p>
    <w:p w:rsidR="00982E70" w:rsidRDefault="00982E70" w:rsidP="00AB34C5">
      <w:pPr>
        <w:pStyle w:val="VAFigureCaption"/>
        <w:spacing w:after="240"/>
        <w:jc w:val="left"/>
      </w:pPr>
      <w:r w:rsidRPr="0087198A">
        <w:rPr>
          <w:noProof/>
          <w:lang w:eastAsia="zh-CN"/>
        </w:rPr>
        <w:drawing>
          <wp:inline distT="0" distB="0" distL="0" distR="0" wp14:anchorId="273B7DEB" wp14:editId="305A76FD">
            <wp:extent cx="4572000" cy="499199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4572000" cy="4991994"/>
                    </a:xfrm>
                    <a:prstGeom prst="rect">
                      <a:avLst/>
                    </a:prstGeom>
                    <a:noFill/>
                    <a:ln>
                      <a:noFill/>
                    </a:ln>
                  </pic:spPr>
                </pic:pic>
              </a:graphicData>
            </a:graphic>
          </wp:inline>
        </w:drawing>
      </w:r>
    </w:p>
    <w:p w:rsidR="00654186" w:rsidRPr="00654186" w:rsidRDefault="00654186" w:rsidP="00F94A46">
      <w:r w:rsidRPr="00654186">
        <w:rPr>
          <w:b/>
        </w:rPr>
        <w:t>Figure 1.</w:t>
      </w:r>
      <w:r>
        <w:t xml:space="preserve"> </w:t>
      </w:r>
      <w:r w:rsidRPr="00654186">
        <w:rPr>
          <w:szCs w:val="24"/>
        </w:rPr>
        <w:t xml:space="preserve">(A) X-ray diffraction pattern near the (002) YBCO peak measured with Cu </w:t>
      </w:r>
      <m:oMath>
        <m:r>
          <w:rPr>
            <w:rFonts w:ascii="Cambria Math" w:eastAsia="Cambria" w:hAnsi="Cambria Math" w:cs="Cambria"/>
            <w:szCs w:val="24"/>
          </w:rPr>
          <m:t>K</m:t>
        </m:r>
        <m:sSub>
          <m:sSubPr>
            <m:ctrlPr>
              <w:rPr>
                <w:rFonts w:ascii="Cambria Math" w:eastAsia="Cambria" w:hAnsi="Cambria Math" w:cs="Cambria"/>
                <w:szCs w:val="24"/>
              </w:rPr>
            </m:ctrlPr>
          </m:sSubPr>
          <m:e>
            <m:r>
              <w:rPr>
                <w:rFonts w:ascii="Cambria Math" w:eastAsia="Cambria" w:hAnsi="Cambria Math" w:cs="Cambria"/>
                <w:szCs w:val="24"/>
              </w:rPr>
              <m:t>α</m:t>
            </m:r>
          </m:e>
          <m:sub>
            <m:r>
              <w:rPr>
                <w:rFonts w:ascii="Cambria Math" w:eastAsia="Cambria" w:hAnsi="Cambria Math" w:cs="Cambria"/>
                <w:szCs w:val="24"/>
              </w:rPr>
              <m:t>1</m:t>
            </m:r>
          </m:sub>
        </m:sSub>
      </m:oMath>
      <w:r w:rsidRPr="00654186">
        <w:rPr>
          <w:szCs w:val="24"/>
        </w:rPr>
        <w:t xml:space="preserve"> radiation. Reciprocal space maps showing (B-E) the (</w:t>
      </w:r>
      <m:oMath>
        <m:bar>
          <m:barPr>
            <m:pos m:val="top"/>
            <m:ctrlPr>
              <w:rPr>
                <w:rFonts w:ascii="Cambria Math" w:eastAsia="Cambria" w:hAnsi="Cambria Math" w:cs="Cambria"/>
                <w:szCs w:val="24"/>
              </w:rPr>
            </m:ctrlPr>
          </m:barPr>
          <m:e>
            <m:r>
              <m:rPr>
                <m:sty m:val="p"/>
              </m:rPr>
              <w:rPr>
                <w:rFonts w:ascii="Cambria Math" w:eastAsia="Cambria" w:hAnsi="Cambria Math" w:cs="Cambria"/>
                <w:szCs w:val="24"/>
              </w:rPr>
              <m:t>1</m:t>
            </m:r>
          </m:e>
        </m:bar>
        <m:r>
          <w:rPr>
            <w:rFonts w:ascii="Cambria Math" w:eastAsia="Cambria" w:hAnsi="Cambria Math" w:cs="Cambria"/>
            <w:szCs w:val="24"/>
          </w:rPr>
          <m:t>03</m:t>
        </m:r>
      </m:oMath>
      <w:r w:rsidRPr="00654186">
        <w:rPr>
          <w:szCs w:val="24"/>
        </w:rPr>
        <w:t xml:space="preserve">) STO substrate peak, (G-J) YBCO peak, indexed relative to the STO lattice parameters, and (F, K) </w:t>
      </w:r>
      <w:ins w:id="12" w:author="Kai Liu" w:date="2019-02-19T00:49:00Z">
        <w:r w:rsidR="00424F67">
          <w:rPr>
            <w:szCs w:val="24"/>
          </w:rPr>
          <w:t>I</w:t>
        </w:r>
      </w:ins>
      <m:oMath>
        <m:r>
          <w:del w:id="13" w:author="Kai Liu" w:date="2019-02-19T00:49:00Z">
            <w:rPr>
              <w:rFonts w:ascii="Cambria Math" w:hAnsi="Cambria Math"/>
              <w:szCs w:val="24"/>
            </w:rPr>
            <m:t>H</m:t>
          </w:del>
        </m:r>
      </m:oMath>
      <w:del w:id="14" w:author="Kai Liu" w:date="2019-02-19T00:49:00Z">
        <w:r w:rsidRPr="00654186" w:rsidDel="00424F67">
          <w:rPr>
            <w:szCs w:val="24"/>
          </w:rPr>
          <w:delText>-i</w:delText>
        </w:r>
      </w:del>
      <w:r w:rsidRPr="00654186">
        <w:rPr>
          <w:szCs w:val="24"/>
        </w:rPr>
        <w:t>ntegrated RSMs</w:t>
      </w:r>
      <w:ins w:id="15" w:author="Kai Liu" w:date="2019-02-19T00:49:00Z">
        <w:r w:rsidR="00424F67">
          <w:rPr>
            <w:szCs w:val="24"/>
          </w:rPr>
          <w:t xml:space="preserve"> along the </w:t>
        </w:r>
        <w:r w:rsidR="00424F67" w:rsidRPr="00424F67">
          <w:rPr>
            <w:i/>
            <w:szCs w:val="24"/>
            <w:rPrChange w:id="16" w:author="Kai Liu" w:date="2019-02-19T00:50:00Z">
              <w:rPr>
                <w:szCs w:val="24"/>
              </w:rPr>
            </w:rPrChange>
          </w:rPr>
          <w:t>L</w:t>
        </w:r>
        <w:r w:rsidR="00424F67">
          <w:rPr>
            <w:szCs w:val="24"/>
          </w:rPr>
          <w:t>-index</w:t>
        </w:r>
      </w:ins>
      <w:r w:rsidRPr="00654186">
        <w:rPr>
          <w:szCs w:val="24"/>
        </w:rPr>
        <w:t xml:space="preserve"> for each sample.</w:t>
      </w:r>
      <w:bookmarkStart w:id="17" w:name="_GoBack"/>
      <w:bookmarkEnd w:id="17"/>
    </w:p>
    <w:p w:rsidR="00654186" w:rsidRDefault="00654186" w:rsidP="00654186">
      <w:pPr>
        <w:spacing w:after="0" w:line="480" w:lineRule="auto"/>
        <w:jc w:val="left"/>
      </w:pPr>
      <w:r>
        <w:br w:type="page"/>
      </w:r>
    </w:p>
    <w:p w:rsidR="00982E70" w:rsidRDefault="00654186" w:rsidP="00AB34C5">
      <w:pPr>
        <w:pStyle w:val="VAFigureCaption"/>
        <w:spacing w:after="240"/>
        <w:jc w:val="left"/>
      </w:pPr>
      <w:r w:rsidRPr="0087198A">
        <w:rPr>
          <w:noProof/>
          <w:lang w:eastAsia="zh-CN"/>
        </w:rPr>
        <w:lastRenderedPageBreak/>
        <w:drawing>
          <wp:inline distT="0" distB="0" distL="0" distR="0" wp14:anchorId="2A12F4A0" wp14:editId="343F647C">
            <wp:extent cx="4572000" cy="268833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4572000" cy="2688336"/>
                    </a:xfrm>
                    <a:prstGeom prst="rect">
                      <a:avLst/>
                    </a:prstGeom>
                    <a:noFill/>
                    <a:ln>
                      <a:noFill/>
                    </a:ln>
                  </pic:spPr>
                </pic:pic>
              </a:graphicData>
            </a:graphic>
          </wp:inline>
        </w:drawing>
      </w:r>
    </w:p>
    <w:p w:rsidR="00982E70" w:rsidRPr="00F94A46" w:rsidRDefault="00654186" w:rsidP="00F94A46">
      <w:pPr>
        <w:pStyle w:val="VAFigureCaption"/>
        <w:spacing w:after="240" w:line="240" w:lineRule="auto"/>
        <w:jc w:val="left"/>
        <w:rPr>
          <w:szCs w:val="24"/>
        </w:rPr>
      </w:pPr>
      <w:r w:rsidRPr="00654186">
        <w:rPr>
          <w:b/>
          <w:szCs w:val="24"/>
        </w:rPr>
        <w:t>Figure 2.</w:t>
      </w:r>
      <w:r>
        <w:rPr>
          <w:szCs w:val="24"/>
        </w:rPr>
        <w:t xml:space="preserve"> </w:t>
      </w:r>
      <w:r w:rsidRPr="007C45C6">
        <w:rPr>
          <w:szCs w:val="24"/>
        </w:rPr>
        <w:t>Supercon</w:t>
      </w:r>
      <w:r>
        <w:rPr>
          <w:szCs w:val="24"/>
        </w:rPr>
        <w:t xml:space="preserve">ducting transition measured </w:t>
      </w:r>
      <w:r w:rsidRPr="00F94A46">
        <w:rPr>
          <w:szCs w:val="24"/>
        </w:rPr>
        <w:t>by (A) normalized magnetization and (B) resistivity from 5 K to 100 K. The Gd (20 nm) sample has been omitted from (</w:t>
      </w:r>
      <w:del w:id="18" w:author="Kai Liu" w:date="2019-02-18T16:09:00Z">
        <w:r w:rsidRPr="00F94A46" w:rsidDel="00BB2A9D">
          <w:rPr>
            <w:szCs w:val="24"/>
          </w:rPr>
          <w:delText>B</w:delText>
        </w:r>
      </w:del>
      <w:ins w:id="19" w:author="Kai Liu" w:date="2019-02-18T16:09:00Z">
        <w:r w:rsidR="00BB2A9D">
          <w:rPr>
            <w:szCs w:val="24"/>
          </w:rPr>
          <w:t>A</w:t>
        </w:r>
      </w:ins>
      <w:r w:rsidRPr="00F94A46">
        <w:rPr>
          <w:szCs w:val="24"/>
        </w:rPr>
        <w:t>), as no appreciable magnetic moment was detected in the temperature range measured (to within experimental noise).</w:t>
      </w:r>
    </w:p>
    <w:p w:rsidR="00654186" w:rsidRDefault="00654186" w:rsidP="00654186"/>
    <w:p w:rsidR="00654186" w:rsidRDefault="00654186">
      <w:pPr>
        <w:spacing w:after="0"/>
        <w:jc w:val="left"/>
      </w:pPr>
      <w:r>
        <w:br w:type="page"/>
      </w:r>
    </w:p>
    <w:p w:rsidR="00654186" w:rsidRDefault="00654186" w:rsidP="00654186">
      <w:r w:rsidRPr="0087198A">
        <w:rPr>
          <w:noProof/>
          <w:lang w:eastAsia="zh-CN"/>
        </w:rPr>
        <w:lastRenderedPageBreak/>
        <w:drawing>
          <wp:inline distT="0" distB="0" distL="0" distR="0" wp14:anchorId="4749E220" wp14:editId="7874B32C">
            <wp:extent cx="5943600" cy="227521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E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275214"/>
                    </a:xfrm>
                    <a:prstGeom prst="rect">
                      <a:avLst/>
                    </a:prstGeom>
                  </pic:spPr>
                </pic:pic>
              </a:graphicData>
            </a:graphic>
          </wp:inline>
        </w:drawing>
      </w:r>
    </w:p>
    <w:p w:rsidR="00654186" w:rsidRDefault="00654186" w:rsidP="00F94A46">
      <w:r w:rsidRPr="00654186">
        <w:rPr>
          <w:b/>
        </w:rPr>
        <w:t>Figure 3.</w:t>
      </w:r>
      <w:r w:rsidRPr="00654186">
        <w:t xml:space="preserve"> Cross-sectional HAADF-STEM images of (A) the as-grown STO/YBCO interface with a magnified view of the substrate/film interface shown in the inset (which is outside the field of view of the main image). Some spatial drift is visible. The crystal structure is depicted with Cu, Ba, Y, Sr, and Ti atoms highlighted in yellow, red, blue, violet, and orange, respectively. (B) The YBCO/Gd interface of the Gd (3 nm) sample with a magnified view of the region highlighted by the black box shown in the inset. (C) Center of the YBCO layer in the Gd (20 nm) film, with a magnified view of the region indicated by the black box shown in the inset. Both insets in (B) and (C) contain vertically oriented CuO stacking faults in the middle (double and triple CuO chain layers), similar to those in (A-C) highlighted by dashed red lines.</w:t>
      </w:r>
    </w:p>
    <w:p w:rsidR="00654186" w:rsidRDefault="00654186" w:rsidP="00654186"/>
    <w:p w:rsidR="00654186" w:rsidRDefault="00654186">
      <w:pPr>
        <w:spacing w:after="0"/>
        <w:jc w:val="left"/>
      </w:pPr>
      <w:r>
        <w:br w:type="page"/>
      </w:r>
    </w:p>
    <w:p w:rsidR="00145825" w:rsidRDefault="00145825">
      <w:pPr>
        <w:spacing w:after="0"/>
        <w:jc w:val="left"/>
        <w:rPr>
          <w:b/>
        </w:rPr>
      </w:pPr>
      <w:r w:rsidRPr="0087198A">
        <w:rPr>
          <w:noProof/>
          <w:lang w:eastAsia="zh-CN"/>
        </w:rPr>
        <w:lastRenderedPageBreak/>
        <w:drawing>
          <wp:inline distT="0" distB="0" distL="0" distR="0" wp14:anchorId="05DA70AD" wp14:editId="28214623">
            <wp:extent cx="4571357" cy="3648456"/>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4571357" cy="3648456"/>
                    </a:xfrm>
                    <a:prstGeom prst="rect">
                      <a:avLst/>
                    </a:prstGeom>
                    <a:noFill/>
                    <a:ln>
                      <a:noFill/>
                    </a:ln>
                  </pic:spPr>
                </pic:pic>
              </a:graphicData>
            </a:graphic>
          </wp:inline>
        </w:drawing>
      </w:r>
    </w:p>
    <w:p w:rsidR="00654186" w:rsidRDefault="000C7275">
      <w:pPr>
        <w:spacing w:after="0"/>
        <w:jc w:val="left"/>
      </w:pPr>
      <w:r w:rsidRPr="000C7275">
        <w:rPr>
          <w:b/>
        </w:rPr>
        <w:t>Figure 4.</w:t>
      </w:r>
      <w:r w:rsidRPr="000C7275">
        <w:t xml:space="preserve"> Real and imaginary components of the nuclear SLDs as a function of depth </w:t>
      </w:r>
      <m:oMath>
        <m:r>
          <w:rPr>
            <w:rFonts w:ascii="Cambria Math" w:hAnsi="Cambria Math"/>
          </w:rPr>
          <m:t>Z</m:t>
        </m:r>
      </m:oMath>
      <w:r w:rsidRPr="000C7275">
        <w:t xml:space="preserve"> through the (A) as grown, (B) Gd (3 nm), (C) Gd (7 nm), and (D) Gd (20 nm) samples as measured by PNR. Grey region (</w:t>
      </w:r>
      <m:oMath>
        <m:r>
          <w:rPr>
            <w:rFonts w:ascii="Cambria Math" w:hAnsi="Cambria Math"/>
          </w:rPr>
          <m:t>z&lt;0</m:t>
        </m:r>
      </m:oMath>
      <w:r w:rsidRPr="000C7275">
        <w:t>) corresponds to the substrate, with the approximate location of the YBCO, Gd, and Au layers given by the shaded regions for (</w:t>
      </w:r>
      <m:oMath>
        <m:r>
          <w:rPr>
            <w:rFonts w:ascii="Cambria Math" w:hAnsi="Cambria Math"/>
          </w:rPr>
          <m:t>z&gt;0</m:t>
        </m:r>
      </m:oMath>
      <w:r w:rsidRPr="000C7275">
        <w:t>). The nominal SLD of optimally doped YBa</w:t>
      </w:r>
      <w:r w:rsidRPr="005F10EB">
        <w:rPr>
          <w:vertAlign w:val="subscript"/>
        </w:rPr>
        <w:t>2</w:t>
      </w:r>
      <w:r w:rsidRPr="000C7275">
        <w:t>Cu</w:t>
      </w:r>
      <w:r w:rsidRPr="005F10EB">
        <w:rPr>
          <w:vertAlign w:val="subscript"/>
        </w:rPr>
        <w:t>3</w:t>
      </w:r>
      <w:r w:rsidRPr="000C7275">
        <w:t>O</w:t>
      </w:r>
      <w:r w:rsidRPr="005F10EB">
        <w:rPr>
          <w:vertAlign w:val="subscript"/>
        </w:rPr>
        <w:t>7-δ</w:t>
      </w:r>
      <w:r w:rsidRPr="000C7275">
        <w:t xml:space="preserve"> (</w:t>
      </w:r>
      <m:oMath>
        <m:sSub>
          <m:sSubPr>
            <m:ctrlPr>
              <w:rPr>
                <w:rFonts w:ascii="Cambria Math" w:hAnsi="Cambria Math"/>
                <w:i/>
              </w:rPr>
            </m:ctrlPr>
          </m:sSubPr>
          <m:e>
            <m:r>
              <w:rPr>
                <w:rFonts w:ascii="Cambria Math" w:hAnsi="Cambria Math"/>
              </w:rPr>
              <m:t>ρ</m:t>
            </m:r>
          </m:e>
          <m:sub>
            <m:r>
              <w:rPr>
                <w:rFonts w:ascii="Cambria Math" w:hAnsi="Cambria Math"/>
              </w:rPr>
              <m:t>N</m:t>
            </m:r>
          </m:sub>
        </m:sSub>
        <m:r>
          <w:rPr>
            <w:rFonts w:ascii="Cambria Math" w:hAnsi="Cambria Math"/>
          </w:rPr>
          <m:t>=4.7×</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 xml:space="preserve">  </m:t>
        </m:r>
        <m:r>
          <m:rPr>
            <m:sty m:val="p"/>
          </m:rPr>
          <w:rPr>
            <w:rFonts w:ascii="Cambria Math" w:hAnsi="Cambria Math"/>
          </w:rPr>
          <m:t>n</m:t>
        </m:r>
        <m:sSup>
          <m:sSupPr>
            <m:ctrlPr>
              <w:rPr>
                <w:rFonts w:ascii="Cambria Math" w:hAnsi="Cambria Math"/>
                <w:i/>
              </w:rPr>
            </m:ctrlPr>
          </m:sSupPr>
          <m:e>
            <m:r>
              <m:rPr>
                <m:sty m:val="p"/>
              </m:rPr>
              <w:rPr>
                <w:rFonts w:ascii="Cambria Math" w:hAnsi="Cambria Math"/>
              </w:rPr>
              <m:t>m</m:t>
            </m:r>
          </m:e>
          <m:sup>
            <m:r>
              <w:rPr>
                <w:rFonts w:ascii="Cambria Math" w:hAnsi="Cambria Math"/>
              </w:rPr>
              <m:t>-2</m:t>
            </m:r>
          </m:sup>
        </m:sSup>
      </m:oMath>
      <w:r w:rsidRPr="000C7275">
        <w:t>) is shown by the grey line in each panel.</w:t>
      </w:r>
      <w:r w:rsidR="00654186">
        <w:br w:type="page"/>
      </w:r>
    </w:p>
    <w:p w:rsidR="00145825" w:rsidRDefault="00145825">
      <w:pPr>
        <w:spacing w:after="0"/>
        <w:jc w:val="left"/>
        <w:rPr>
          <w:b/>
        </w:rPr>
      </w:pPr>
      <w:r w:rsidRPr="0087198A">
        <w:rPr>
          <w:noProof/>
          <w:lang w:eastAsia="zh-CN"/>
        </w:rPr>
        <w:lastRenderedPageBreak/>
        <w:drawing>
          <wp:inline distT="0" distB="0" distL="0" distR="0" wp14:anchorId="52918C52" wp14:editId="34C10BEB">
            <wp:extent cx="4564519" cy="3638848"/>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4564519" cy="3638848"/>
                    </a:xfrm>
                    <a:prstGeom prst="rect">
                      <a:avLst/>
                    </a:prstGeom>
                    <a:noFill/>
                    <a:ln>
                      <a:noFill/>
                    </a:ln>
                  </pic:spPr>
                </pic:pic>
              </a:graphicData>
            </a:graphic>
          </wp:inline>
        </w:drawing>
      </w:r>
    </w:p>
    <w:p w:rsidR="00654186" w:rsidRDefault="000C7275">
      <w:pPr>
        <w:spacing w:after="0"/>
        <w:jc w:val="left"/>
      </w:pPr>
      <w:r w:rsidRPr="000C7275">
        <w:rPr>
          <w:b/>
        </w:rPr>
        <w:t>Figure 5.</w:t>
      </w:r>
      <w:r w:rsidRPr="000C7275">
        <w:t xml:space="preserve"> Close-up view of the normalized absorption spectra as a function of incident X-ray photon energy near the Cu </w:t>
      </w:r>
      <m:oMath>
        <m:sSub>
          <m:sSubPr>
            <m:ctrlPr>
              <w:rPr>
                <w:rFonts w:ascii="Cambria Math" w:hAnsi="Cambria Math"/>
                <w:i/>
              </w:rPr>
            </m:ctrlPr>
          </m:sSubPr>
          <m:e>
            <m:r>
              <w:rPr>
                <w:rFonts w:ascii="Cambria Math" w:hAnsi="Cambria Math"/>
              </w:rPr>
              <m:t>L</m:t>
            </m:r>
          </m:e>
          <m:sub>
            <m:r>
              <w:rPr>
                <w:rFonts w:ascii="Cambria Math" w:hAnsi="Cambria Math"/>
              </w:rPr>
              <m:t>3</m:t>
            </m:r>
          </m:sub>
        </m:sSub>
      </m:oMath>
      <w:r w:rsidRPr="000C7275">
        <w:t xml:space="preserve">-edge, as measured in fluorescence yield mode. The full spectral range measured including the Cu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0C7275">
        <w:t>-edge is shown in the inset, with the dashed box corresponding to the close-up view. The arrow marks the shoulder at 933 eV.</w:t>
      </w:r>
    </w:p>
    <w:sectPr w:rsidR="00654186" w:rsidSect="000B5610">
      <w:footerReference w:type="even" r:id="rId13"/>
      <w:footerReference w:type="default" r:id="rId14"/>
      <w:type w:val="continuous"/>
      <w:pgSz w:w="12240" w:h="15840"/>
      <w:pgMar w:top="1440" w:right="1440" w:bottom="1440" w:left="1440" w:header="0" w:footer="0" w:gutter="0"/>
      <w:cols w:space="475"/>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27D9B" w:rsidRDefault="00C27D9B">
      <w:r>
        <w:separator/>
      </w:r>
    </w:p>
  </w:endnote>
  <w:endnote w:type="continuationSeparator" w:id="0">
    <w:p w:rsidR="00C27D9B" w:rsidRDefault="00C27D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w:altName w:val="Times Roman"/>
    <w:panose1 w:val="02020603050405020304"/>
    <w:charset w:val="00"/>
    <w:family w:val="roman"/>
    <w:pitch w:val="variable"/>
    <w:sig w:usb0="E0002AFF" w:usb1="C0007841"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ew York">
    <w:altName w:val="Times New Roman"/>
    <w:panose1 w:val="020405030605060203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no Pro">
    <w:altName w:val="Times New Roman"/>
    <w:panose1 w:val="00000000000000000000"/>
    <w:charset w:val="00"/>
    <w:family w:val="roman"/>
    <w:notTrueType/>
    <w:pitch w:val="variable"/>
    <w:sig w:usb0="60000287" w:usb1="00000001" w:usb2="00000000" w:usb3="00000000" w:csb0="0000019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D137E" w:rsidRDefault="00FD137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rsidR="00FD137E" w:rsidRDefault="00FD137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D137E" w:rsidRDefault="00FD137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424F67">
      <w:rPr>
        <w:rStyle w:val="PageNumber"/>
        <w:noProof/>
      </w:rPr>
      <w:t>21</w:t>
    </w:r>
    <w:r>
      <w:rPr>
        <w:rStyle w:val="PageNumber"/>
      </w:rPr>
      <w:fldChar w:fldCharType="end"/>
    </w:r>
  </w:p>
  <w:p w:rsidR="00FD137E" w:rsidRDefault="00FD137E">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27D9B" w:rsidRDefault="00C27D9B">
      <w:r>
        <w:separator/>
      </w:r>
    </w:p>
  </w:footnote>
  <w:footnote w:type="continuationSeparator" w:id="0">
    <w:p w:rsidR="00C27D9B" w:rsidRDefault="00C27D9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647C33"/>
    <w:multiLevelType w:val="hybridMultilevel"/>
    <w:tmpl w:val="2CEA800E"/>
    <w:lvl w:ilvl="0" w:tplc="37367B38">
      <w:start w:val="1"/>
      <w:numFmt w:val="decimal"/>
      <w:lvlText w:val="(%1)"/>
      <w:lvlJc w:val="left"/>
      <w:pPr>
        <w:ind w:left="720" w:hanging="360"/>
      </w:pPr>
      <w:rPr>
        <w:rFonts w:ascii="Times" w:eastAsia="Times New Roman" w:hAnsi="Times" w:cs="Time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B0D4588"/>
    <w:multiLevelType w:val="hybridMultilevel"/>
    <w:tmpl w:val="56DCB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E01202A"/>
    <w:multiLevelType w:val="hybridMultilevel"/>
    <w:tmpl w:val="2CEA800E"/>
    <w:lvl w:ilvl="0" w:tplc="37367B38">
      <w:start w:val="1"/>
      <w:numFmt w:val="decimal"/>
      <w:lvlText w:val="(%1)"/>
      <w:lvlJc w:val="left"/>
      <w:pPr>
        <w:ind w:left="720" w:hanging="360"/>
      </w:pPr>
      <w:rPr>
        <w:rFonts w:ascii="Times" w:eastAsia="Times New Roman" w:hAnsi="Times" w:cs="Time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EC86632"/>
    <w:multiLevelType w:val="hybridMultilevel"/>
    <w:tmpl w:val="2CEA800E"/>
    <w:lvl w:ilvl="0" w:tplc="37367B38">
      <w:start w:val="1"/>
      <w:numFmt w:val="decimal"/>
      <w:lvlText w:val="(%1)"/>
      <w:lvlJc w:val="left"/>
      <w:pPr>
        <w:ind w:left="720" w:hanging="360"/>
      </w:pPr>
      <w:rPr>
        <w:rFonts w:ascii="Times" w:eastAsia="Times New Roman" w:hAnsi="Times" w:cs="Time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26D3F9A"/>
    <w:multiLevelType w:val="singleLevel"/>
    <w:tmpl w:val="8BC469AA"/>
    <w:lvl w:ilvl="0">
      <w:start w:val="1"/>
      <w:numFmt w:val="lowerLetter"/>
      <w:lvlText w:val="%1."/>
      <w:lvlJc w:val="left"/>
      <w:pPr>
        <w:tabs>
          <w:tab w:val="num" w:pos="720"/>
        </w:tabs>
        <w:ind w:left="720" w:hanging="360"/>
      </w:pPr>
      <w:rPr>
        <w:rFonts w:hint="default"/>
      </w:rPr>
    </w:lvl>
  </w:abstractNum>
  <w:abstractNum w:abstractNumId="5" w15:restartNumberingAfterBreak="0">
    <w:nsid w:val="34FD0C72"/>
    <w:multiLevelType w:val="singleLevel"/>
    <w:tmpl w:val="0409000F"/>
    <w:lvl w:ilvl="0">
      <w:start w:val="1"/>
      <w:numFmt w:val="decimal"/>
      <w:lvlText w:val="%1."/>
      <w:lvlJc w:val="left"/>
      <w:pPr>
        <w:tabs>
          <w:tab w:val="num" w:pos="360"/>
        </w:tabs>
        <w:ind w:left="360" w:hanging="360"/>
      </w:pPr>
      <w:rPr>
        <w:rFonts w:hint="default"/>
      </w:rPr>
    </w:lvl>
  </w:abstractNum>
  <w:abstractNum w:abstractNumId="6" w15:restartNumberingAfterBreak="0">
    <w:nsid w:val="3762623B"/>
    <w:multiLevelType w:val="singleLevel"/>
    <w:tmpl w:val="0409000F"/>
    <w:lvl w:ilvl="0">
      <w:start w:val="1"/>
      <w:numFmt w:val="decimal"/>
      <w:lvlText w:val="%1."/>
      <w:lvlJc w:val="left"/>
      <w:pPr>
        <w:tabs>
          <w:tab w:val="num" w:pos="360"/>
        </w:tabs>
        <w:ind w:left="360" w:hanging="360"/>
      </w:pPr>
      <w:rPr>
        <w:rFonts w:hint="default"/>
      </w:rPr>
    </w:lvl>
  </w:abstractNum>
  <w:abstractNum w:abstractNumId="7" w15:restartNumberingAfterBreak="0">
    <w:nsid w:val="384622AB"/>
    <w:multiLevelType w:val="singleLevel"/>
    <w:tmpl w:val="6FF0DD10"/>
    <w:lvl w:ilvl="0">
      <w:start w:val="1"/>
      <w:numFmt w:val="lowerLetter"/>
      <w:lvlText w:val="%1."/>
      <w:lvlJc w:val="left"/>
      <w:pPr>
        <w:tabs>
          <w:tab w:val="num" w:pos="922"/>
        </w:tabs>
        <w:ind w:left="922" w:hanging="360"/>
      </w:pPr>
      <w:rPr>
        <w:rFonts w:hint="default"/>
      </w:rPr>
    </w:lvl>
  </w:abstractNum>
  <w:abstractNum w:abstractNumId="8" w15:restartNumberingAfterBreak="0">
    <w:nsid w:val="3E7A7E0C"/>
    <w:multiLevelType w:val="singleLevel"/>
    <w:tmpl w:val="E32C900E"/>
    <w:lvl w:ilvl="0">
      <w:start w:val="1"/>
      <w:numFmt w:val="decimal"/>
      <w:lvlText w:val="%1."/>
      <w:lvlJc w:val="left"/>
      <w:pPr>
        <w:tabs>
          <w:tab w:val="num" w:pos="562"/>
        </w:tabs>
        <w:ind w:left="562" w:hanging="360"/>
      </w:pPr>
      <w:rPr>
        <w:rFonts w:hint="default"/>
      </w:rPr>
    </w:lvl>
  </w:abstractNum>
  <w:abstractNum w:abstractNumId="9" w15:restartNumberingAfterBreak="0">
    <w:nsid w:val="41DB2E3C"/>
    <w:multiLevelType w:val="singleLevel"/>
    <w:tmpl w:val="E5E28CB0"/>
    <w:lvl w:ilvl="0">
      <w:start w:val="1"/>
      <w:numFmt w:val="lowerLetter"/>
      <w:lvlText w:val="%1."/>
      <w:lvlJc w:val="left"/>
      <w:pPr>
        <w:tabs>
          <w:tab w:val="num" w:pos="1080"/>
        </w:tabs>
        <w:ind w:left="1080" w:hanging="360"/>
      </w:pPr>
      <w:rPr>
        <w:rFonts w:hint="default"/>
      </w:rPr>
    </w:lvl>
  </w:abstractNum>
  <w:num w:numId="1">
    <w:abstractNumId w:val="8"/>
  </w:num>
  <w:num w:numId="2">
    <w:abstractNumId w:val="6"/>
  </w:num>
  <w:num w:numId="3">
    <w:abstractNumId w:val="9"/>
  </w:num>
  <w:num w:numId="4">
    <w:abstractNumId w:val="7"/>
  </w:num>
  <w:num w:numId="5">
    <w:abstractNumId w:val="5"/>
  </w:num>
  <w:num w:numId="6">
    <w:abstractNumId w:val="4"/>
  </w:num>
  <w:num w:numId="7">
    <w:abstractNumId w:val="3"/>
  </w:num>
  <w:num w:numId="8">
    <w:abstractNumId w:val="1"/>
  </w:num>
  <w:num w:numId="9">
    <w:abstractNumId w:val="0"/>
  </w:num>
  <w:num w:numId="10">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Kai Liu">
    <w15:presenceInfo w15:providerId="Windows Live" w15:userId="3ff57a7f8a18175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5"/>
  <w:bordersDoNotSurroundHeader/>
  <w:bordersDoNotSurroundFooter/>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hyphenationZone w:val="0"/>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851B0"/>
    <w:rsid w:val="000002F2"/>
    <w:rsid w:val="0005660F"/>
    <w:rsid w:val="000702AD"/>
    <w:rsid w:val="000B2EEB"/>
    <w:rsid w:val="000B5610"/>
    <w:rsid w:val="000B681A"/>
    <w:rsid w:val="000C05CC"/>
    <w:rsid w:val="000C7275"/>
    <w:rsid w:val="000E1FCE"/>
    <w:rsid w:val="00145825"/>
    <w:rsid w:val="00195ACA"/>
    <w:rsid w:val="001A7A90"/>
    <w:rsid w:val="00212B1D"/>
    <w:rsid w:val="00271A02"/>
    <w:rsid w:val="002A53A2"/>
    <w:rsid w:val="002A7493"/>
    <w:rsid w:val="002C3431"/>
    <w:rsid w:val="002E214B"/>
    <w:rsid w:val="0031373B"/>
    <w:rsid w:val="00324128"/>
    <w:rsid w:val="00361E35"/>
    <w:rsid w:val="003664E9"/>
    <w:rsid w:val="003679A1"/>
    <w:rsid w:val="003A42F0"/>
    <w:rsid w:val="003B4AF3"/>
    <w:rsid w:val="003C30AB"/>
    <w:rsid w:val="003E1F76"/>
    <w:rsid w:val="003F545C"/>
    <w:rsid w:val="0040320B"/>
    <w:rsid w:val="00410630"/>
    <w:rsid w:val="00424F67"/>
    <w:rsid w:val="00475FD2"/>
    <w:rsid w:val="004E283C"/>
    <w:rsid w:val="004E7185"/>
    <w:rsid w:val="005553EF"/>
    <w:rsid w:val="00567E81"/>
    <w:rsid w:val="00591A57"/>
    <w:rsid w:val="005D0C10"/>
    <w:rsid w:val="005D1653"/>
    <w:rsid w:val="005F10EB"/>
    <w:rsid w:val="006455A5"/>
    <w:rsid w:val="00654186"/>
    <w:rsid w:val="00683131"/>
    <w:rsid w:val="0069182C"/>
    <w:rsid w:val="006A3E34"/>
    <w:rsid w:val="006B236A"/>
    <w:rsid w:val="006B2581"/>
    <w:rsid w:val="007000D9"/>
    <w:rsid w:val="00747701"/>
    <w:rsid w:val="007629D3"/>
    <w:rsid w:val="007851B0"/>
    <w:rsid w:val="00794616"/>
    <w:rsid w:val="007A11AD"/>
    <w:rsid w:val="007A192E"/>
    <w:rsid w:val="007C4CC0"/>
    <w:rsid w:val="008047DE"/>
    <w:rsid w:val="008633FA"/>
    <w:rsid w:val="008655C0"/>
    <w:rsid w:val="008A4D63"/>
    <w:rsid w:val="008D30F9"/>
    <w:rsid w:val="008D53B2"/>
    <w:rsid w:val="00912169"/>
    <w:rsid w:val="0092037A"/>
    <w:rsid w:val="009246AD"/>
    <w:rsid w:val="00982E70"/>
    <w:rsid w:val="009D6D37"/>
    <w:rsid w:val="009F2E7E"/>
    <w:rsid w:val="00A02D62"/>
    <w:rsid w:val="00A17B47"/>
    <w:rsid w:val="00A20EB5"/>
    <w:rsid w:val="00A74256"/>
    <w:rsid w:val="00A764EF"/>
    <w:rsid w:val="00AA7CCA"/>
    <w:rsid w:val="00AB34C5"/>
    <w:rsid w:val="00AF4F6D"/>
    <w:rsid w:val="00AF7F6A"/>
    <w:rsid w:val="00B05A88"/>
    <w:rsid w:val="00B44641"/>
    <w:rsid w:val="00B7618D"/>
    <w:rsid w:val="00BA6DCD"/>
    <w:rsid w:val="00BB2A9D"/>
    <w:rsid w:val="00BD2C44"/>
    <w:rsid w:val="00C10EE0"/>
    <w:rsid w:val="00C12556"/>
    <w:rsid w:val="00C27D9B"/>
    <w:rsid w:val="00C6170A"/>
    <w:rsid w:val="00C76639"/>
    <w:rsid w:val="00D318E5"/>
    <w:rsid w:val="00D32E24"/>
    <w:rsid w:val="00DD6DBB"/>
    <w:rsid w:val="00E074F2"/>
    <w:rsid w:val="00E91482"/>
    <w:rsid w:val="00E96302"/>
    <w:rsid w:val="00F134F5"/>
    <w:rsid w:val="00F47B85"/>
    <w:rsid w:val="00F54BDD"/>
    <w:rsid w:val="00F5645C"/>
    <w:rsid w:val="00F93D18"/>
    <w:rsid w:val="00F94A46"/>
    <w:rsid w:val="00FD137E"/>
    <w:rsid w:val="00FE6219"/>
    <w:rsid w:val="00FF2D4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244F1B8"/>
  <w15:docId w15:val="{2488EEE2-FB55-4325-BCFF-54EFFAB413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New York" w:eastAsia="Times New Roman" w:hAnsi="New York"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0"/>
      <w:jc w:val="both"/>
    </w:pPr>
    <w:rPr>
      <w:rFonts w:ascii="Times" w:hAnsi="Times"/>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rPr>
      <w:color w:val="800080"/>
      <w:u w:val="single"/>
    </w:rPr>
  </w:style>
  <w:style w:type="paragraph" w:styleId="BodyText">
    <w:name w:val="Body Text"/>
    <w:basedOn w:val="Normal"/>
    <w:pPr>
      <w:jc w:val="center"/>
    </w:pPr>
    <w:rPr>
      <w:b/>
      <w:sz w:val="40"/>
    </w:rPr>
  </w:style>
  <w:style w:type="paragraph" w:styleId="FootnoteText">
    <w:name w:val="footnote text"/>
    <w:basedOn w:val="Normal"/>
    <w:next w:val="TFReferencesSection"/>
    <w:semiHidden/>
  </w:style>
  <w:style w:type="paragraph" w:customStyle="1" w:styleId="TFReferencesSection">
    <w:name w:val="TF_References_Section"/>
    <w:basedOn w:val="Normal"/>
    <w:pPr>
      <w:spacing w:line="480" w:lineRule="auto"/>
      <w:ind w:firstLine="187"/>
    </w:pPr>
  </w:style>
  <w:style w:type="paragraph" w:customStyle="1" w:styleId="TAMainText">
    <w:name w:val="TA_Main_Text"/>
    <w:basedOn w:val="Normal"/>
    <w:pPr>
      <w:spacing w:after="0" w:line="480" w:lineRule="auto"/>
      <w:ind w:firstLine="202"/>
    </w:pPr>
  </w:style>
  <w:style w:type="paragraph" w:customStyle="1" w:styleId="BATitle">
    <w:name w:val="BA_Title"/>
    <w:basedOn w:val="Normal"/>
    <w:next w:val="BBAuthorName"/>
    <w:pPr>
      <w:spacing w:before="720" w:after="360" w:line="480" w:lineRule="auto"/>
      <w:jc w:val="center"/>
    </w:pPr>
    <w:rPr>
      <w:rFonts w:ascii="Times New Roman" w:hAnsi="Times New Roman"/>
      <w:sz w:val="44"/>
    </w:rPr>
  </w:style>
  <w:style w:type="paragraph" w:customStyle="1" w:styleId="BBAuthorName">
    <w:name w:val="BB_Author_Name"/>
    <w:basedOn w:val="Normal"/>
    <w:next w:val="BCAuthorAddress"/>
    <w:pPr>
      <w:spacing w:after="240" w:line="480" w:lineRule="auto"/>
      <w:jc w:val="center"/>
    </w:pPr>
    <w:rPr>
      <w:i/>
    </w:rPr>
  </w:style>
  <w:style w:type="paragraph" w:customStyle="1" w:styleId="BCAuthorAddress">
    <w:name w:val="BC_Author_Address"/>
    <w:basedOn w:val="Normal"/>
    <w:next w:val="BIEmailAddress"/>
    <w:pPr>
      <w:spacing w:after="240" w:line="480" w:lineRule="auto"/>
      <w:jc w:val="center"/>
    </w:pPr>
  </w:style>
  <w:style w:type="paragraph" w:customStyle="1" w:styleId="BIEmailAddress">
    <w:name w:val="BI_Email_Address"/>
    <w:basedOn w:val="Normal"/>
    <w:next w:val="AIReceivedDate"/>
    <w:pPr>
      <w:spacing w:line="480" w:lineRule="auto"/>
    </w:pPr>
  </w:style>
  <w:style w:type="paragraph" w:customStyle="1" w:styleId="AIReceivedDate">
    <w:name w:val="AI_Received_Date"/>
    <w:basedOn w:val="Normal"/>
    <w:next w:val="BDAbstract"/>
    <w:pPr>
      <w:spacing w:after="240" w:line="480" w:lineRule="auto"/>
    </w:pPr>
    <w:rPr>
      <w:b/>
    </w:rPr>
  </w:style>
  <w:style w:type="paragraph" w:customStyle="1" w:styleId="BDAbstract">
    <w:name w:val="BD_Abstract"/>
    <w:basedOn w:val="Normal"/>
    <w:next w:val="TAMainText"/>
    <w:pPr>
      <w:spacing w:before="360" w:after="360" w:line="480" w:lineRule="auto"/>
    </w:pPr>
  </w:style>
  <w:style w:type="paragraph" w:customStyle="1" w:styleId="TDAcknowledgments">
    <w:name w:val="TD_Acknowledgments"/>
    <w:basedOn w:val="Normal"/>
    <w:next w:val="Normal"/>
    <w:pPr>
      <w:spacing w:before="200" w:line="480" w:lineRule="auto"/>
      <w:ind w:firstLine="202"/>
    </w:pPr>
  </w:style>
  <w:style w:type="paragraph" w:customStyle="1" w:styleId="TESupportingInformation">
    <w:name w:val="TE_Supporting_Information"/>
    <w:basedOn w:val="Normal"/>
    <w:next w:val="Normal"/>
    <w:pPr>
      <w:spacing w:line="480" w:lineRule="auto"/>
      <w:ind w:firstLine="187"/>
    </w:pPr>
  </w:style>
  <w:style w:type="paragraph" w:customStyle="1" w:styleId="VCSchemeTitle">
    <w:name w:val="VC_Scheme_Title"/>
    <w:basedOn w:val="Normal"/>
    <w:next w:val="Normal"/>
    <w:pPr>
      <w:spacing w:line="480" w:lineRule="auto"/>
    </w:pPr>
  </w:style>
  <w:style w:type="paragraph" w:customStyle="1" w:styleId="VDTableTitle">
    <w:name w:val="VD_Table_Title"/>
    <w:basedOn w:val="Normal"/>
    <w:next w:val="Normal"/>
    <w:pPr>
      <w:spacing w:line="480" w:lineRule="auto"/>
    </w:pPr>
  </w:style>
  <w:style w:type="paragraph" w:customStyle="1" w:styleId="VAFigureCaption">
    <w:name w:val="VA_Figure_Caption"/>
    <w:basedOn w:val="Normal"/>
    <w:next w:val="Normal"/>
    <w:pPr>
      <w:spacing w:line="480" w:lineRule="auto"/>
    </w:pPr>
  </w:style>
  <w:style w:type="paragraph" w:customStyle="1" w:styleId="VBChartTitle">
    <w:name w:val="VB_Chart_Title"/>
    <w:basedOn w:val="Normal"/>
    <w:next w:val="Normal"/>
    <w:pPr>
      <w:spacing w:line="480" w:lineRule="auto"/>
    </w:pPr>
  </w:style>
  <w:style w:type="paragraph" w:customStyle="1" w:styleId="FETableFootnote">
    <w:name w:val="FE_Table_Footnote"/>
    <w:basedOn w:val="Normal"/>
    <w:next w:val="Normal"/>
    <w:pPr>
      <w:ind w:firstLine="187"/>
    </w:pPr>
  </w:style>
  <w:style w:type="paragraph" w:customStyle="1" w:styleId="FCChartFootnote">
    <w:name w:val="FC_Chart_Footnote"/>
    <w:basedOn w:val="Normal"/>
    <w:next w:val="Normal"/>
    <w:pPr>
      <w:ind w:firstLine="187"/>
    </w:pPr>
  </w:style>
  <w:style w:type="paragraph" w:customStyle="1" w:styleId="FDSchemeFootnote">
    <w:name w:val="FD_Scheme_Footnote"/>
    <w:basedOn w:val="Normal"/>
    <w:next w:val="Normal"/>
    <w:pPr>
      <w:ind w:firstLine="187"/>
    </w:pPr>
  </w:style>
  <w:style w:type="paragraph" w:customStyle="1" w:styleId="TCTableBody">
    <w:name w:val="TC_Table_Body"/>
    <w:basedOn w:val="Normal"/>
  </w:style>
  <w:style w:type="paragraph" w:customStyle="1" w:styleId="AFTitleRunningHead">
    <w:name w:val="AF_Title_Running_Head"/>
    <w:basedOn w:val="Normal"/>
    <w:next w:val="TAMainText"/>
    <w:pPr>
      <w:spacing w:line="480" w:lineRule="auto"/>
    </w:pPr>
  </w:style>
  <w:style w:type="paragraph" w:customStyle="1" w:styleId="BEAuthorBiography">
    <w:name w:val="BE_Author_Biography"/>
    <w:basedOn w:val="Normal"/>
    <w:pPr>
      <w:spacing w:line="480" w:lineRule="auto"/>
    </w:pPr>
  </w:style>
  <w:style w:type="paragraph" w:customStyle="1" w:styleId="FACorrespondingAuthorFootnote">
    <w:name w:val="FA_Corresponding_Author_Footnote"/>
    <w:basedOn w:val="Normal"/>
    <w:next w:val="TAMainText"/>
    <w:pPr>
      <w:spacing w:line="480" w:lineRule="auto"/>
    </w:pPr>
  </w:style>
  <w:style w:type="paragraph" w:customStyle="1" w:styleId="SNSynopsisTOC">
    <w:name w:val="SN_Synopsis_TOC"/>
    <w:basedOn w:val="Normal"/>
    <w:pPr>
      <w:spacing w:line="480" w:lineRule="auto"/>
    </w:pPr>
  </w:style>
  <w:style w:type="character" w:styleId="Hyperlink">
    <w:name w:val="Hyperlink"/>
    <w:rPr>
      <w:color w:val="0000FF"/>
      <w:u w:val="single"/>
    </w:rPr>
  </w:style>
  <w:style w:type="paragraph" w:styleId="Footer">
    <w:name w:val="footer"/>
    <w:basedOn w:val="Normal"/>
    <w:pPr>
      <w:tabs>
        <w:tab w:val="center" w:pos="4320"/>
        <w:tab w:val="right" w:pos="8640"/>
      </w:tabs>
    </w:pPr>
  </w:style>
  <w:style w:type="paragraph" w:customStyle="1" w:styleId="BGKeywords">
    <w:name w:val="BG_Keywords"/>
    <w:basedOn w:val="Normal"/>
    <w:pPr>
      <w:spacing w:line="480" w:lineRule="auto"/>
    </w:pPr>
  </w:style>
  <w:style w:type="paragraph" w:customStyle="1" w:styleId="BHBriefs">
    <w:name w:val="BH_Briefs"/>
    <w:basedOn w:val="Normal"/>
    <w:pPr>
      <w:spacing w:line="480" w:lineRule="auto"/>
    </w:pPr>
  </w:style>
  <w:style w:type="character" w:styleId="PageNumber">
    <w:name w:val="page number"/>
    <w:basedOn w:val="DefaultParagraphFont"/>
  </w:style>
  <w:style w:type="paragraph" w:styleId="BalloonText">
    <w:name w:val="Balloon Text"/>
    <w:basedOn w:val="Normal"/>
    <w:semiHidden/>
    <w:rsid w:val="00E96302"/>
    <w:rPr>
      <w:rFonts w:ascii="Tahoma" w:hAnsi="Tahoma" w:cs="Tahoma"/>
      <w:sz w:val="16"/>
      <w:szCs w:val="16"/>
    </w:rPr>
  </w:style>
  <w:style w:type="paragraph" w:customStyle="1" w:styleId="StyleFACorrespondingAuthorFootnote7pt">
    <w:name w:val="Style FA_Corresponding_Author_Footnote + 7 pt"/>
    <w:basedOn w:val="Normal"/>
    <w:next w:val="BGKeywords"/>
    <w:link w:val="StyleFACorrespondingAuthorFootnote7ptChar"/>
    <w:autoRedefine/>
    <w:rsid w:val="00C10EE0"/>
    <w:pPr>
      <w:spacing w:after="0"/>
      <w:jc w:val="left"/>
    </w:pPr>
    <w:rPr>
      <w:rFonts w:ascii="Arno Pro" w:hAnsi="Arno Pro"/>
      <w:kern w:val="20"/>
      <w:sz w:val="18"/>
    </w:rPr>
  </w:style>
  <w:style w:type="character" w:customStyle="1" w:styleId="StyleFACorrespondingAuthorFootnote7ptChar">
    <w:name w:val="Style FA_Corresponding_Author_Footnote + 7 pt Char"/>
    <w:link w:val="StyleFACorrespondingAuthorFootnote7pt"/>
    <w:rsid w:val="00C10EE0"/>
    <w:rPr>
      <w:rFonts w:ascii="Arno Pro" w:hAnsi="Arno Pro"/>
      <w:kern w:val="20"/>
      <w:sz w:val="18"/>
    </w:rPr>
  </w:style>
  <w:style w:type="paragraph" w:customStyle="1" w:styleId="FAAuthorInfoSubtitle">
    <w:name w:val="FA_Author_Info_Subtitle"/>
    <w:basedOn w:val="Normal"/>
    <w:link w:val="FAAuthorInfoSubtitleChar"/>
    <w:autoRedefine/>
    <w:rsid w:val="00DD6DBB"/>
    <w:pPr>
      <w:spacing w:before="120" w:after="60" w:line="480" w:lineRule="auto"/>
      <w:jc w:val="left"/>
    </w:pPr>
    <w:rPr>
      <w:b/>
    </w:rPr>
  </w:style>
  <w:style w:type="character" w:customStyle="1" w:styleId="FAAuthorInfoSubtitleChar">
    <w:name w:val="FA_Author_Info_Subtitle Char"/>
    <w:link w:val="FAAuthorInfoSubtitle"/>
    <w:rsid w:val="00DD6DBB"/>
    <w:rPr>
      <w:rFonts w:ascii="Times" w:hAnsi="Times"/>
      <w:b/>
      <w:sz w:val="24"/>
    </w:rPr>
  </w:style>
  <w:style w:type="paragraph" w:customStyle="1" w:styleId="Default">
    <w:name w:val="Default"/>
    <w:rsid w:val="001A7A90"/>
    <w:pPr>
      <w:autoSpaceDE w:val="0"/>
      <w:autoSpaceDN w:val="0"/>
      <w:adjustRightInd w:val="0"/>
    </w:pPr>
    <w:rPr>
      <w:rFonts w:ascii="Symbol" w:hAnsi="Symbol" w:cs="Symbol"/>
      <w:color w:val="000000"/>
      <w:sz w:val="24"/>
      <w:szCs w:val="24"/>
    </w:rPr>
  </w:style>
  <w:style w:type="character" w:styleId="PlaceholderText">
    <w:name w:val="Placeholder Text"/>
    <w:basedOn w:val="DefaultParagraphFont"/>
    <w:uiPriority w:val="99"/>
    <w:semiHidden/>
    <w:rsid w:val="005F10EB"/>
    <w:rPr>
      <w:color w:val="808080"/>
    </w:rPr>
  </w:style>
  <w:style w:type="character" w:customStyle="1" w:styleId="UnresolvedMention">
    <w:name w:val="Unresolved Mention"/>
    <w:basedOn w:val="DefaultParagraphFont"/>
    <w:uiPriority w:val="99"/>
    <w:semiHidden/>
    <w:unhideWhenUsed/>
    <w:rsid w:val="002A53A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45975765">
      <w:bodyDiv w:val="1"/>
      <w:marLeft w:val="0"/>
      <w:marRight w:val="0"/>
      <w:marTop w:val="0"/>
      <w:marBottom w:val="0"/>
      <w:divBdr>
        <w:top w:val="none" w:sz="0" w:space="0" w:color="auto"/>
        <w:left w:val="none" w:sz="0" w:space="0" w:color="auto"/>
        <w:bottom w:val="none" w:sz="0" w:space="0" w:color="auto"/>
        <w:right w:val="none" w:sz="0" w:space="0" w:color="auto"/>
      </w:divBdr>
    </w:div>
    <w:div w:id="18856298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dmurray\AppData\Roaming\Microsoft\Templates\acstemplate_msw2010.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25B94C-CE37-47EA-BD26-2ED2C74FF8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acstemplate_msw2010</Template>
  <TotalTime>35</TotalTime>
  <Pages>25</Pages>
  <Words>26152</Words>
  <Characters>149070</Characters>
  <Application>Microsoft Office Word</Application>
  <DocSecurity>0</DocSecurity>
  <Lines>1242</Lines>
  <Paragraphs>349</Paragraphs>
  <ScaleCrop>false</ScaleCrop>
  <HeadingPairs>
    <vt:vector size="2" baseType="variant">
      <vt:variant>
        <vt:lpstr>Title</vt:lpstr>
      </vt:variant>
      <vt:variant>
        <vt:i4>1</vt:i4>
      </vt:variant>
    </vt:vector>
  </HeadingPairs>
  <TitlesOfParts>
    <vt:vector size="1" baseType="lpstr">
      <vt:lpstr>Template for Electronic Submission to ACS Journals</vt:lpstr>
    </vt:vector>
  </TitlesOfParts>
  <Company>ACS</Company>
  <LinksUpToDate>false</LinksUpToDate>
  <CharactersWithSpaces>174873</CharactersWithSpaces>
  <SharedDoc>false</SharedDoc>
  <HLinks>
    <vt:vector size="6" baseType="variant">
      <vt:variant>
        <vt:i4>4849748</vt:i4>
      </vt:variant>
      <vt:variant>
        <vt:i4>0</vt:i4>
      </vt:variant>
      <vt:variant>
        <vt:i4>0</vt:i4>
      </vt:variant>
      <vt:variant>
        <vt:i4>5</vt:i4>
      </vt:variant>
      <vt:variant>
        <vt:lpwstr>http://pubs.acs.org/page/4authors/index.html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for Electronic Submission to ACS Journals</dc:title>
  <dc:subject/>
  <dc:creator>pdmurray</dc:creator>
  <cp:keywords/>
  <cp:lastModifiedBy>Kai Liu</cp:lastModifiedBy>
  <cp:revision>5</cp:revision>
  <cp:lastPrinted>2019-02-15T21:39:00Z</cp:lastPrinted>
  <dcterms:created xsi:type="dcterms:W3CDTF">2019-02-15T22:07:00Z</dcterms:created>
  <dcterms:modified xsi:type="dcterms:W3CDTF">2019-02-19T05:50:00Z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1d8cd14f-d9d1-3d29-b690-c861b380acbb</vt:lpwstr>
  </property>
  <property fmtid="{D5CDD505-2E9C-101B-9397-08002B2CF9AE}" pid="4" name="Mendeley Citation Style_1">
    <vt:lpwstr>http://www.zotero.org/styles/nano-letters</vt:lpwstr>
  </property>
  <property fmtid="{D5CDD505-2E9C-101B-9397-08002B2CF9AE}" pid="5" name="Mendeley Recent Style Id 0_1">
    <vt:lpwstr>http://www.zotero.org/styles/nano-letters</vt:lpwstr>
  </property>
  <property fmtid="{D5CDD505-2E9C-101B-9397-08002B2CF9AE}" pid="6" name="Mendeley Recent Style Name 0_1">
    <vt:lpwstr>Nano Letters</vt:lpwstr>
  </property>
  <property fmtid="{D5CDD505-2E9C-101B-9397-08002B2CF9AE}" pid="7" name="Mendeley Recent Style Id 1_1">
    <vt:lpwstr>http://www.zotero.org/styles/nature</vt:lpwstr>
  </property>
  <property fmtid="{D5CDD505-2E9C-101B-9397-08002B2CF9AE}" pid="8" name="Mendeley Recent Style Name 1_1">
    <vt:lpwstr>Nature</vt:lpwstr>
  </property>
  <property fmtid="{D5CDD505-2E9C-101B-9397-08002B2CF9AE}" pid="9" name="Mendeley Recent Style Id 2_1">
    <vt:lpwstr>http://www.zotero.org/styles/physical-review-letters</vt:lpwstr>
  </property>
  <property fmtid="{D5CDD505-2E9C-101B-9397-08002B2CF9AE}" pid="10" name="Mendeley Recent Style Name 2_1">
    <vt:lpwstr>Physical Review Letters</vt:lpwstr>
  </property>
  <property fmtid="{D5CDD505-2E9C-101B-9397-08002B2CF9AE}" pid="11" name="Mendeley Recent Style Id 3_1">
    <vt:lpwstr>http://www.zotero.org/styles/science</vt:lpwstr>
  </property>
  <property fmtid="{D5CDD505-2E9C-101B-9397-08002B2CF9AE}" pid="12" name="Mendeley Recent Style Name 3_1">
    <vt:lpwstr>Science</vt:lpwstr>
  </property>
  <property fmtid="{D5CDD505-2E9C-101B-9397-08002B2CF9AE}" pid="13" name="Mendeley Recent Style Id 4_1">
    <vt:lpwstr>https://csl.mendeley.com/styles/466712541/Science-No-et-al</vt:lpwstr>
  </property>
  <property fmtid="{D5CDD505-2E9C-101B-9397-08002B2CF9AE}" pid="14" name="Mendeley Recent Style Name 4_1">
    <vt:lpwstr>Science - No "et al"</vt:lpwstr>
  </property>
  <property fmtid="{D5CDD505-2E9C-101B-9397-08002B2CF9AE}" pid="15" name="Mendeley Recent Style Id 5_1">
    <vt:lpwstr>http://www.zotero.org/styles/science-advances</vt:lpwstr>
  </property>
  <property fmtid="{D5CDD505-2E9C-101B-9397-08002B2CF9AE}" pid="16" name="Mendeley Recent Style Name 5_1">
    <vt:lpwstr>Science Advances</vt:lpwstr>
  </property>
  <property fmtid="{D5CDD505-2E9C-101B-9397-08002B2CF9AE}" pid="17" name="Mendeley Recent Style Id 6_1">
    <vt:lpwstr>http://www.zotero.org/styles/vancouver</vt:lpwstr>
  </property>
  <property fmtid="{D5CDD505-2E9C-101B-9397-08002B2CF9AE}" pid="18" name="Mendeley Recent Style Name 6_1">
    <vt:lpwstr>Vancouver</vt:lpwstr>
  </property>
  <property fmtid="{D5CDD505-2E9C-101B-9397-08002B2CF9AE}" pid="19" name="Mendeley Recent Style Id 7_1">
    <vt:lpwstr>https://csl.mendeley.com/styles/466712541/Science-No-et-al</vt:lpwstr>
  </property>
  <property fmtid="{D5CDD505-2E9C-101B-9397-08002B2CF9AE}" pid="20" name="Mendeley Recent Style Name 7_1">
    <vt:lpwstr>Science - No "et al"</vt:lpwstr>
  </property>
  <property fmtid="{D5CDD505-2E9C-101B-9397-08002B2CF9AE}" pid="21" name="Mendeley Recent Style Id 8_1">
    <vt:lpwstr>http://www.zotero.org/styles/science-advances</vt:lpwstr>
  </property>
  <property fmtid="{D5CDD505-2E9C-101B-9397-08002B2CF9AE}" pid="22" name="Mendeley Recent Style Name 8_1">
    <vt:lpwstr>Science Advances</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ies>
</file>